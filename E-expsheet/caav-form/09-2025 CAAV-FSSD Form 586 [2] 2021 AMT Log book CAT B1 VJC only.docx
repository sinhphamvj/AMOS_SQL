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footer10.xml" ContentType="application/vnd.openxmlformats-officedocument.wordprocessingml.footer+xml"/>
  <Override PartName="/word/footer12.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header31.xml" ContentType="application/vnd.openxmlformats-officedocument.wordprocessingml.header+xml"/>
  <Override PartName="/word/footer38.xml" ContentType="application/vnd.openxmlformats-officedocument.wordprocessingml.footer+xml"/>
  <Override PartName="/word/footer33.xml" ContentType="application/vnd.openxmlformats-officedocument.wordprocessingml.footer+xml"/>
  <Override PartName="/word/footer9.xml" ContentType="application/vnd.openxmlformats-officedocument.wordprocessingml.footer+xml"/>
  <Override PartName="/word/header3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header35.xml" ContentType="application/vnd.openxmlformats-officedocument.wordprocessingml.header+xml"/>
  <Override PartName="/word/header39.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32.xml" ContentType="application/vnd.openxmlformats-officedocument.wordprocessingml.footer+xml"/>
  <Override PartName="/word/footer8.xml" ContentType="application/vnd.openxmlformats-officedocument.wordprocessingml.footer+xml"/>
  <Override PartName="/word/header38.xml" ContentType="application/vnd.openxmlformats-officedocument.wordprocessingml.header+xml"/>
  <Override PartName="/word/footer31.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footer35.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30.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36.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media/image1.png" ContentType="image/png"/>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styles.xml" ContentType="application/vnd.openxmlformats-officedocument.wordprocessingml.styles+xml"/>
  <Override PartName="/word/header25.xml" ContentType="application/vnd.openxmlformats-officedocument.wordprocessingml.header+xml"/>
  <Override PartName="/word/header1.xml" ContentType="application/vnd.openxmlformats-officedocument.wordprocessingml.header+xml"/>
  <Override PartName="/word/footer19.xml" ContentType="application/vnd.openxmlformats-officedocument.wordprocessingml.footer+xml"/>
  <Override PartName="/word/header10.xml" ContentType="application/vnd.openxmlformats-officedocument.wordprocessingml.header+xml"/>
  <Override PartName="/word/footer17.xml" ContentType="application/vnd.openxmlformats-officedocument.wordprocessingml.footer+xml"/>
  <Override PartName="/word/_rels/header16.xml.rels" ContentType="application/vnd.openxmlformats-package.relationships+xml"/>
  <Override PartName="/word/_rels/header6.xml.rels" ContentType="application/vnd.openxmlformats-package.relationships+xml"/>
  <Override PartName="/word/_rels/header18.xml.rels" ContentType="application/vnd.openxmlformats-package.relationships+xml"/>
  <Override PartName="/word/_rels/header20.xml.rels" ContentType="application/vnd.openxmlformats-package.relationships+xml"/>
  <Override PartName="/word/_rels/header4.xml.rels" ContentType="application/vnd.openxmlformats-package.relationships+xml"/>
  <Override PartName="/word/_rels/header8.xml.rels" ContentType="application/vnd.openxmlformats-package.relationships+xml"/>
  <Override PartName="/word/_rels/header30.xml.rels" ContentType="application/vnd.openxmlformats-package.relationships+xml"/>
  <Override PartName="/word/_rels/header28.xml.rels" ContentType="application/vnd.openxmlformats-package.relationships+xml"/>
  <Override PartName="/word/_rels/header26.xml.rels" ContentType="application/vnd.openxmlformats-package.relationships+xml"/>
  <Override PartName="/word/_rels/header38.xml.rels" ContentType="application/vnd.openxmlformats-package.relationships+xml"/>
  <Override PartName="/word/_rels/header24.xml.rels" ContentType="application/vnd.openxmlformats-package.relationships+xml"/>
  <Override PartName="/word/_rels/header36.xml.rels" ContentType="application/vnd.openxmlformats-package.relationships+xml"/>
  <Override PartName="/word/_rels/header12.xml.rels" ContentType="application/vnd.openxmlformats-package.relationships+xml"/>
  <Override PartName="/word/_rels/header22.xml.rels" ContentType="application/vnd.openxmlformats-package.relationships+xml"/>
  <Override PartName="/word/_rels/header34.xml.rels" ContentType="application/vnd.openxmlformats-package.relationships+xml"/>
  <Override PartName="/word/_rels/header10.xml.rels" ContentType="application/vnd.openxmlformats-package.relationships+xml"/>
  <Override PartName="/word/_rels/header2.xml.rels" ContentType="application/vnd.openxmlformats-package.relationships+xml"/>
  <Override PartName="/word/_rels/header14.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_rels/header32.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tabs>
          <w:tab w:val="clear" w:pos="720"/>
          <w:tab w:val="left" w:pos="2103" w:leader="none"/>
        </w:tabs>
        <w:spacing w:before="120" w:after="120"/>
        <w:rPr>
          <w:rFonts w:ascii="Calibri" w:hAnsi="Calibri" w:cs="Calibri"/>
          <w:b/>
          <w:w w:val="95"/>
        </w:rPr>
      </w:pPr>
      <w:bookmarkStart w:id="0" w:name="Section_1.2_Personal_Data"/>
      <w:bookmarkEnd w:id="0"/>
      <w:r>
        <w:rPr>
          <w:rFonts w:cs="Calibri" w:ascii="Calibri" w:hAnsi="Calibri"/>
          <w:b/>
          <w:w w:val="95"/>
        </w:rPr>
        <w:t>Section 1. Personal Data</w:t>
      </w:r>
    </w:p>
    <w:p>
      <w:pPr>
        <w:pStyle w:val="Normal"/>
        <w:spacing w:lineRule="exact" w:line="280"/>
        <w:rPr>
          <w:rFonts w:ascii="Calibri" w:hAnsi="Calibri" w:cs="Calibri"/>
          <w:b/>
          <w:w w:val="95"/>
          <w:sz w:val="28"/>
          <w:szCs w:val="28"/>
        </w:rPr>
      </w:pPr>
      <w:r>
        <w:rPr>
          <w:rFonts w:cs="Calibri" w:ascii="Calibri" w:hAnsi="Calibri"/>
          <w:b/>
          <w:w w:val="95"/>
          <w:sz w:val="28"/>
          <w:szCs w:val="28"/>
        </w:rPr>
      </w:r>
    </w:p>
    <w:tbl>
      <w:tblPr>
        <w:tblW w:w="14010" w:type="dxa"/>
        <w:jc w:val="center"/>
        <w:tblInd w:w="0" w:type="dxa"/>
        <w:tblLayout w:type="fixed"/>
        <w:tblCellMar>
          <w:top w:w="28" w:type="dxa"/>
          <w:start w:w="28" w:type="dxa"/>
          <w:bottom w:w="28" w:type="dxa"/>
          <w:end w:w="28" w:type="dxa"/>
        </w:tblCellMar>
      </w:tblPr>
      <w:tblGrid>
        <w:gridCol w:w="6644"/>
        <w:gridCol w:w="7366"/>
      </w:tblGrid>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1"/>
                <w:w w:val="90"/>
                <w:sz w:val="24"/>
              </w:rPr>
              <w:t>Title:</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2"/>
                <w:w w:val="95"/>
                <w:sz w:val="24"/>
              </w:rPr>
              <w:t>Fo</w:t>
            </w:r>
            <w:r>
              <w:rPr>
                <w:rFonts w:cs="Arial" w:ascii="Arial" w:hAnsi="Arial"/>
                <w:b/>
                <w:spacing w:val="-3"/>
                <w:w w:val="95"/>
                <w:sz w:val="24"/>
              </w:rPr>
              <w:t>r</w:t>
            </w:r>
            <w:r>
              <w:rPr>
                <w:rFonts w:cs="Arial" w:ascii="Arial" w:hAnsi="Arial"/>
                <w:b/>
                <w:spacing w:val="-2"/>
                <w:w w:val="95"/>
                <w:sz w:val="24"/>
              </w:rPr>
              <w:t>ename(s):</w:t>
            </w:r>
          </w:p>
        </w:tc>
      </w:tr>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3"/>
                <w:w w:val="95"/>
                <w:sz w:val="24"/>
              </w:rPr>
              <w:t>Surname:</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5"/>
                <w:w w:val="95"/>
                <w:sz w:val="24"/>
              </w:rPr>
              <w:t>Da</w:t>
            </w:r>
            <w:r>
              <w:rPr>
                <w:rFonts w:cs="Arial" w:ascii="Arial" w:hAnsi="Arial"/>
                <w:b/>
                <w:spacing w:val="-4"/>
                <w:w w:val="95"/>
                <w:sz w:val="24"/>
              </w:rPr>
              <w:t>t</w:t>
            </w:r>
            <w:r>
              <w:rPr>
                <w:rFonts w:cs="Arial" w:ascii="Arial" w:hAnsi="Arial"/>
                <w:b/>
                <w:spacing w:val="-5"/>
                <w:w w:val="95"/>
                <w:sz w:val="24"/>
              </w:rPr>
              <w:t>e</w:t>
            </w:r>
            <w:r>
              <w:rPr>
                <w:rFonts w:cs="Arial" w:ascii="Arial" w:hAnsi="Arial"/>
                <w:b/>
                <w:spacing w:val="-15"/>
                <w:w w:val="95"/>
                <w:sz w:val="24"/>
              </w:rPr>
              <w:t xml:space="preserve"> </w:t>
            </w:r>
            <w:r>
              <w:rPr>
                <w:rFonts w:cs="Arial" w:ascii="Arial" w:hAnsi="Arial"/>
                <w:b/>
                <w:spacing w:val="-2"/>
                <w:w w:val="95"/>
                <w:sz w:val="24"/>
              </w:rPr>
              <w:t>of</w:t>
            </w:r>
            <w:r>
              <w:rPr>
                <w:rFonts w:cs="Arial" w:ascii="Arial" w:hAnsi="Arial"/>
                <w:b/>
                <w:spacing w:val="-15"/>
                <w:w w:val="95"/>
                <w:sz w:val="24"/>
              </w:rPr>
              <w:t xml:space="preserve"> </w:t>
            </w:r>
            <w:r>
              <w:rPr>
                <w:rFonts w:cs="Arial" w:ascii="Arial" w:hAnsi="Arial"/>
                <w:b/>
                <w:spacing w:val="-2"/>
                <w:w w:val="95"/>
                <w:sz w:val="24"/>
              </w:rPr>
              <w:t>Birth:</w:t>
            </w:r>
          </w:p>
        </w:tc>
      </w:tr>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4" w:after="0"/>
              <w:ind w:start="98" w:end="0"/>
              <w:rPr>
                <w:rFonts w:ascii="Arial" w:hAnsi="Arial" w:eastAsia="Lucida Sans" w:cs="Arial"/>
                <w:sz w:val="24"/>
                <w:szCs w:val="24"/>
              </w:rPr>
            </w:pPr>
            <w:r>
              <w:rPr>
                <w:rFonts w:cs="Arial" w:ascii="Arial" w:hAnsi="Arial"/>
                <w:b/>
                <w:spacing w:val="-1"/>
                <w:w w:val="95"/>
                <w:sz w:val="24"/>
              </w:rPr>
              <w:t>Nationality:</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4" w:after="0"/>
              <w:ind w:start="98" w:end="0"/>
              <w:rPr>
                <w:rFonts w:ascii="Arial" w:hAnsi="Arial" w:eastAsia="Lucida Sans" w:cs="Arial"/>
                <w:sz w:val="24"/>
                <w:szCs w:val="24"/>
              </w:rPr>
            </w:pPr>
            <w:r>
              <w:rPr>
                <w:rFonts w:cs="Arial" w:ascii="Arial" w:hAnsi="Arial"/>
                <w:b/>
                <w:spacing w:val="-1"/>
                <w:w w:val="95"/>
                <w:sz w:val="24"/>
              </w:rPr>
              <w:t>Licence</w:t>
            </w:r>
            <w:r>
              <w:rPr>
                <w:rFonts w:cs="Arial" w:ascii="Arial" w:hAnsi="Arial"/>
                <w:b/>
                <w:spacing w:val="-5"/>
                <w:w w:val="95"/>
                <w:sz w:val="24"/>
              </w:rPr>
              <w:t xml:space="preserve"> </w:t>
            </w:r>
            <w:r>
              <w:rPr>
                <w:rFonts w:cs="Arial" w:ascii="Arial" w:hAnsi="Arial"/>
                <w:b/>
                <w:spacing w:val="-1"/>
                <w:w w:val="95"/>
                <w:sz w:val="24"/>
              </w:rPr>
              <w:t>No:</w:t>
            </w:r>
          </w:p>
        </w:tc>
      </w:tr>
      <w:tr>
        <w:trPr>
          <w:trHeight w:val="397" w:hRule="atLeast"/>
        </w:trPr>
        <w:tc>
          <w:tcPr>
            <w:tcW w:w="14010" w:type="dxa"/>
            <w:gridSpan w:val="2"/>
            <w:tcBorders>
              <w:top w:val="single" w:sz="16" w:space="0" w:color="000000"/>
              <w:start w:val="single" w:sz="16" w:space="0" w:color="000000"/>
              <w:bottom w:val="single" w:sz="4" w:space="0" w:color="000000"/>
              <w:end w:val="single" w:sz="16" w:space="0" w:color="000000"/>
            </w:tcBorders>
          </w:tcPr>
          <w:p>
            <w:pPr>
              <w:pStyle w:val="TableParagraph"/>
              <w:spacing w:before="120" w:after="0"/>
              <w:ind w:start="98" w:end="0"/>
              <w:rPr>
                <w:rFonts w:ascii="Arial" w:hAnsi="Arial" w:eastAsia="Lucida Sans" w:cs="Arial"/>
                <w:sz w:val="24"/>
                <w:szCs w:val="24"/>
              </w:rPr>
            </w:pPr>
            <w:r>
              <w:rPr>
                <w:rFonts w:cs="Arial" w:ascii="Arial" w:hAnsi="Arial"/>
                <w:b/>
                <w:spacing w:val="-3"/>
                <w:w w:val="95"/>
                <w:sz w:val="24"/>
              </w:rPr>
              <w:t>P</w:t>
            </w:r>
            <w:r>
              <w:rPr>
                <w:rFonts w:cs="Arial" w:ascii="Arial" w:hAnsi="Arial"/>
                <w:b/>
                <w:spacing w:val="-4"/>
                <w:w w:val="95"/>
                <w:sz w:val="24"/>
              </w:rPr>
              <w:t>er</w:t>
            </w:r>
            <w:r>
              <w:rPr>
                <w:rFonts w:cs="Arial" w:ascii="Arial" w:hAnsi="Arial"/>
                <w:b/>
                <w:spacing w:val="-3"/>
                <w:w w:val="95"/>
                <w:sz w:val="24"/>
              </w:rPr>
              <w:t>m</w:t>
            </w:r>
            <w:r>
              <w:rPr>
                <w:rFonts w:cs="Arial" w:ascii="Arial" w:hAnsi="Arial"/>
                <w:b/>
                <w:spacing w:val="-4"/>
                <w:w w:val="95"/>
                <w:sz w:val="24"/>
              </w:rPr>
              <w:t>anent</w:t>
            </w:r>
            <w:r>
              <w:rPr>
                <w:rFonts w:cs="Arial" w:ascii="Arial" w:hAnsi="Arial"/>
                <w:b/>
                <w:spacing w:val="-28"/>
                <w:w w:val="95"/>
                <w:sz w:val="24"/>
              </w:rPr>
              <w:t xml:space="preserve"> </w:t>
            </w:r>
            <w:r>
              <w:rPr>
                <w:rFonts w:cs="Arial" w:ascii="Arial" w:hAnsi="Arial"/>
                <w:b/>
                <w:spacing w:val="-3"/>
                <w:w w:val="95"/>
                <w:sz w:val="24"/>
              </w:rPr>
              <w:t>A</w:t>
            </w:r>
            <w:r>
              <w:rPr>
                <w:rFonts w:cs="Arial" w:ascii="Arial" w:hAnsi="Arial"/>
                <w:b/>
                <w:spacing w:val="-4"/>
                <w:w w:val="95"/>
                <w:sz w:val="24"/>
              </w:rPr>
              <w:t>ddress:</w:t>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napToGrid w:val="false"/>
              <w:spacing w:before="120" w:after="0"/>
              <w:rPr>
                <w:rFonts w:ascii="Arial" w:hAnsi="Arial" w:eastAsia="Lucida Sans" w:cs="Arial"/>
                <w:sz w:val="24"/>
                <w:szCs w:val="24"/>
              </w:rPr>
            </w:pPr>
            <w:r>
              <w:rPr>
                <w:rFonts w:eastAsia="Lucida Sans" w:cs="Arial" w:ascii="Arial" w:hAnsi="Arial"/>
                <w:sz w:val="24"/>
                <w:szCs w:val="24"/>
              </w:rPr>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napToGrid w:val="false"/>
              <w:spacing w:before="120" w:after="0"/>
              <w:rPr>
                <w:rFonts w:ascii="Arial" w:hAnsi="Arial" w:cs="Arial"/>
              </w:rPr>
            </w:pPr>
            <w:r>
              <w:rPr>
                <w:rFonts w:cs="Arial" w:ascii="Arial" w:hAnsi="Arial"/>
              </w:rPr>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pacing w:before="120" w:after="0"/>
              <w:rPr>
                <w:rFonts w:ascii="Arial" w:hAnsi="Arial" w:cs="Arial"/>
                <w:b/>
                <w:spacing w:val="-4"/>
                <w:w w:val="95"/>
                <w:sz w:val="24"/>
              </w:rPr>
            </w:pPr>
            <w:r>
              <w:rPr>
                <w:rFonts w:cs="Arial" w:ascii="Arial" w:hAnsi="Arial"/>
                <w:b/>
                <w:spacing w:val="-4"/>
                <w:w w:val="95"/>
                <w:sz w:val="24"/>
              </w:rPr>
              <w:t>Change of Permanent Address:</w:t>
            </w:r>
          </w:p>
        </w:tc>
      </w:tr>
      <w:tr>
        <w:trPr>
          <w:trHeight w:val="397" w:hRule="atLeast"/>
        </w:trPr>
        <w:tc>
          <w:tcPr>
            <w:tcW w:w="14010" w:type="dxa"/>
            <w:gridSpan w:val="2"/>
            <w:tcBorders>
              <w:top w:val="single" w:sz="4" w:space="0" w:color="000000"/>
              <w:start w:val="single" w:sz="16" w:space="0" w:color="000000"/>
              <w:bottom w:val="single" w:sz="4" w:space="0" w:color="000000"/>
              <w:end w:val="single" w:sz="16" w:space="0" w:color="000000"/>
            </w:tcBorders>
          </w:tcPr>
          <w:p>
            <w:pPr>
              <w:pStyle w:val="Normal"/>
              <w:snapToGrid w:val="false"/>
              <w:spacing w:before="120" w:after="0"/>
              <w:rPr>
                <w:rFonts w:ascii="Arial" w:hAnsi="Arial" w:cs="Arial"/>
                <w:b/>
                <w:spacing w:val="-4"/>
                <w:w w:val="95"/>
                <w:sz w:val="24"/>
              </w:rPr>
            </w:pPr>
            <w:r>
              <w:rPr>
                <w:rFonts w:cs="Arial" w:ascii="Arial" w:hAnsi="Arial"/>
                <w:b/>
                <w:spacing w:val="-4"/>
                <w:w w:val="95"/>
                <w:sz w:val="24"/>
              </w:rPr>
            </w:r>
          </w:p>
        </w:tc>
      </w:tr>
      <w:tr>
        <w:trPr>
          <w:trHeight w:val="397" w:hRule="atLeast"/>
        </w:trPr>
        <w:tc>
          <w:tcPr>
            <w:tcW w:w="14010" w:type="dxa"/>
            <w:gridSpan w:val="2"/>
            <w:tcBorders>
              <w:top w:val="single" w:sz="4" w:space="0" w:color="000000"/>
              <w:start w:val="single" w:sz="16" w:space="0" w:color="000000"/>
              <w:bottom w:val="single" w:sz="16" w:space="0" w:color="000000"/>
              <w:end w:val="single" w:sz="16" w:space="0" w:color="000000"/>
            </w:tcBorders>
          </w:tcPr>
          <w:p>
            <w:pPr>
              <w:pStyle w:val="Normal"/>
              <w:snapToGrid w:val="false"/>
              <w:spacing w:before="120" w:after="0"/>
              <w:rPr>
                <w:rFonts w:ascii="Arial" w:hAnsi="Arial" w:cs="Arial"/>
              </w:rPr>
            </w:pPr>
            <w:r>
              <w:rPr>
                <w:rFonts w:cs="Arial" w:ascii="Arial" w:hAnsi="Arial"/>
              </w:rPr>
            </w:r>
          </w:p>
        </w:tc>
      </w:tr>
      <w:tr>
        <w:trPr>
          <w:trHeight w:val="340" w:hRule="atLeast"/>
        </w:trPr>
        <w:tc>
          <w:tcPr>
            <w:tcW w:w="6644" w:type="dxa"/>
            <w:tcBorders>
              <w:top w:val="single" w:sz="16" w:space="0" w:color="000000"/>
              <w:start w:val="single" w:sz="16" w:space="0" w:color="000000"/>
              <w:bottom w:val="single" w:sz="16"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3"/>
                <w:w w:val="95"/>
                <w:sz w:val="24"/>
              </w:rPr>
              <w:t>P</w:t>
            </w:r>
            <w:r>
              <w:rPr>
                <w:rFonts w:cs="Arial" w:ascii="Arial" w:hAnsi="Arial"/>
                <w:b/>
                <w:spacing w:val="-4"/>
                <w:w w:val="95"/>
                <w:sz w:val="24"/>
              </w:rPr>
              <w:t>ost</w:t>
            </w:r>
            <w:r>
              <w:rPr>
                <w:rFonts w:cs="Arial" w:ascii="Arial" w:hAnsi="Arial"/>
                <w:b/>
                <w:spacing w:val="-5"/>
                <w:w w:val="95"/>
                <w:sz w:val="24"/>
              </w:rPr>
              <w:t xml:space="preserve"> </w:t>
            </w:r>
            <w:r>
              <w:rPr>
                <w:rFonts w:cs="Arial" w:ascii="Arial" w:hAnsi="Arial"/>
                <w:b/>
                <w:spacing w:val="-1"/>
                <w:w w:val="95"/>
                <w:sz w:val="24"/>
              </w:rPr>
              <w:t>Code:</w:t>
            </w:r>
          </w:p>
        </w:tc>
        <w:tc>
          <w:tcPr>
            <w:tcW w:w="7366" w:type="dxa"/>
            <w:tcBorders>
              <w:top w:val="single" w:sz="16" w:space="0" w:color="000000"/>
              <w:start w:val="single" w:sz="16" w:space="0" w:color="000000"/>
              <w:bottom w:val="single" w:sz="16" w:space="0" w:color="000000"/>
              <w:end w:val="single" w:sz="16" w:space="0" w:color="000000"/>
            </w:tcBorders>
          </w:tcPr>
          <w:p>
            <w:pPr>
              <w:pStyle w:val="TableParagraph"/>
              <w:spacing w:before="154" w:after="0"/>
              <w:ind w:start="98" w:end="0"/>
              <w:rPr>
                <w:rFonts w:ascii="Arial" w:hAnsi="Arial" w:eastAsia="Lucida Sans" w:cs="Arial"/>
                <w:sz w:val="24"/>
                <w:szCs w:val="24"/>
              </w:rPr>
            </w:pPr>
            <w:r>
              <w:rPr>
                <w:rFonts w:cs="Arial" w:ascii="Arial" w:hAnsi="Arial"/>
                <w:b/>
                <w:spacing w:val="-1"/>
                <w:w w:val="95"/>
                <w:sz w:val="24"/>
              </w:rPr>
              <w:t>Change</w:t>
            </w:r>
            <w:r>
              <w:rPr>
                <w:rFonts w:cs="Arial" w:ascii="Arial" w:hAnsi="Arial"/>
                <w:b/>
                <w:spacing w:val="-4"/>
                <w:w w:val="95"/>
                <w:sz w:val="24"/>
              </w:rPr>
              <w:t xml:space="preserve"> of </w:t>
            </w:r>
            <w:r>
              <w:rPr>
                <w:rFonts w:cs="Arial" w:ascii="Arial" w:hAnsi="Arial"/>
                <w:b/>
                <w:spacing w:val="-3"/>
                <w:w w:val="95"/>
                <w:sz w:val="24"/>
              </w:rPr>
              <w:t>P</w:t>
            </w:r>
            <w:r>
              <w:rPr>
                <w:rFonts w:cs="Arial" w:ascii="Arial" w:hAnsi="Arial"/>
                <w:b/>
                <w:spacing w:val="-4"/>
                <w:w w:val="95"/>
                <w:sz w:val="24"/>
              </w:rPr>
              <w:t>ost</w:t>
            </w:r>
            <w:r>
              <w:rPr>
                <w:rFonts w:cs="Arial" w:ascii="Arial" w:hAnsi="Arial"/>
                <w:b/>
                <w:spacing w:val="-5"/>
                <w:w w:val="95"/>
                <w:sz w:val="24"/>
              </w:rPr>
              <w:t xml:space="preserve"> </w:t>
            </w:r>
            <w:r>
              <w:rPr>
                <w:rFonts w:cs="Arial" w:ascii="Arial" w:hAnsi="Arial"/>
                <w:b/>
                <w:spacing w:val="-1"/>
                <w:w w:val="95"/>
                <w:sz w:val="24"/>
              </w:rPr>
              <w:t>Code:</w:t>
            </w:r>
          </w:p>
        </w:tc>
      </w:tr>
      <w:tr>
        <w:trPr>
          <w:trHeight w:val="340" w:hRule="atLeast"/>
        </w:trPr>
        <w:tc>
          <w:tcPr>
            <w:tcW w:w="14010" w:type="dxa"/>
            <w:gridSpan w:val="2"/>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210" w:before="6" w:after="0"/>
              <w:rPr>
                <w:rFonts w:ascii="Arial" w:hAnsi="Arial" w:eastAsia="Lucida Sans" w:cs="Arial"/>
                <w:sz w:val="21"/>
                <w:szCs w:val="21"/>
              </w:rPr>
            </w:pPr>
            <w:r>
              <w:rPr>
                <w:rFonts w:eastAsia="Lucida Sans" w:cs="Arial" w:ascii="Arial" w:hAnsi="Arial"/>
                <w:sz w:val="21"/>
                <w:szCs w:val="21"/>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ind w:start="98" w:end="0"/>
              <w:rPr>
                <w:rFonts w:ascii="Arial" w:hAnsi="Arial" w:eastAsia="Lucida Sans" w:cs="Arial"/>
                <w:sz w:val="24"/>
                <w:szCs w:val="24"/>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8"/>
                <w:w w:val="105"/>
                <w:sz w:val="24"/>
                <w:szCs w:val="24"/>
              </w:rPr>
              <w:t xml:space="preserve"> </w:t>
            </w:r>
            <w:r>
              <w:rPr>
                <w:rFonts w:eastAsia="Lucida Sans" w:cs="Arial" w:ascii="Arial" w:hAnsi="Arial"/>
                <w:b/>
                <w:bCs/>
                <w:spacing w:val="-1"/>
                <w:w w:val="105"/>
                <w:sz w:val="24"/>
                <w:szCs w:val="24"/>
              </w:rPr>
              <w:t>...............................................................</w:t>
            </w:r>
            <w:r>
              <w:rPr>
                <w:rFonts w:eastAsia="Lucida Sans" w:cs="Arial" w:ascii="Arial" w:hAnsi="Arial"/>
                <w:b/>
                <w:bCs/>
                <w:w w:val="105"/>
                <w:sz w:val="24"/>
                <w:szCs w:val="24"/>
              </w:rPr>
              <w:t xml:space="preserve">  </w:t>
            </w:r>
            <w:r>
              <w:rPr>
                <w:rFonts w:eastAsia="Lucida Sans" w:cs="Arial" w:ascii="Arial" w:hAnsi="Arial"/>
                <w:b/>
                <w:bCs/>
                <w:spacing w:val="48"/>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spacing w:val="-32"/>
                <w:w w:val="105"/>
                <w:sz w:val="24"/>
                <w:szCs w:val="24"/>
              </w:rPr>
              <w:t xml:space="preserve"> </w:t>
            </w:r>
          </w:p>
        </w:tc>
      </w:tr>
    </w:tbl>
    <w:p>
      <w:pPr>
        <w:pStyle w:val="Normal"/>
        <w:spacing w:lineRule="exact" w:line="150" w:before="7" w:after="0"/>
        <w:rPr>
          <w:sz w:val="15"/>
          <w:szCs w:val="15"/>
        </w:rPr>
      </w:pPr>
      <w:r>
        <w:rPr>
          <w:sz w:val="15"/>
          <w:szCs w:val="15"/>
        </w:rPr>
      </w:r>
    </w:p>
    <w:p>
      <w:pPr>
        <w:sectPr>
          <w:headerReference w:type="default" r:id="rId2"/>
          <w:footerReference w:type="default" r:id="rId3"/>
          <w:type w:val="nextPage"/>
          <w:pgSz w:orient="landscape" w:w="16838" w:h="11906"/>
          <w:pgMar w:left="851" w:right="851" w:gutter="0" w:header="567" w:top="794" w:footer="539" w:bottom="794"/>
          <w:pgNumType w:fmt="decimal"/>
          <w:formProt w:val="false"/>
          <w:textDirection w:val="lrTb"/>
          <w:docGrid w:type="default" w:linePitch="299" w:charSpace="0"/>
        </w:sectPr>
        <w:pStyle w:val="Heading2"/>
        <w:spacing w:before="120" w:after="120"/>
        <w:rPr>
          <w:b/>
          <w:w w:val="90"/>
          <w:sz w:val="15"/>
          <w:szCs w:val="15"/>
        </w:rPr>
      </w:pPr>
      <w:r>
        <w:rPr>
          <w:b/>
          <w:w w:val="90"/>
          <w:sz w:val="15"/>
          <w:szCs w:val="15"/>
        </w:rPr>
      </w:r>
    </w:p>
    <w:p>
      <w:pPr>
        <w:pStyle w:val="Heading2"/>
        <w:tabs>
          <w:tab w:val="clear" w:pos="720"/>
          <w:tab w:val="left" w:pos="2102" w:leader="none"/>
        </w:tabs>
        <w:spacing w:before="120" w:after="120"/>
        <w:rPr>
          <w:rFonts w:ascii="Calibri" w:hAnsi="Calibri" w:cs="Calibri"/>
          <w:b/>
          <w:w w:val="95"/>
        </w:rPr>
      </w:pPr>
      <w:r>
        <w:rPr>
          <w:rFonts w:cs="Calibri" w:ascii="Calibri" w:hAnsi="Calibri"/>
          <w:b/>
          <w:w w:val="95"/>
        </w:rPr>
        <w:t>Record of Training</w:t>
      </w:r>
    </w:p>
    <w:p>
      <w:pPr>
        <w:pStyle w:val="Heading2"/>
        <w:tabs>
          <w:tab w:val="clear" w:pos="720"/>
          <w:tab w:val="left" w:pos="2102" w:leader="none"/>
        </w:tabs>
        <w:spacing w:before="120" w:after="120"/>
        <w:rPr/>
      </w:pPr>
      <w:r>
        <w:rPr>
          <w:rFonts w:cs="Arial" w:ascii="Arial" w:hAnsi="Arial"/>
          <w:sz w:val="22"/>
          <w:szCs w:val="22"/>
        </w:rPr>
        <w:t>It is important to note that the logbook holder may not certify his/her own entries. However, certain pages require the name of the logbook holder. This is primarily for traceability and identification purposes, particularly when logbook pages are separated from the logbook and used in isolation.</w:t>
      </w:r>
    </w:p>
    <w:p>
      <w:pPr>
        <w:pStyle w:val="Heading2"/>
        <w:tabs>
          <w:tab w:val="clear" w:pos="720"/>
          <w:tab w:val="left" w:pos="2102" w:leader="none"/>
        </w:tabs>
        <w:spacing w:before="120" w:after="120"/>
        <w:rPr>
          <w:rFonts w:ascii="Calibri" w:hAnsi="Calibri" w:cs="Calibri"/>
          <w:b/>
          <w:w w:val="95"/>
          <w:sz w:val="22"/>
          <w:szCs w:val="22"/>
        </w:rPr>
      </w:pPr>
      <w:r>
        <w:rPr>
          <w:rFonts w:cs="Calibri" w:ascii="Calibri" w:hAnsi="Calibri"/>
          <w:b/>
          <w:w w:val="95"/>
          <w:sz w:val="22"/>
          <w:szCs w:val="22"/>
        </w:rPr>
      </w:r>
    </w:p>
    <w:tbl>
      <w:tblPr>
        <w:tblW w:w="14025" w:type="dxa"/>
        <w:jc w:val="center"/>
        <w:tblInd w:w="0" w:type="dxa"/>
        <w:tblLayout w:type="fixed"/>
        <w:tblCellMar>
          <w:top w:w="28" w:type="dxa"/>
          <w:start w:w="28" w:type="dxa"/>
          <w:bottom w:w="28" w:type="dxa"/>
          <w:end w:w="28" w:type="dxa"/>
        </w:tblCellMar>
      </w:tblPr>
      <w:tblGrid>
        <w:gridCol w:w="5127"/>
        <w:gridCol w:w="4154"/>
        <w:gridCol w:w="1390"/>
        <w:gridCol w:w="1391"/>
        <w:gridCol w:w="1963"/>
      </w:tblGrid>
      <w:tr>
        <w:trPr>
          <w:trHeight w:val="340" w:hRule="atLeast"/>
        </w:trPr>
        <w:tc>
          <w:tcPr>
            <w:tcW w:w="5127" w:type="dxa"/>
            <w:vMerge w:val="restart"/>
            <w:tcBorders>
              <w:top w:val="single" w:sz="16" w:space="0" w:color="000000"/>
              <w:start w:val="single" w:sz="16" w:space="0" w:color="000000"/>
              <w:end w:val="single" w:sz="4" w:space="0" w:color="000000"/>
            </w:tcBorders>
          </w:tcPr>
          <w:p>
            <w:pPr>
              <w:pStyle w:val="TableParagraph"/>
              <w:snapToGrid w:val="false"/>
              <w:spacing w:lineRule="exact" w:line="320" w:before="6" w:after="0"/>
              <w:rPr>
                <w:rFonts w:ascii="Arial" w:hAnsi="Arial" w:cs="Arial"/>
                <w:sz w:val="24"/>
                <w:szCs w:val="24"/>
              </w:rPr>
            </w:pPr>
            <w:r>
              <w:rPr>
                <w:rFonts w:cs="Arial" w:ascii="Arial" w:hAnsi="Arial"/>
                <w:sz w:val="24"/>
                <w:szCs w:val="24"/>
              </w:rPr>
            </w:r>
          </w:p>
          <w:p>
            <w:pPr>
              <w:pStyle w:val="TableParagraph"/>
              <w:ind w:start="990" w:end="0"/>
              <w:rPr>
                <w:rFonts w:ascii="Arial" w:hAnsi="Arial" w:eastAsia="Lucida Sans" w:cs="Arial"/>
                <w:sz w:val="24"/>
                <w:szCs w:val="24"/>
              </w:rPr>
            </w:pPr>
            <w:r>
              <w:rPr>
                <w:rFonts w:cs="Arial" w:ascii="Arial" w:hAnsi="Arial"/>
                <w:b/>
                <w:spacing w:val="-38"/>
                <w:w w:val="90"/>
                <w:sz w:val="24"/>
                <w:szCs w:val="24"/>
              </w:rPr>
              <w:t>T</w:t>
            </w:r>
            <w:r>
              <w:rPr>
                <w:rFonts w:cs="Arial" w:ascii="Arial" w:hAnsi="Arial"/>
                <w:b/>
                <w:spacing w:val="-1"/>
                <w:w w:val="90"/>
                <w:sz w:val="24"/>
                <w:szCs w:val="24"/>
              </w:rPr>
              <w:t>yp</w:t>
            </w:r>
            <w:r>
              <w:rPr>
                <w:rFonts w:cs="Arial" w:ascii="Arial" w:hAnsi="Arial"/>
                <w:b/>
                <w:w w:val="90"/>
                <w:sz w:val="24"/>
                <w:szCs w:val="24"/>
              </w:rPr>
              <w:t>e</w:t>
            </w:r>
            <w:r>
              <w:rPr>
                <w:rFonts w:cs="Arial" w:ascii="Arial" w:hAnsi="Arial"/>
                <w:b/>
                <w:spacing w:val="19"/>
                <w:w w:val="90"/>
                <w:sz w:val="24"/>
                <w:szCs w:val="24"/>
              </w:rPr>
              <w:t xml:space="preserve"> </w:t>
            </w:r>
            <w:r>
              <w:rPr>
                <w:rFonts w:cs="Arial" w:ascii="Arial" w:hAnsi="Arial"/>
                <w:b/>
                <w:spacing w:val="-1"/>
                <w:w w:val="90"/>
                <w:sz w:val="24"/>
                <w:szCs w:val="24"/>
              </w:rPr>
              <w:t>o</w:t>
            </w:r>
            <w:r>
              <w:rPr>
                <w:rFonts w:cs="Arial" w:ascii="Arial" w:hAnsi="Arial"/>
                <w:b/>
                <w:w w:val="90"/>
                <w:sz w:val="24"/>
                <w:szCs w:val="24"/>
              </w:rPr>
              <w:t>f</w:t>
            </w:r>
            <w:r>
              <w:rPr>
                <w:rFonts w:cs="Arial" w:ascii="Arial" w:hAnsi="Arial"/>
                <w:b/>
                <w:spacing w:val="20"/>
                <w:w w:val="90"/>
                <w:sz w:val="24"/>
                <w:szCs w:val="24"/>
              </w:rPr>
              <w:t xml:space="preserve"> </w:t>
            </w:r>
            <w:r>
              <w:rPr>
                <w:rFonts w:cs="Arial" w:ascii="Arial" w:hAnsi="Arial"/>
                <w:b/>
                <w:spacing w:val="-38"/>
                <w:w w:val="90"/>
                <w:sz w:val="24"/>
                <w:szCs w:val="24"/>
              </w:rPr>
              <w:t>T</w:t>
            </w:r>
            <w:r>
              <w:rPr>
                <w:rFonts w:cs="Arial" w:ascii="Arial" w:hAnsi="Arial"/>
                <w:b/>
                <w:spacing w:val="-6"/>
                <w:w w:val="90"/>
                <w:sz w:val="24"/>
                <w:szCs w:val="24"/>
              </w:rPr>
              <w:t>r</w:t>
            </w:r>
            <w:r>
              <w:rPr>
                <w:rFonts w:cs="Arial" w:ascii="Arial" w:hAnsi="Arial"/>
                <w:b/>
                <w:spacing w:val="-1"/>
                <w:w w:val="90"/>
                <w:sz w:val="24"/>
                <w:szCs w:val="24"/>
              </w:rPr>
              <w:t>ainin</w:t>
            </w:r>
            <w:r>
              <w:rPr>
                <w:rFonts w:cs="Arial" w:ascii="Arial" w:hAnsi="Arial"/>
                <w:b/>
                <w:w w:val="90"/>
                <w:sz w:val="24"/>
                <w:szCs w:val="24"/>
              </w:rPr>
              <w:t>g</w:t>
            </w:r>
            <w:r>
              <w:rPr>
                <w:rFonts w:cs="Arial" w:ascii="Arial" w:hAnsi="Arial"/>
                <w:b/>
                <w:spacing w:val="19"/>
                <w:w w:val="90"/>
                <w:sz w:val="24"/>
                <w:szCs w:val="24"/>
              </w:rPr>
              <w:t xml:space="preserve"> </w:t>
            </w:r>
            <w:r>
              <w:rPr>
                <w:rFonts w:cs="Arial" w:ascii="Arial" w:hAnsi="Arial"/>
                <w:b/>
                <w:spacing w:val="-1"/>
                <w:w w:val="90"/>
                <w:sz w:val="24"/>
                <w:szCs w:val="24"/>
              </w:rPr>
              <w:t>Compl</w:t>
            </w:r>
            <w:r>
              <w:rPr>
                <w:rFonts w:cs="Arial" w:ascii="Arial" w:hAnsi="Arial"/>
                <w:b/>
                <w:w w:val="90"/>
                <w:sz w:val="24"/>
                <w:szCs w:val="24"/>
              </w:rPr>
              <w:t>e</w:t>
            </w:r>
            <w:r>
              <w:rPr>
                <w:rFonts w:cs="Arial" w:ascii="Arial" w:hAnsi="Arial"/>
                <w:b/>
                <w:spacing w:val="-5"/>
                <w:w w:val="90"/>
                <w:sz w:val="24"/>
                <w:szCs w:val="24"/>
              </w:rPr>
              <w:t>t</w:t>
            </w:r>
            <w:r>
              <w:rPr>
                <w:rFonts w:cs="Arial" w:ascii="Arial" w:hAnsi="Arial"/>
                <w:b/>
                <w:spacing w:val="-1"/>
                <w:w w:val="90"/>
                <w:sz w:val="24"/>
                <w:szCs w:val="24"/>
              </w:rPr>
              <w:t>e</w:t>
            </w:r>
            <w:r>
              <w:rPr>
                <w:rFonts w:cs="Arial" w:ascii="Arial" w:hAnsi="Arial"/>
                <w:b/>
                <w:w w:val="90"/>
                <w:sz w:val="24"/>
                <w:szCs w:val="24"/>
              </w:rPr>
              <w:t>d</w:t>
            </w:r>
          </w:p>
        </w:tc>
        <w:tc>
          <w:tcPr>
            <w:tcW w:w="4154" w:type="dxa"/>
            <w:vMerge w:val="restart"/>
            <w:tcBorders>
              <w:top w:val="single" w:sz="16" w:space="0" w:color="000000"/>
              <w:start w:val="single" w:sz="4" w:space="0" w:color="000000"/>
              <w:end w:val="single" w:sz="4" w:space="0" w:color="000000"/>
            </w:tcBorders>
          </w:tcPr>
          <w:p>
            <w:pPr>
              <w:pStyle w:val="TableParagraph"/>
              <w:snapToGrid w:val="false"/>
              <w:spacing w:lineRule="exact" w:line="320" w:before="6" w:after="0"/>
              <w:rPr>
                <w:rFonts w:ascii="Arial" w:hAnsi="Arial" w:eastAsia="Lucida Sans" w:cs="Arial"/>
                <w:sz w:val="24"/>
                <w:szCs w:val="24"/>
              </w:rPr>
            </w:pPr>
            <w:r>
              <w:rPr>
                <w:rFonts w:eastAsia="Lucida Sans" w:cs="Arial" w:ascii="Arial" w:hAnsi="Arial"/>
                <w:sz w:val="24"/>
                <w:szCs w:val="24"/>
              </w:rPr>
            </w:r>
          </w:p>
          <w:p>
            <w:pPr>
              <w:pStyle w:val="TableParagraph"/>
              <w:ind w:start="850" w:end="0"/>
              <w:rPr>
                <w:rFonts w:ascii="Arial" w:hAnsi="Arial" w:eastAsia="Lucida Sans" w:cs="Arial"/>
                <w:sz w:val="24"/>
                <w:szCs w:val="24"/>
              </w:rPr>
            </w:pPr>
            <w:r>
              <w:rPr>
                <w:rFonts w:cs="Arial" w:ascii="Arial" w:hAnsi="Arial"/>
                <w:b/>
                <w:spacing w:val="-38"/>
                <w:w w:val="90"/>
                <w:sz w:val="24"/>
                <w:szCs w:val="24"/>
              </w:rPr>
              <w:t>T</w:t>
            </w:r>
            <w:r>
              <w:rPr>
                <w:rFonts w:cs="Arial" w:ascii="Arial" w:hAnsi="Arial"/>
                <w:b/>
                <w:spacing w:val="-6"/>
                <w:w w:val="90"/>
                <w:sz w:val="24"/>
                <w:szCs w:val="24"/>
              </w:rPr>
              <w:t>r</w:t>
            </w:r>
            <w:r>
              <w:rPr>
                <w:rFonts w:cs="Arial" w:ascii="Arial" w:hAnsi="Arial"/>
                <w:b/>
                <w:spacing w:val="-1"/>
                <w:w w:val="90"/>
                <w:sz w:val="24"/>
                <w:szCs w:val="24"/>
              </w:rPr>
              <w:t>ainin</w:t>
            </w:r>
            <w:r>
              <w:rPr>
                <w:rFonts w:cs="Arial" w:ascii="Arial" w:hAnsi="Arial"/>
                <w:b/>
                <w:w w:val="90"/>
                <w:sz w:val="24"/>
                <w:szCs w:val="24"/>
              </w:rPr>
              <w:t>g</w:t>
            </w:r>
            <w:r>
              <w:rPr>
                <w:rFonts w:cs="Arial" w:ascii="Arial" w:hAnsi="Arial"/>
                <w:b/>
                <w:spacing w:val="30"/>
                <w:w w:val="90"/>
                <w:sz w:val="24"/>
                <w:szCs w:val="24"/>
              </w:rPr>
              <w:t xml:space="preserve"> </w:t>
            </w:r>
            <w:r>
              <w:rPr>
                <w:rFonts w:cs="Arial" w:ascii="Arial" w:hAnsi="Arial"/>
                <w:b/>
                <w:spacing w:val="-1"/>
                <w:w w:val="90"/>
                <w:sz w:val="24"/>
                <w:szCs w:val="24"/>
              </w:rPr>
              <w:t>O</w:t>
            </w:r>
            <w:r>
              <w:rPr>
                <w:rFonts w:cs="Arial" w:ascii="Arial" w:hAnsi="Arial"/>
                <w:b/>
                <w:spacing w:val="-6"/>
                <w:w w:val="90"/>
                <w:sz w:val="24"/>
                <w:szCs w:val="24"/>
              </w:rPr>
              <w:t>rg</w:t>
            </w:r>
            <w:r>
              <w:rPr>
                <w:rFonts w:cs="Arial" w:ascii="Arial" w:hAnsi="Arial"/>
                <w:b/>
                <w:spacing w:val="-1"/>
                <w:w w:val="90"/>
                <w:sz w:val="24"/>
                <w:szCs w:val="24"/>
              </w:rPr>
              <w:t>anization</w:t>
            </w:r>
          </w:p>
        </w:tc>
        <w:tc>
          <w:tcPr>
            <w:tcW w:w="2781" w:type="dxa"/>
            <w:gridSpan w:val="2"/>
            <w:tcBorders>
              <w:top w:val="single" w:sz="16" w:space="0" w:color="000000"/>
              <w:start w:val="single" w:sz="4" w:space="0" w:color="000000"/>
              <w:bottom w:val="single" w:sz="4" w:space="0" w:color="000000"/>
              <w:end w:val="single" w:sz="4" w:space="0" w:color="000000"/>
            </w:tcBorders>
          </w:tcPr>
          <w:p>
            <w:pPr>
              <w:pStyle w:val="TableParagraph"/>
              <w:spacing w:before="65" w:after="0"/>
              <w:jc w:val="center"/>
              <w:rPr>
                <w:rFonts w:ascii="Arial" w:hAnsi="Arial" w:eastAsia="Lucida Sans" w:cs="Arial"/>
                <w:sz w:val="24"/>
                <w:szCs w:val="24"/>
              </w:rPr>
            </w:pPr>
            <w:r>
              <w:rPr>
                <w:rFonts w:cs="Arial" w:ascii="Arial" w:hAnsi="Arial"/>
                <w:b/>
                <w:spacing w:val="-5"/>
                <w:w w:val="95"/>
                <w:sz w:val="24"/>
                <w:szCs w:val="24"/>
              </w:rPr>
              <w:t>Da</w:t>
            </w:r>
            <w:r>
              <w:rPr>
                <w:rFonts w:cs="Arial" w:ascii="Arial" w:hAnsi="Arial"/>
                <w:b/>
                <w:spacing w:val="-4"/>
                <w:w w:val="95"/>
                <w:sz w:val="24"/>
                <w:szCs w:val="24"/>
              </w:rPr>
              <w:t>t</w:t>
            </w:r>
            <w:r>
              <w:rPr>
                <w:rFonts w:cs="Arial" w:ascii="Arial" w:hAnsi="Arial"/>
                <w:b/>
                <w:spacing w:val="-5"/>
                <w:w w:val="95"/>
                <w:sz w:val="24"/>
                <w:szCs w:val="24"/>
              </w:rPr>
              <w:t>e</w:t>
            </w:r>
          </w:p>
        </w:tc>
        <w:tc>
          <w:tcPr>
            <w:tcW w:w="1963" w:type="dxa"/>
            <w:vMerge w:val="restart"/>
            <w:tcBorders>
              <w:top w:val="single" w:sz="16" w:space="0" w:color="000000"/>
              <w:start w:val="single" w:sz="4" w:space="0" w:color="000000"/>
              <w:end w:val="single" w:sz="16" w:space="0" w:color="000000"/>
            </w:tcBorders>
          </w:tcPr>
          <w:p>
            <w:pPr>
              <w:pStyle w:val="TableParagraph"/>
              <w:snapToGrid w:val="false"/>
              <w:spacing w:lineRule="exact" w:line="320" w:before="6" w:after="0"/>
              <w:rPr>
                <w:rFonts w:ascii="Arial" w:hAnsi="Arial" w:eastAsia="Lucida Sans" w:cs="Arial"/>
                <w:sz w:val="24"/>
                <w:szCs w:val="24"/>
              </w:rPr>
            </w:pPr>
            <w:r>
              <w:rPr>
                <w:rFonts w:eastAsia="Lucida Sans" w:cs="Arial" w:ascii="Arial" w:hAnsi="Arial"/>
                <w:sz w:val="24"/>
                <w:szCs w:val="24"/>
              </w:rPr>
            </w:r>
          </w:p>
          <w:p>
            <w:pPr>
              <w:pStyle w:val="TableParagraph"/>
              <w:ind w:start="614" w:end="0"/>
              <w:rPr>
                <w:rFonts w:ascii="Arial" w:hAnsi="Arial" w:eastAsia="Lucida Sans" w:cs="Arial"/>
                <w:sz w:val="24"/>
                <w:szCs w:val="24"/>
              </w:rPr>
            </w:pPr>
            <w:r>
              <w:rPr>
                <w:rFonts w:cs="Arial" w:ascii="Arial" w:hAnsi="Arial"/>
                <w:b/>
                <w:w w:val="90"/>
                <w:sz w:val="24"/>
                <w:szCs w:val="24"/>
              </w:rPr>
              <w:t>Result</w:t>
            </w:r>
          </w:p>
        </w:tc>
      </w:tr>
      <w:tr>
        <w:trPr>
          <w:trHeight w:val="340" w:hRule="atLeast"/>
        </w:trPr>
        <w:tc>
          <w:tcPr>
            <w:tcW w:w="5127" w:type="dxa"/>
            <w:vMerge w:val="continue"/>
            <w:tcBorders>
              <w:top w:val="single" w:sz="16" w:space="0" w:color="000000"/>
              <w:start w:val="single" w:sz="16"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4154" w:type="dxa"/>
            <w:vMerge w:val="continue"/>
            <w:tcBorders>
              <w:top w:val="single" w:sz="16" w:space="0" w:color="000000"/>
              <w:start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16" w:space="0" w:color="000000"/>
              <w:end w:val="single" w:sz="4" w:space="0" w:color="000000"/>
            </w:tcBorders>
          </w:tcPr>
          <w:p>
            <w:pPr>
              <w:pStyle w:val="TableParagraph"/>
              <w:spacing w:before="80" w:after="0"/>
              <w:ind w:start="395" w:end="0"/>
              <w:rPr>
                <w:rFonts w:ascii="Arial" w:hAnsi="Arial" w:eastAsia="Lucida Sans" w:cs="Arial"/>
                <w:sz w:val="24"/>
                <w:szCs w:val="24"/>
              </w:rPr>
            </w:pPr>
            <w:r>
              <w:rPr>
                <w:rFonts w:cs="Arial" w:ascii="Arial" w:hAnsi="Arial"/>
                <w:b/>
                <w:spacing w:val="-5"/>
                <w:w w:val="95"/>
                <w:sz w:val="24"/>
                <w:szCs w:val="24"/>
              </w:rPr>
              <w:t>Fro</w:t>
            </w:r>
            <w:r>
              <w:rPr>
                <w:rFonts w:cs="Arial" w:ascii="Arial" w:hAnsi="Arial"/>
                <w:b/>
                <w:spacing w:val="-4"/>
                <w:w w:val="95"/>
                <w:sz w:val="24"/>
                <w:szCs w:val="24"/>
              </w:rPr>
              <w:t>m</w:t>
            </w:r>
          </w:p>
        </w:tc>
        <w:tc>
          <w:tcPr>
            <w:tcW w:w="1391" w:type="dxa"/>
            <w:tcBorders>
              <w:top w:val="single" w:sz="4" w:space="0" w:color="000000"/>
              <w:start w:val="single" w:sz="4" w:space="0" w:color="000000"/>
              <w:bottom w:val="single" w:sz="16" w:space="0" w:color="000000"/>
              <w:end w:val="single" w:sz="4" w:space="0" w:color="000000"/>
            </w:tcBorders>
          </w:tcPr>
          <w:p>
            <w:pPr>
              <w:pStyle w:val="TableParagraph"/>
              <w:spacing w:before="80" w:after="0"/>
              <w:ind w:end="1"/>
              <w:jc w:val="center"/>
              <w:rPr>
                <w:rFonts w:ascii="Arial" w:hAnsi="Arial" w:eastAsia="Lucida Sans" w:cs="Arial"/>
                <w:sz w:val="24"/>
                <w:szCs w:val="24"/>
              </w:rPr>
            </w:pPr>
            <w:r>
              <w:rPr>
                <w:rFonts w:cs="Arial" w:ascii="Arial" w:hAnsi="Arial"/>
                <w:b/>
                <w:spacing w:val="-20"/>
                <w:w w:val="90"/>
                <w:sz w:val="24"/>
                <w:szCs w:val="24"/>
              </w:rPr>
              <w:t>T</w:t>
            </w:r>
            <w:r>
              <w:rPr>
                <w:rFonts w:cs="Arial" w:ascii="Arial" w:hAnsi="Arial"/>
                <w:b/>
                <w:spacing w:val="-18"/>
                <w:w w:val="90"/>
                <w:sz w:val="24"/>
                <w:szCs w:val="24"/>
              </w:rPr>
              <w:t>o</w:t>
            </w:r>
          </w:p>
        </w:tc>
        <w:tc>
          <w:tcPr>
            <w:tcW w:w="1963" w:type="dxa"/>
            <w:vMerge w:val="continue"/>
            <w:tcBorders>
              <w:top w:val="single" w:sz="16" w:space="0" w:color="000000"/>
              <w:start w:val="single" w:sz="4" w:space="0" w:color="000000"/>
              <w:end w:val="single" w:sz="16"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r>
      <w:tr>
        <w:trPr>
          <w:trHeight w:val="454" w:hRule="atLeast"/>
        </w:trPr>
        <w:tc>
          <w:tcPr>
            <w:tcW w:w="5127" w:type="dxa"/>
            <w:tcBorders>
              <w:top w:val="single" w:sz="16"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16"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16"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16"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16"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454" w:hRule="atLeast"/>
        </w:trPr>
        <w:tc>
          <w:tcPr>
            <w:tcW w:w="5127"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415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39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196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340" w:hRule="atLeast"/>
        </w:trPr>
        <w:tc>
          <w:tcPr>
            <w:tcW w:w="14025" w:type="dxa"/>
            <w:gridSpan w:val="5"/>
            <w:tcBorders>
              <w:top w:val="single" w:sz="4" w:space="0" w:color="000000"/>
              <w:start w:val="single" w:sz="16" w:space="0" w:color="000000"/>
              <w:bottom w:val="single" w:sz="16" w:space="0" w:color="000000"/>
              <w:end w:val="single" w:sz="16" w:space="0" w:color="000000"/>
            </w:tcBorders>
          </w:tcPr>
          <w:p>
            <w:pPr>
              <w:pStyle w:val="TableParagraph"/>
              <w:snapToGrid w:val="false"/>
              <w:spacing w:lineRule="exact" w:line="240"/>
              <w:rPr>
                <w:rFonts w:ascii="Arial" w:hAnsi="Arial" w:cs="Arial"/>
                <w:sz w:val="24"/>
                <w:szCs w:val="24"/>
              </w:rPr>
            </w:pPr>
            <w:r>
              <w:rPr>
                <w:rFonts w:cs="Arial" w:ascii="Arial" w:hAnsi="Arial"/>
                <w:sz w:val="24"/>
                <w:szCs w:val="24"/>
              </w:rPr>
            </w:r>
          </w:p>
          <w:p>
            <w:pPr>
              <w:pStyle w:val="TableParagraph"/>
              <w:spacing w:lineRule="exact" w:line="280"/>
              <w:rPr>
                <w:rFonts w:ascii="Arial" w:hAnsi="Arial" w:cs="Arial"/>
                <w:sz w:val="24"/>
                <w:szCs w:val="24"/>
              </w:rPr>
            </w:pPr>
            <w:r>
              <w:rPr>
                <w:rFonts w:cs="Arial" w:ascii="Arial" w:hAnsi="Arial"/>
                <w:sz w:val="24"/>
                <w:szCs w:val="24"/>
              </w:rPr>
            </w:r>
          </w:p>
          <w:p>
            <w:pPr>
              <w:pStyle w:val="TableParagraph"/>
              <w:ind w:start="98" w:end="0"/>
              <w:rPr>
                <w:rFonts w:ascii="Arial" w:hAnsi="Arial" w:eastAsia="Lucida Sans" w:cs="Arial"/>
                <w:sz w:val="24"/>
                <w:szCs w:val="24"/>
              </w:rPr>
            </w:pPr>
            <w:r>
              <w:rPr>
                <w:rFonts w:eastAsia="Lucida Sans" w:cs="Arial" w:ascii="Arial" w:hAnsi="Arial"/>
                <w:b/>
                <w:bCs/>
                <w:spacing w:val="-2"/>
                <w:w w:val="105"/>
                <w:sz w:val="24"/>
                <w:szCs w:val="24"/>
              </w:rPr>
              <w:t>Log</w:t>
            </w:r>
            <w:r>
              <w:rPr>
                <w:rFonts w:eastAsia="Lucida Sans" w:cs="Arial" w:ascii="Arial" w:hAnsi="Arial"/>
                <w:b/>
                <w:bCs/>
                <w:spacing w:val="11"/>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12"/>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11"/>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70"/>
                <w:w w:val="105"/>
                <w:sz w:val="24"/>
                <w:szCs w:val="24"/>
              </w:rPr>
              <w:t xml:space="preserve"> </w:t>
            </w:r>
            <w:r>
              <w:rPr>
                <w:rFonts w:eastAsia="Lucida Sans" w:cs="Arial" w:ascii="Arial" w:hAnsi="Arial"/>
                <w:b/>
                <w:bCs/>
                <w:spacing w:val="-1"/>
                <w:w w:val="105"/>
                <w:sz w:val="24"/>
                <w:szCs w:val="24"/>
              </w:rPr>
              <w:t>..............................................................</w:t>
            </w:r>
            <w:r>
              <w:rPr>
                <w:rFonts w:eastAsia="Lucida Sans" w:cs="Arial" w:ascii="Arial" w:hAnsi="Arial"/>
                <w:b/>
                <w:bCs/>
                <w:w w:val="105"/>
                <w:sz w:val="24"/>
                <w:szCs w:val="24"/>
              </w:rPr>
              <w:t xml:space="preserve">  </w:t>
            </w:r>
            <w:r>
              <w:rPr>
                <w:rFonts w:eastAsia="Lucida Sans" w:cs="Arial" w:ascii="Arial" w:hAnsi="Arial"/>
                <w:b/>
                <w:bCs/>
                <w:spacing w:val="24"/>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spacing w:val="55"/>
                <w:w w:val="105"/>
                <w:sz w:val="24"/>
                <w:szCs w:val="24"/>
              </w:rPr>
              <w:t xml:space="preserve"> </w:t>
            </w:r>
          </w:p>
        </w:tc>
      </w:tr>
    </w:tbl>
    <w:p>
      <w:pPr>
        <w:pStyle w:val="Normal"/>
        <w:widowControl/>
        <w:spacing w:before="0" w:after="60"/>
        <w:rPr>
          <w:rFonts w:ascii="Arial" w:hAnsi="Arial" w:cs="Arial"/>
        </w:rPr>
      </w:pPr>
      <w:r>
        <w:rPr>
          <w:rFonts w:cs="Arial" w:ascii="Arial" w:hAnsi="Arial"/>
        </w:rPr>
      </w:r>
      <w:bookmarkStart w:id="1" w:name="Section_1.3_Employment_Record"/>
      <w:bookmarkStart w:id="2" w:name="Section_1.3_Employment_Record"/>
      <w:bookmarkEnd w:id="2"/>
    </w:p>
    <w:p>
      <w:pPr>
        <w:sectPr>
          <w:headerReference w:type="default" r:id="rId4"/>
          <w:headerReference w:type="first" r:id="rId5"/>
          <w:footerReference w:type="default" r:id="rId6"/>
          <w:footerReference w:type="first" r:id="rId7"/>
          <w:type w:val="nextPage"/>
          <w:pgSz w:orient="landscape" w:w="16838" w:h="11906"/>
          <w:pgMar w:left="851" w:right="851" w:gutter="0" w:header="371" w:top="539" w:footer="567" w:bottom="794"/>
          <w:pgNumType w:fmt="decimal"/>
          <w:formProt w:val="false"/>
          <w:textDirection w:val="lrTb"/>
          <w:docGrid w:type="default" w:linePitch="299" w:charSpace="0"/>
        </w:sectPr>
        <w:pStyle w:val="Normal"/>
        <w:widowControl/>
        <w:spacing w:before="0" w:after="60"/>
        <w:rPr>
          <w:rFonts w:ascii="Arial" w:hAnsi="Arial" w:cs="Arial"/>
        </w:rPr>
      </w:pPr>
      <w:r>
        <w:rPr>
          <w:rFonts w:cs="Arial" w:ascii="Arial" w:hAnsi="Arial"/>
        </w:rPr>
      </w:r>
    </w:p>
    <w:p>
      <w:pPr>
        <w:pStyle w:val="Heading2"/>
        <w:tabs>
          <w:tab w:val="clear" w:pos="720"/>
          <w:tab w:val="left" w:pos="2104" w:leader="none"/>
        </w:tabs>
        <w:spacing w:before="120" w:after="120"/>
        <w:rPr/>
      </w:pPr>
      <w:r>
        <w:rPr/>
        <w:t>Section 2. Employment Record</w:t>
      </w:r>
    </w:p>
    <w:tbl>
      <w:tblPr>
        <w:tblW w:w="14003" w:type="dxa"/>
        <w:jc w:val="center"/>
        <w:tblInd w:w="0" w:type="dxa"/>
        <w:tblLayout w:type="fixed"/>
        <w:tblCellMar>
          <w:top w:w="0" w:type="dxa"/>
          <w:start w:w="0" w:type="dxa"/>
          <w:bottom w:w="0" w:type="dxa"/>
          <w:end w:w="0" w:type="dxa"/>
        </w:tblCellMar>
      </w:tblPr>
      <w:tblGrid>
        <w:gridCol w:w="4025"/>
        <w:gridCol w:w="1546"/>
        <w:gridCol w:w="2647"/>
        <w:gridCol w:w="5785"/>
      </w:tblGrid>
      <w:tr>
        <w:trPr>
          <w:trHeight w:val="567" w:hRule="exact"/>
        </w:trPr>
        <w:tc>
          <w:tcPr>
            <w:tcW w:w="14003" w:type="dxa"/>
            <w:gridSpan w:val="4"/>
            <w:tcBorders>
              <w:top w:val="single" w:sz="16" w:space="0" w:color="000000"/>
              <w:start w:val="single" w:sz="16" w:space="0" w:color="000000"/>
              <w:bottom w:val="single" w:sz="4"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2"/>
                <w:w w:val="95"/>
                <w:sz w:val="24"/>
              </w:rPr>
              <w:t>Employer:</w:t>
            </w:r>
          </w:p>
        </w:tc>
      </w:tr>
      <w:tr>
        <w:trPr>
          <w:trHeight w:val="567" w:hRule="exact"/>
        </w:trPr>
        <w:tc>
          <w:tcPr>
            <w:tcW w:w="4025" w:type="dxa"/>
            <w:tcBorders>
              <w:top w:val="single" w:sz="4" w:space="0" w:color="000000"/>
              <w:start w:val="single" w:sz="16" w:space="0" w:color="000000"/>
              <w:bottom w:val="single" w:sz="4" w:space="0" w:color="000000"/>
              <w:end w:val="single" w:sz="4"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
                <w:w w:val="95"/>
                <w:sz w:val="24"/>
              </w:rPr>
              <w:t>F</w:t>
            </w:r>
            <w:r>
              <w:rPr>
                <w:rFonts w:cs="Arial" w:ascii="Arial" w:hAnsi="Arial"/>
                <w:b/>
                <w:spacing w:val="-4"/>
                <w:w w:val="95"/>
                <w:sz w:val="24"/>
              </w:rPr>
              <w:t>r</w:t>
            </w:r>
            <w:r>
              <w:rPr>
                <w:rFonts w:cs="Arial" w:ascii="Arial" w:hAnsi="Arial"/>
                <w:b/>
                <w:spacing w:val="-3"/>
                <w:w w:val="95"/>
                <w:sz w:val="24"/>
              </w:rPr>
              <w:t>om:</w:t>
            </w:r>
          </w:p>
        </w:tc>
        <w:tc>
          <w:tcPr>
            <w:tcW w:w="4193" w:type="dxa"/>
            <w:gridSpan w:val="2"/>
            <w:tcBorders>
              <w:top w:val="single" w:sz="4" w:space="0" w:color="000000"/>
              <w:start w:val="single" w:sz="4" w:space="0" w:color="000000"/>
              <w:bottom w:val="single" w:sz="4" w:space="0" w:color="000000"/>
              <w:end w:val="single" w:sz="4"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40"/>
                <w:w w:val="95"/>
                <w:sz w:val="24"/>
              </w:rPr>
              <w:t>T</w:t>
            </w:r>
            <w:r>
              <w:rPr>
                <w:rFonts w:cs="Arial" w:ascii="Arial" w:hAnsi="Arial"/>
                <w:b/>
                <w:spacing w:val="-1"/>
                <w:w w:val="95"/>
                <w:sz w:val="24"/>
              </w:rPr>
              <w:t>o:</w:t>
            </w:r>
          </w:p>
        </w:tc>
        <w:tc>
          <w:tcPr>
            <w:tcW w:w="5785" w:type="dxa"/>
            <w:tcBorders>
              <w:top w:val="single" w:sz="4" w:space="0" w:color="000000"/>
              <w:start w:val="single" w:sz="4" w:space="0" w:color="000000"/>
              <w:bottom w:val="single" w:sz="4" w:space="0" w:color="000000"/>
              <w:end w:val="single" w:sz="16"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2"/>
                <w:w w:val="95"/>
                <w:sz w:val="24"/>
              </w:rPr>
              <w:t>Po</w:t>
            </w:r>
            <w:r>
              <w:rPr>
                <w:rFonts w:cs="Arial" w:ascii="Arial" w:hAnsi="Arial"/>
                <w:b/>
                <w:spacing w:val="-3"/>
                <w:w w:val="95"/>
                <w:sz w:val="24"/>
              </w:rPr>
              <w:t>sition</w:t>
            </w:r>
            <w:r>
              <w:rPr>
                <w:rFonts w:cs="Arial" w:ascii="Arial" w:hAnsi="Arial"/>
                <w:b/>
                <w:spacing w:val="-18"/>
                <w:w w:val="95"/>
                <w:sz w:val="24"/>
              </w:rPr>
              <w:t xml:space="preserve"> </w:t>
            </w:r>
            <w:r>
              <w:rPr>
                <w:rFonts w:cs="Arial" w:ascii="Arial" w:hAnsi="Arial"/>
                <w:b/>
                <w:spacing w:val="-2"/>
                <w:w w:val="95"/>
                <w:sz w:val="24"/>
              </w:rPr>
              <w:t>in</w:t>
            </w:r>
            <w:r>
              <w:rPr>
                <w:rFonts w:cs="Arial" w:ascii="Arial" w:hAnsi="Arial"/>
                <w:b/>
                <w:spacing w:val="-17"/>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567"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0" w:after="0"/>
              <w:ind w:start="98" w:end="0"/>
              <w:rPr>
                <w:rFonts w:ascii="Arial" w:hAnsi="Arial" w:eastAsia="Lucida Sans" w:cs="Arial"/>
                <w:sz w:val="24"/>
                <w:szCs w:val="24"/>
              </w:rPr>
            </w:pPr>
            <w:r>
              <w:rPr>
                <w:rFonts w:cs="Arial" w:ascii="Arial" w:hAnsi="Arial"/>
                <w:b/>
                <w:spacing w:val="-3"/>
                <w:w w:val="90"/>
                <w:sz w:val="24"/>
              </w:rPr>
              <w:t>Natu</w:t>
            </w:r>
            <w:r>
              <w:rPr>
                <w:rFonts w:cs="Arial" w:ascii="Arial" w:hAnsi="Arial"/>
                <w:b/>
                <w:spacing w:val="-4"/>
                <w:w w:val="90"/>
                <w:sz w:val="24"/>
              </w:rPr>
              <w:t>r</w:t>
            </w:r>
            <w:r>
              <w:rPr>
                <w:rFonts w:cs="Arial" w:ascii="Arial" w:hAnsi="Arial"/>
                <w:b/>
                <w:spacing w:val="-3"/>
                <w:w w:val="90"/>
                <w:sz w:val="24"/>
              </w:rPr>
              <w:t>e</w:t>
            </w:r>
            <w:r>
              <w:rPr>
                <w:rFonts w:cs="Arial" w:ascii="Arial" w:hAnsi="Arial"/>
                <w:b/>
                <w:spacing w:val="26"/>
                <w:w w:val="90"/>
                <w:sz w:val="24"/>
              </w:rPr>
              <w:t xml:space="preserve"> </w:t>
            </w:r>
            <w:r>
              <w:rPr>
                <w:rFonts w:cs="Arial" w:ascii="Arial" w:hAnsi="Arial"/>
                <w:b/>
                <w:spacing w:val="-1"/>
                <w:w w:val="90"/>
                <w:sz w:val="24"/>
              </w:rPr>
              <w:t>of</w:t>
            </w:r>
            <w:r>
              <w:rPr>
                <w:rFonts w:cs="Arial" w:ascii="Arial" w:hAnsi="Arial"/>
                <w:b/>
                <w:spacing w:val="26"/>
                <w:w w:val="90"/>
                <w:sz w:val="24"/>
              </w:rPr>
              <w:t xml:space="preserve"> </w:t>
            </w:r>
            <w:r>
              <w:rPr>
                <w:rFonts w:cs="Arial" w:ascii="Arial" w:hAnsi="Arial"/>
                <w:b/>
                <w:spacing w:val="-1"/>
                <w:w w:val="90"/>
                <w:sz w:val="24"/>
              </w:rPr>
              <w:t>Duties:</w:t>
            </w:r>
          </w:p>
        </w:tc>
      </w:tr>
      <w:tr>
        <w:trPr>
          <w:trHeight w:val="567"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0" w:after="0"/>
              <w:ind w:start="98" w:end="0"/>
              <w:rPr>
                <w:rFonts w:ascii="Arial" w:hAnsi="Arial" w:eastAsia="Lucida Sans" w:cs="Arial"/>
                <w:sz w:val="24"/>
                <w:szCs w:val="24"/>
              </w:rPr>
            </w:pPr>
            <w:r>
              <w:rPr>
                <w:rFonts w:cs="Arial" w:ascii="Arial" w:hAnsi="Arial"/>
                <w:b/>
                <w:spacing w:val="-38"/>
                <w:w w:val="90"/>
                <w:sz w:val="24"/>
              </w:rPr>
              <w:t>T</w:t>
            </w:r>
            <w:r>
              <w:rPr>
                <w:rFonts w:cs="Arial" w:ascii="Arial" w:hAnsi="Arial"/>
                <w:b/>
                <w:spacing w:val="-1"/>
                <w:w w:val="90"/>
                <w:sz w:val="24"/>
              </w:rPr>
              <w:t>ype</w:t>
            </w:r>
            <w:r>
              <w:rPr>
                <w:rFonts w:cs="Arial" w:ascii="Arial" w:hAnsi="Arial"/>
                <w:b/>
                <w:w w:val="90"/>
                <w:sz w:val="24"/>
              </w:rPr>
              <w:t>s</w:t>
            </w:r>
            <w:r>
              <w:rPr>
                <w:rFonts w:cs="Arial" w:ascii="Arial" w:hAnsi="Arial"/>
                <w:b/>
                <w:spacing w:val="9"/>
                <w:w w:val="90"/>
                <w:sz w:val="24"/>
              </w:rPr>
              <w:t xml:space="preserve"> </w:t>
            </w:r>
            <w:r>
              <w:rPr>
                <w:rFonts w:cs="Arial" w:ascii="Arial" w:hAnsi="Arial"/>
                <w:b/>
                <w:spacing w:val="-1"/>
                <w:w w:val="90"/>
                <w:sz w:val="24"/>
              </w:rPr>
              <w:t>o</w:t>
            </w:r>
            <w:r>
              <w:rPr>
                <w:rFonts w:cs="Arial" w:ascii="Arial" w:hAnsi="Arial"/>
                <w:b/>
                <w:w w:val="90"/>
                <w:sz w:val="24"/>
              </w:rPr>
              <w:t>f</w:t>
            </w:r>
            <w:r>
              <w:rPr>
                <w:rFonts w:cs="Arial" w:ascii="Arial" w:hAnsi="Arial"/>
                <w:b/>
                <w:spacing w:val="9"/>
                <w:w w:val="90"/>
                <w:sz w:val="24"/>
              </w:rPr>
              <w:t xml:space="preserve"> </w:t>
            </w:r>
            <w:r>
              <w:rPr>
                <w:rFonts w:cs="Arial" w:ascii="Arial" w:hAnsi="Arial"/>
                <w:b/>
                <w:spacing w:val="-1"/>
                <w:w w:val="90"/>
                <w:sz w:val="24"/>
              </w:rPr>
              <w:t>ai</w:t>
            </w:r>
            <w:r>
              <w:rPr>
                <w:rFonts w:cs="Arial" w:ascii="Arial" w:hAnsi="Arial"/>
                <w:b/>
                <w:spacing w:val="-6"/>
                <w:w w:val="90"/>
                <w:sz w:val="24"/>
              </w:rPr>
              <w:t>r</w:t>
            </w:r>
            <w:r>
              <w:rPr>
                <w:rFonts w:cs="Arial" w:ascii="Arial" w:hAnsi="Arial"/>
                <w:b/>
                <w:spacing w:val="-1"/>
                <w:w w:val="90"/>
                <w:sz w:val="24"/>
              </w:rPr>
              <w:t>c</w:t>
            </w:r>
            <w:r>
              <w:rPr>
                <w:rFonts w:cs="Arial" w:ascii="Arial" w:hAnsi="Arial"/>
                <w:b/>
                <w:spacing w:val="-6"/>
                <w:w w:val="90"/>
                <w:sz w:val="24"/>
              </w:rPr>
              <w:t>r</w:t>
            </w:r>
            <w:r>
              <w:rPr>
                <w:rFonts w:cs="Arial" w:ascii="Arial" w:hAnsi="Arial"/>
                <w:b/>
                <w:spacing w:val="-1"/>
                <w:w w:val="90"/>
                <w:sz w:val="24"/>
              </w:rPr>
              <w:t>a</w:t>
            </w:r>
            <w:r>
              <w:rPr>
                <w:rFonts w:cs="Arial" w:ascii="Arial" w:hAnsi="Arial"/>
                <w:b/>
                <w:spacing w:val="-7"/>
                <w:w w:val="90"/>
                <w:sz w:val="24"/>
              </w:rPr>
              <w:t>f</w:t>
            </w:r>
            <w:r>
              <w:rPr>
                <w:rFonts w:cs="Arial" w:ascii="Arial" w:hAnsi="Arial"/>
                <w:b/>
                <w:w w:val="90"/>
                <w:sz w:val="24"/>
              </w:rPr>
              <w:t>t</w:t>
            </w:r>
            <w:r>
              <w:rPr>
                <w:rFonts w:cs="Arial" w:ascii="Arial" w:hAnsi="Arial"/>
                <w:b/>
                <w:spacing w:val="10"/>
                <w:w w:val="90"/>
                <w:sz w:val="24"/>
              </w:rPr>
              <w:t xml:space="preserve"> </w:t>
            </w:r>
            <w:r>
              <w:rPr>
                <w:rFonts w:cs="Arial" w:ascii="Arial" w:hAnsi="Arial"/>
                <w:b/>
                <w:spacing w:val="-1"/>
                <w:w w:val="90"/>
                <w:sz w:val="24"/>
              </w:rPr>
              <w:t>o</w:t>
            </w:r>
            <w:r>
              <w:rPr>
                <w:rFonts w:cs="Arial" w:ascii="Arial" w:hAnsi="Arial"/>
                <w:b/>
                <w:w w:val="90"/>
                <w:sz w:val="24"/>
              </w:rPr>
              <w:t>r</w:t>
            </w:r>
            <w:r>
              <w:rPr>
                <w:rFonts w:cs="Arial" w:ascii="Arial" w:hAnsi="Arial"/>
                <w:b/>
                <w:spacing w:val="10"/>
                <w:w w:val="90"/>
                <w:sz w:val="24"/>
              </w:rPr>
              <w:t xml:space="preserve"> </w:t>
            </w:r>
            <w:r>
              <w:rPr>
                <w:rFonts w:cs="Arial" w:ascii="Arial" w:hAnsi="Arial"/>
                <w:b/>
                <w:spacing w:val="-1"/>
                <w:w w:val="90"/>
                <w:sz w:val="24"/>
              </w:rPr>
              <w:t>othe</w:t>
            </w:r>
            <w:r>
              <w:rPr>
                <w:rFonts w:cs="Arial" w:ascii="Arial" w:hAnsi="Arial"/>
                <w:b/>
                <w:w w:val="90"/>
                <w:sz w:val="24"/>
              </w:rPr>
              <w:t>r</w:t>
            </w:r>
            <w:r>
              <w:rPr>
                <w:rFonts w:cs="Arial" w:ascii="Arial" w:hAnsi="Arial"/>
                <w:b/>
                <w:spacing w:val="9"/>
                <w:w w:val="90"/>
                <w:sz w:val="24"/>
              </w:rPr>
              <w:t xml:space="preserve"> </w:t>
            </w:r>
            <w:r>
              <w:rPr>
                <w:rFonts w:cs="Arial" w:ascii="Arial" w:hAnsi="Arial"/>
                <w:b/>
                <w:spacing w:val="-1"/>
                <w:w w:val="90"/>
                <w:sz w:val="24"/>
              </w:rPr>
              <w:t>p</w:t>
            </w:r>
            <w:r>
              <w:rPr>
                <w:rFonts w:cs="Arial" w:ascii="Arial" w:hAnsi="Arial"/>
                <w:b/>
                <w:spacing w:val="-7"/>
                <w:w w:val="90"/>
                <w:sz w:val="24"/>
              </w:rPr>
              <w:t>r</w:t>
            </w:r>
            <w:r>
              <w:rPr>
                <w:rFonts w:cs="Arial" w:ascii="Arial" w:hAnsi="Arial"/>
                <w:b/>
                <w:spacing w:val="-1"/>
                <w:w w:val="90"/>
                <w:sz w:val="24"/>
              </w:rPr>
              <w:t>oducts:</w:t>
            </w:r>
          </w:p>
        </w:tc>
      </w:tr>
      <w:tr>
        <w:trPr>
          <w:trHeight w:val="1135" w:hRule="exact"/>
        </w:trPr>
        <w:tc>
          <w:tcPr>
            <w:tcW w:w="5571" w:type="dxa"/>
            <w:gridSpan w:val="2"/>
            <w:tcBorders>
              <w:top w:val="single" w:sz="4" w:space="0" w:color="000000"/>
              <w:start w:val="single" w:sz="16" w:space="0" w:color="000000"/>
              <w:bottom w:val="single" w:sz="16" w:space="0" w:color="000000"/>
              <w:end w:val="single" w:sz="4" w:space="0" w:color="000000"/>
            </w:tcBorders>
          </w:tcPr>
          <w:p>
            <w:pPr>
              <w:pStyle w:val="TableParagraph"/>
              <w:spacing w:before="30" w:after="0"/>
              <w:ind w:start="98" w:end="0"/>
              <w:rPr>
                <w:rFonts w:ascii="Arial" w:hAnsi="Arial" w:eastAsia="Lucida Sans" w:cs="Arial"/>
                <w:sz w:val="24"/>
                <w:szCs w:val="24"/>
              </w:rPr>
            </w:pPr>
            <w:r>
              <w:rPr>
                <w:rFonts w:cs="Arial" w:ascii="Arial" w:hAnsi="Arial"/>
                <w:b/>
                <w:spacing w:val="-3"/>
                <w:w w:val="95"/>
                <w:sz w:val="24"/>
              </w:rPr>
              <w:t>Confir</w:t>
            </w:r>
            <w:r>
              <w:rPr>
                <w:rFonts w:cs="Arial" w:ascii="Arial" w:hAnsi="Arial"/>
                <w:b/>
                <w:spacing w:val="-2"/>
                <w:w w:val="95"/>
                <w:sz w:val="24"/>
              </w:rPr>
              <w:t>med</w:t>
            </w:r>
            <w:r>
              <w:rPr>
                <w:rFonts w:cs="Arial" w:ascii="Arial" w:hAnsi="Arial"/>
                <w:b/>
                <w:spacing w:val="-39"/>
                <w:w w:val="95"/>
                <w:sz w:val="24"/>
              </w:rPr>
              <w:t xml:space="preserve"> </w:t>
            </w:r>
            <w:r>
              <w:rPr>
                <w:rFonts w:cs="Arial" w:ascii="Arial" w:hAnsi="Arial"/>
                <w:b/>
                <w:spacing w:val="-4"/>
                <w:w w:val="95"/>
                <w:sz w:val="24"/>
              </w:rPr>
              <w:t>b</w:t>
            </w:r>
            <w:r>
              <w:rPr>
                <w:rFonts w:cs="Arial" w:ascii="Arial" w:hAnsi="Arial"/>
                <w:b/>
                <w:spacing w:val="-3"/>
                <w:w w:val="95"/>
                <w:sz w:val="24"/>
              </w:rPr>
              <w:t>y:</w:t>
            </w:r>
          </w:p>
          <w:p>
            <w:pPr>
              <w:pStyle w:val="TableParagraph"/>
              <w:spacing w:lineRule="exact" w:line="260" w:before="14" w:after="0"/>
              <w:rPr>
                <w:rFonts w:ascii="Arial" w:hAnsi="Arial" w:eastAsia="Lucida Sans" w:cs="Arial"/>
                <w:sz w:val="26"/>
                <w:szCs w:val="26"/>
              </w:rPr>
            </w:pPr>
            <w:r>
              <w:rPr>
                <w:rFonts w:eastAsia="Lucida Sans" w:cs="Arial" w:ascii="Arial" w:hAnsi="Arial"/>
                <w:sz w:val="26"/>
                <w:szCs w:val="26"/>
              </w:rPr>
            </w:r>
          </w:p>
          <w:p>
            <w:pPr>
              <w:pStyle w:val="TableParagraph"/>
              <w:ind w:start="98" w:end="0"/>
              <w:rPr>
                <w:rFonts w:ascii="Arial" w:hAnsi="Arial" w:eastAsia="Lucida Sans" w:cs="Arial"/>
                <w:sz w:val="24"/>
                <w:szCs w:val="24"/>
              </w:rPr>
            </w:pPr>
            <w:r>
              <w:rPr>
                <w:rFonts w:cs="Arial" w:ascii="Arial" w:hAnsi="Arial"/>
                <w:b/>
                <w:spacing w:val="-2"/>
                <w:w w:val="95"/>
                <w:sz w:val="24"/>
              </w:rPr>
              <w:t>Signat</w:t>
            </w:r>
            <w:r>
              <w:rPr>
                <w:rFonts w:cs="Arial" w:ascii="Arial" w:hAnsi="Arial"/>
                <w:b/>
                <w:spacing w:val="-3"/>
                <w:w w:val="95"/>
                <w:sz w:val="24"/>
              </w:rPr>
              <w:t>ur</w:t>
            </w:r>
            <w:r>
              <w:rPr>
                <w:rFonts w:cs="Arial" w:ascii="Arial" w:hAnsi="Arial"/>
                <w:b/>
                <w:spacing w:val="-2"/>
                <w:w w:val="95"/>
                <w:sz w:val="24"/>
              </w:rPr>
              <w:t>e:</w:t>
            </w:r>
          </w:p>
        </w:tc>
        <w:tc>
          <w:tcPr>
            <w:tcW w:w="2647" w:type="dxa"/>
            <w:tcBorders>
              <w:top w:val="single" w:sz="4" w:space="0" w:color="000000"/>
              <w:start w:val="single" w:sz="4" w:space="0" w:color="000000"/>
              <w:bottom w:val="single" w:sz="16" w:space="0" w:color="000000"/>
              <w:end w:val="single" w:sz="4" w:space="0" w:color="000000"/>
            </w:tcBorders>
          </w:tcPr>
          <w:p>
            <w:pPr>
              <w:pStyle w:val="TableParagraph"/>
              <w:snapToGrid w:val="false"/>
              <w:spacing w:lineRule="exact" w:line="240"/>
              <w:rPr>
                <w:rFonts w:ascii="Arial" w:hAnsi="Arial" w:eastAsia="Lucida Sans" w:cs="Arial"/>
                <w:sz w:val="24"/>
                <w:szCs w:val="24"/>
              </w:rPr>
            </w:pPr>
            <w:r>
              <w:rPr>
                <w:rFonts w:eastAsia="Lucida Sans" w:cs="Arial" w:ascii="Arial" w:hAnsi="Arial"/>
                <w:sz w:val="24"/>
                <w:szCs w:val="24"/>
              </w:rPr>
            </w:r>
          </w:p>
          <w:p>
            <w:pPr>
              <w:pStyle w:val="TableParagraph"/>
              <w:spacing w:lineRule="exact" w:line="340" w:before="8" w:after="0"/>
              <w:rPr>
                <w:rFonts w:ascii="Arial" w:hAnsi="Arial" w:cs="Arial"/>
                <w:sz w:val="34"/>
                <w:szCs w:val="34"/>
              </w:rPr>
            </w:pPr>
            <w:r>
              <w:rPr>
                <w:rFonts w:cs="Arial" w:ascii="Arial" w:hAnsi="Arial"/>
                <w:sz w:val="34"/>
                <w:szCs w:val="34"/>
              </w:rPr>
            </w:r>
          </w:p>
          <w:p>
            <w:pPr>
              <w:pStyle w:val="TableParagraph"/>
              <w:ind w:start="114" w:end="0"/>
              <w:rPr>
                <w:rFonts w:ascii="Arial" w:hAnsi="Arial" w:eastAsia="Lucida Sans" w:cs="Arial"/>
                <w:sz w:val="24"/>
                <w:szCs w:val="24"/>
              </w:rPr>
            </w:pPr>
            <w:r>
              <w:rPr>
                <w:rFonts w:cs="Arial" w:ascii="Arial" w:hAnsi="Arial"/>
                <w:b/>
                <w:spacing w:val="-4"/>
                <w:w w:val="95"/>
                <w:sz w:val="24"/>
              </w:rPr>
              <w:t>Da</w:t>
            </w:r>
            <w:r>
              <w:rPr>
                <w:rFonts w:cs="Arial" w:ascii="Arial" w:hAnsi="Arial"/>
                <w:b/>
                <w:spacing w:val="-3"/>
                <w:w w:val="95"/>
                <w:sz w:val="24"/>
              </w:rPr>
              <w:t>t</w:t>
            </w:r>
            <w:r>
              <w:rPr>
                <w:rFonts w:cs="Arial" w:ascii="Arial" w:hAnsi="Arial"/>
                <w:b/>
                <w:spacing w:val="-4"/>
                <w:w w:val="95"/>
                <w:sz w:val="24"/>
              </w:rPr>
              <w:t>e</w:t>
            </w:r>
            <w:r>
              <w:rPr>
                <w:rFonts w:cs="Arial" w:ascii="Arial" w:hAnsi="Arial"/>
                <w:b/>
                <w:spacing w:val="-3"/>
                <w:w w:val="95"/>
                <w:sz w:val="24"/>
              </w:rPr>
              <w:t>:</w:t>
            </w:r>
          </w:p>
        </w:tc>
        <w:tc>
          <w:tcPr>
            <w:tcW w:w="5785" w:type="dxa"/>
            <w:tcBorders>
              <w:top w:val="single" w:sz="4" w:space="0" w:color="000000"/>
              <w:start w:val="single" w:sz="4" w:space="0" w:color="000000"/>
              <w:bottom w:val="single" w:sz="16" w:space="0" w:color="000000"/>
              <w:end w:val="single" w:sz="16" w:space="0" w:color="000000"/>
            </w:tcBorders>
          </w:tcPr>
          <w:p>
            <w:pPr>
              <w:pStyle w:val="TableParagraph"/>
              <w:snapToGrid w:val="false"/>
              <w:spacing w:lineRule="exact" w:line="240"/>
              <w:rPr>
                <w:rFonts w:ascii="Arial" w:hAnsi="Arial" w:eastAsia="Lucida Sans" w:cs="Arial"/>
                <w:sz w:val="24"/>
                <w:szCs w:val="24"/>
              </w:rPr>
            </w:pPr>
            <w:r>
              <w:rPr>
                <w:rFonts w:eastAsia="Lucida Sans" w:cs="Arial" w:ascii="Arial" w:hAnsi="Arial"/>
                <w:sz w:val="24"/>
                <w:szCs w:val="24"/>
              </w:rPr>
            </w:r>
          </w:p>
          <w:p>
            <w:pPr>
              <w:pStyle w:val="TableParagraph"/>
              <w:spacing w:lineRule="exact" w:line="340" w:before="8" w:after="0"/>
              <w:rPr>
                <w:rFonts w:ascii="Arial" w:hAnsi="Arial" w:cs="Arial"/>
                <w:sz w:val="34"/>
                <w:szCs w:val="34"/>
              </w:rPr>
            </w:pPr>
            <w:r>
              <w:rPr>
                <w:rFonts w:cs="Arial" w:ascii="Arial" w:hAnsi="Arial"/>
                <w:sz w:val="34"/>
                <w:szCs w:val="34"/>
              </w:rPr>
            </w:r>
          </w:p>
          <w:p>
            <w:pPr>
              <w:pStyle w:val="TableParagraph"/>
              <w:ind w:start="113" w:end="0"/>
              <w:rPr>
                <w:rFonts w:ascii="Arial" w:hAnsi="Arial" w:eastAsia="Lucida Sans" w:cs="Arial"/>
                <w:sz w:val="24"/>
                <w:szCs w:val="24"/>
              </w:rPr>
            </w:pPr>
            <w:r>
              <w:rPr>
                <w:rFonts w:cs="Arial" w:ascii="Arial" w:hAnsi="Arial"/>
                <w:b/>
                <w:spacing w:val="-2"/>
                <w:w w:val="95"/>
                <w:sz w:val="24"/>
              </w:rPr>
              <w:t>P</w:t>
            </w:r>
            <w:r>
              <w:rPr>
                <w:rFonts w:cs="Arial" w:ascii="Arial" w:hAnsi="Arial"/>
                <w:b/>
                <w:spacing w:val="-3"/>
                <w:w w:val="95"/>
                <w:sz w:val="24"/>
              </w:rPr>
              <w:t>osition</w:t>
            </w:r>
            <w:r>
              <w:rPr>
                <w:rFonts w:cs="Arial" w:ascii="Arial" w:hAnsi="Arial"/>
                <w:b/>
                <w:spacing w:val="-16"/>
                <w:w w:val="95"/>
                <w:sz w:val="24"/>
              </w:rPr>
              <w:t xml:space="preserve"> </w:t>
            </w:r>
            <w:r>
              <w:rPr>
                <w:rFonts w:cs="Arial" w:ascii="Arial" w:hAnsi="Arial"/>
                <w:b/>
                <w:spacing w:val="-2"/>
                <w:w w:val="95"/>
                <w:sz w:val="24"/>
              </w:rPr>
              <w:t>in</w:t>
            </w:r>
            <w:r>
              <w:rPr>
                <w:rFonts w:cs="Arial" w:ascii="Arial" w:hAnsi="Arial"/>
                <w:b/>
                <w:spacing w:val="-16"/>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736" w:hRule="exact"/>
        </w:trPr>
        <w:tc>
          <w:tcPr>
            <w:tcW w:w="14003" w:type="dxa"/>
            <w:gridSpan w:val="4"/>
            <w:tcBorders>
              <w:top w:val="single" w:sz="16" w:space="0" w:color="000000"/>
              <w:start w:val="single" w:sz="16" w:space="0" w:color="000000"/>
              <w:bottom w:val="single" w:sz="4" w:space="0" w:color="000000"/>
              <w:end w:val="single" w:sz="16" w:space="0" w:color="000000"/>
            </w:tcBorders>
          </w:tcPr>
          <w:p>
            <w:pPr>
              <w:pStyle w:val="TableParagraph"/>
              <w:spacing w:before="155" w:after="0"/>
              <w:ind w:start="98" w:end="0"/>
              <w:rPr>
                <w:rFonts w:ascii="Arial" w:hAnsi="Arial" w:eastAsia="Lucida Sans" w:cs="Arial"/>
                <w:sz w:val="24"/>
                <w:szCs w:val="24"/>
              </w:rPr>
            </w:pPr>
            <w:r>
              <w:rPr>
                <w:rFonts w:cs="Arial" w:ascii="Arial" w:hAnsi="Arial"/>
                <w:b/>
                <w:spacing w:val="-2"/>
                <w:w w:val="95"/>
                <w:sz w:val="24"/>
              </w:rPr>
              <w:t>Employer:</w:t>
            </w:r>
          </w:p>
        </w:tc>
      </w:tr>
      <w:tr>
        <w:trPr>
          <w:trHeight w:val="737" w:hRule="exact"/>
        </w:trPr>
        <w:tc>
          <w:tcPr>
            <w:tcW w:w="4025" w:type="dxa"/>
            <w:tcBorders>
              <w:top w:val="single" w:sz="4" w:space="0" w:color="000000"/>
              <w:start w:val="single" w:sz="16" w:space="0" w:color="000000"/>
              <w:bottom w:val="single" w:sz="4" w:space="0" w:color="000000"/>
              <w:end w:val="single" w:sz="4"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
                <w:w w:val="95"/>
                <w:sz w:val="24"/>
              </w:rPr>
              <w:t>F</w:t>
            </w:r>
            <w:r>
              <w:rPr>
                <w:rFonts w:cs="Arial" w:ascii="Arial" w:hAnsi="Arial"/>
                <w:b/>
                <w:spacing w:val="-4"/>
                <w:w w:val="95"/>
                <w:sz w:val="24"/>
              </w:rPr>
              <w:t>r</w:t>
            </w:r>
            <w:r>
              <w:rPr>
                <w:rFonts w:cs="Arial" w:ascii="Arial" w:hAnsi="Arial"/>
                <w:b/>
                <w:spacing w:val="-3"/>
                <w:w w:val="95"/>
                <w:sz w:val="24"/>
              </w:rPr>
              <w:t>om:</w:t>
            </w:r>
          </w:p>
        </w:tc>
        <w:tc>
          <w:tcPr>
            <w:tcW w:w="4193" w:type="dxa"/>
            <w:gridSpan w:val="2"/>
            <w:tcBorders>
              <w:top w:val="single" w:sz="4" w:space="0" w:color="000000"/>
              <w:start w:val="single" w:sz="4" w:space="0" w:color="000000"/>
              <w:bottom w:val="single" w:sz="4" w:space="0" w:color="000000"/>
              <w:end w:val="single" w:sz="4"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40"/>
                <w:w w:val="95"/>
                <w:sz w:val="24"/>
              </w:rPr>
              <w:t>T</w:t>
            </w:r>
            <w:r>
              <w:rPr>
                <w:rFonts w:cs="Arial" w:ascii="Arial" w:hAnsi="Arial"/>
                <w:b/>
                <w:spacing w:val="-1"/>
                <w:w w:val="95"/>
                <w:sz w:val="24"/>
              </w:rPr>
              <w:t>o:</w:t>
            </w:r>
          </w:p>
        </w:tc>
        <w:tc>
          <w:tcPr>
            <w:tcW w:w="5785" w:type="dxa"/>
            <w:tcBorders>
              <w:top w:val="single" w:sz="4" w:space="0" w:color="000000"/>
              <w:start w:val="single" w:sz="4" w:space="0" w:color="000000"/>
              <w:bottom w:val="single" w:sz="4" w:space="0" w:color="000000"/>
              <w:end w:val="single" w:sz="16" w:space="0" w:color="000000"/>
            </w:tcBorders>
          </w:tcPr>
          <w:p>
            <w:pPr>
              <w:pStyle w:val="TableParagraph"/>
              <w:spacing w:before="171" w:after="0"/>
              <w:ind w:start="115" w:end="0"/>
              <w:rPr>
                <w:rFonts w:ascii="Arial" w:hAnsi="Arial" w:eastAsia="Lucida Sans" w:cs="Arial"/>
                <w:sz w:val="24"/>
                <w:szCs w:val="24"/>
              </w:rPr>
            </w:pPr>
            <w:r>
              <w:rPr>
                <w:rFonts w:cs="Arial" w:ascii="Arial" w:hAnsi="Arial"/>
                <w:b/>
                <w:spacing w:val="-2"/>
                <w:w w:val="95"/>
                <w:sz w:val="24"/>
              </w:rPr>
              <w:t>Po</w:t>
            </w:r>
            <w:r>
              <w:rPr>
                <w:rFonts w:cs="Arial" w:ascii="Arial" w:hAnsi="Arial"/>
                <w:b/>
                <w:spacing w:val="-3"/>
                <w:w w:val="95"/>
                <w:sz w:val="24"/>
              </w:rPr>
              <w:t>sition</w:t>
            </w:r>
            <w:r>
              <w:rPr>
                <w:rFonts w:cs="Arial" w:ascii="Arial" w:hAnsi="Arial"/>
                <w:b/>
                <w:spacing w:val="-18"/>
                <w:w w:val="95"/>
                <w:sz w:val="24"/>
              </w:rPr>
              <w:t xml:space="preserve"> </w:t>
            </w:r>
            <w:r>
              <w:rPr>
                <w:rFonts w:cs="Arial" w:ascii="Arial" w:hAnsi="Arial"/>
                <w:b/>
                <w:spacing w:val="-2"/>
                <w:w w:val="95"/>
                <w:sz w:val="24"/>
              </w:rPr>
              <w:t>in</w:t>
            </w:r>
            <w:r>
              <w:rPr>
                <w:rFonts w:cs="Arial" w:ascii="Arial" w:hAnsi="Arial"/>
                <w:b/>
                <w:spacing w:val="-17"/>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737"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
                <w:w w:val="90"/>
                <w:sz w:val="24"/>
              </w:rPr>
              <w:t>Natu</w:t>
            </w:r>
            <w:r>
              <w:rPr>
                <w:rFonts w:cs="Arial" w:ascii="Arial" w:hAnsi="Arial"/>
                <w:b/>
                <w:spacing w:val="-4"/>
                <w:w w:val="90"/>
                <w:sz w:val="24"/>
              </w:rPr>
              <w:t>r</w:t>
            </w:r>
            <w:r>
              <w:rPr>
                <w:rFonts w:cs="Arial" w:ascii="Arial" w:hAnsi="Arial"/>
                <w:b/>
                <w:spacing w:val="-3"/>
                <w:w w:val="90"/>
                <w:sz w:val="24"/>
              </w:rPr>
              <w:t>e</w:t>
            </w:r>
            <w:r>
              <w:rPr>
                <w:rFonts w:cs="Arial" w:ascii="Arial" w:hAnsi="Arial"/>
                <w:b/>
                <w:spacing w:val="26"/>
                <w:w w:val="90"/>
                <w:sz w:val="24"/>
              </w:rPr>
              <w:t xml:space="preserve"> </w:t>
            </w:r>
            <w:r>
              <w:rPr>
                <w:rFonts w:cs="Arial" w:ascii="Arial" w:hAnsi="Arial"/>
                <w:b/>
                <w:spacing w:val="-1"/>
                <w:w w:val="90"/>
                <w:sz w:val="24"/>
              </w:rPr>
              <w:t>of</w:t>
            </w:r>
            <w:r>
              <w:rPr>
                <w:rFonts w:cs="Arial" w:ascii="Arial" w:hAnsi="Arial"/>
                <w:b/>
                <w:spacing w:val="26"/>
                <w:w w:val="90"/>
                <w:sz w:val="24"/>
              </w:rPr>
              <w:t xml:space="preserve"> </w:t>
            </w:r>
            <w:r>
              <w:rPr>
                <w:rFonts w:cs="Arial" w:ascii="Arial" w:hAnsi="Arial"/>
                <w:b/>
                <w:spacing w:val="-1"/>
                <w:w w:val="90"/>
                <w:sz w:val="24"/>
              </w:rPr>
              <w:t>Duties:</w:t>
            </w:r>
          </w:p>
        </w:tc>
      </w:tr>
      <w:tr>
        <w:trPr>
          <w:trHeight w:val="738" w:hRule="exact"/>
        </w:trPr>
        <w:tc>
          <w:tcPr>
            <w:tcW w:w="14003" w:type="dxa"/>
            <w:gridSpan w:val="4"/>
            <w:tcBorders>
              <w:top w:val="single" w:sz="4" w:space="0" w:color="000000"/>
              <w:start w:val="single" w:sz="16" w:space="0" w:color="000000"/>
              <w:bottom w:val="single" w:sz="4" w:space="0" w:color="000000"/>
              <w:end w:val="single" w:sz="16" w:space="0" w:color="000000"/>
            </w:tcBorders>
          </w:tcPr>
          <w:p>
            <w:pPr>
              <w:pStyle w:val="TableParagraph"/>
              <w:spacing w:before="171" w:after="0"/>
              <w:ind w:start="98" w:end="0"/>
              <w:rPr>
                <w:rFonts w:ascii="Arial" w:hAnsi="Arial" w:eastAsia="Lucida Sans" w:cs="Arial"/>
                <w:sz w:val="24"/>
                <w:szCs w:val="24"/>
              </w:rPr>
            </w:pPr>
            <w:r>
              <w:rPr>
                <w:rFonts w:cs="Arial" w:ascii="Arial" w:hAnsi="Arial"/>
                <w:b/>
                <w:spacing w:val="-38"/>
                <w:w w:val="90"/>
                <w:sz w:val="24"/>
              </w:rPr>
              <w:t>T</w:t>
            </w:r>
            <w:r>
              <w:rPr>
                <w:rFonts w:cs="Arial" w:ascii="Arial" w:hAnsi="Arial"/>
                <w:b/>
                <w:spacing w:val="-1"/>
                <w:w w:val="90"/>
                <w:sz w:val="24"/>
              </w:rPr>
              <w:t>yp</w:t>
            </w:r>
            <w:r>
              <w:rPr>
                <w:rFonts w:cs="Arial" w:ascii="Arial" w:hAnsi="Arial"/>
                <w:b/>
                <w:w w:val="90"/>
                <w:sz w:val="24"/>
              </w:rPr>
              <w:t>e</w:t>
            </w:r>
            <w:r>
              <w:rPr>
                <w:rFonts w:cs="Arial" w:ascii="Arial" w:hAnsi="Arial"/>
                <w:b/>
                <w:spacing w:val="10"/>
                <w:w w:val="90"/>
                <w:sz w:val="24"/>
              </w:rPr>
              <w:t xml:space="preserve"> </w:t>
            </w:r>
            <w:r>
              <w:rPr>
                <w:rFonts w:cs="Arial" w:ascii="Arial" w:hAnsi="Arial"/>
                <w:b/>
                <w:spacing w:val="-1"/>
                <w:w w:val="90"/>
                <w:sz w:val="24"/>
              </w:rPr>
              <w:t>o</w:t>
            </w:r>
            <w:r>
              <w:rPr>
                <w:rFonts w:cs="Arial" w:ascii="Arial" w:hAnsi="Arial"/>
                <w:b/>
                <w:w w:val="90"/>
                <w:sz w:val="24"/>
              </w:rPr>
              <w:t>f</w:t>
            </w:r>
            <w:r>
              <w:rPr>
                <w:rFonts w:cs="Arial" w:ascii="Arial" w:hAnsi="Arial"/>
                <w:b/>
                <w:spacing w:val="10"/>
                <w:w w:val="90"/>
                <w:sz w:val="24"/>
              </w:rPr>
              <w:t xml:space="preserve"> </w:t>
            </w:r>
            <w:r>
              <w:rPr>
                <w:rFonts w:cs="Arial" w:ascii="Arial" w:hAnsi="Arial"/>
                <w:b/>
                <w:spacing w:val="-1"/>
                <w:w w:val="90"/>
                <w:sz w:val="24"/>
              </w:rPr>
              <w:t>ai</w:t>
            </w:r>
            <w:r>
              <w:rPr>
                <w:rFonts w:cs="Arial" w:ascii="Arial" w:hAnsi="Arial"/>
                <w:b/>
                <w:spacing w:val="-6"/>
                <w:w w:val="90"/>
                <w:sz w:val="24"/>
              </w:rPr>
              <w:t>r</w:t>
            </w:r>
            <w:r>
              <w:rPr>
                <w:rFonts w:cs="Arial" w:ascii="Arial" w:hAnsi="Arial"/>
                <w:b/>
                <w:spacing w:val="-1"/>
                <w:w w:val="90"/>
                <w:sz w:val="24"/>
              </w:rPr>
              <w:t>c</w:t>
            </w:r>
            <w:r>
              <w:rPr>
                <w:rFonts w:cs="Arial" w:ascii="Arial" w:hAnsi="Arial"/>
                <w:b/>
                <w:spacing w:val="-6"/>
                <w:w w:val="90"/>
                <w:sz w:val="24"/>
              </w:rPr>
              <w:t>r</w:t>
            </w:r>
            <w:r>
              <w:rPr>
                <w:rFonts w:cs="Arial" w:ascii="Arial" w:hAnsi="Arial"/>
                <w:b/>
                <w:spacing w:val="-1"/>
                <w:w w:val="90"/>
                <w:sz w:val="24"/>
              </w:rPr>
              <w:t>a</w:t>
            </w:r>
            <w:r>
              <w:rPr>
                <w:rFonts w:cs="Arial" w:ascii="Arial" w:hAnsi="Arial"/>
                <w:b/>
                <w:spacing w:val="-7"/>
                <w:w w:val="90"/>
                <w:sz w:val="24"/>
              </w:rPr>
              <w:t>f</w:t>
            </w:r>
            <w:r>
              <w:rPr>
                <w:rFonts w:cs="Arial" w:ascii="Arial" w:hAnsi="Arial"/>
                <w:b/>
                <w:w w:val="90"/>
                <w:sz w:val="24"/>
              </w:rPr>
              <w:t>t</w:t>
            </w:r>
            <w:r>
              <w:rPr>
                <w:rFonts w:cs="Arial" w:ascii="Arial" w:hAnsi="Arial"/>
                <w:b/>
                <w:spacing w:val="12"/>
                <w:w w:val="90"/>
                <w:sz w:val="24"/>
              </w:rPr>
              <w:t xml:space="preserve"> </w:t>
            </w:r>
            <w:r>
              <w:rPr>
                <w:rFonts w:cs="Arial" w:ascii="Arial" w:hAnsi="Arial"/>
                <w:b/>
                <w:spacing w:val="-1"/>
                <w:w w:val="90"/>
                <w:sz w:val="24"/>
              </w:rPr>
              <w:t>o</w:t>
            </w:r>
            <w:r>
              <w:rPr>
                <w:rFonts w:cs="Arial" w:ascii="Arial" w:hAnsi="Arial"/>
                <w:b/>
                <w:w w:val="90"/>
                <w:sz w:val="24"/>
              </w:rPr>
              <w:t>r</w:t>
            </w:r>
            <w:r>
              <w:rPr>
                <w:rFonts w:cs="Arial" w:ascii="Arial" w:hAnsi="Arial"/>
                <w:b/>
                <w:spacing w:val="11"/>
                <w:w w:val="90"/>
                <w:sz w:val="24"/>
              </w:rPr>
              <w:t xml:space="preserve"> </w:t>
            </w:r>
            <w:r>
              <w:rPr>
                <w:rFonts w:cs="Arial" w:ascii="Arial" w:hAnsi="Arial"/>
                <w:b/>
                <w:spacing w:val="-1"/>
                <w:w w:val="90"/>
                <w:sz w:val="24"/>
              </w:rPr>
              <w:t>othe</w:t>
            </w:r>
            <w:r>
              <w:rPr>
                <w:rFonts w:cs="Arial" w:ascii="Arial" w:hAnsi="Arial"/>
                <w:b/>
                <w:w w:val="90"/>
                <w:sz w:val="24"/>
              </w:rPr>
              <w:t>r</w:t>
            </w:r>
            <w:r>
              <w:rPr>
                <w:rFonts w:cs="Arial" w:ascii="Arial" w:hAnsi="Arial"/>
                <w:b/>
                <w:spacing w:val="10"/>
                <w:w w:val="90"/>
                <w:sz w:val="24"/>
              </w:rPr>
              <w:t xml:space="preserve"> </w:t>
            </w:r>
            <w:r>
              <w:rPr>
                <w:rFonts w:cs="Arial" w:ascii="Arial" w:hAnsi="Arial"/>
                <w:b/>
                <w:spacing w:val="-1"/>
                <w:w w:val="90"/>
                <w:sz w:val="24"/>
              </w:rPr>
              <w:t>p</w:t>
            </w:r>
            <w:r>
              <w:rPr>
                <w:rFonts w:cs="Arial" w:ascii="Arial" w:hAnsi="Arial"/>
                <w:b/>
                <w:spacing w:val="-7"/>
                <w:w w:val="90"/>
                <w:sz w:val="24"/>
              </w:rPr>
              <w:t>r</w:t>
            </w:r>
            <w:r>
              <w:rPr>
                <w:rFonts w:cs="Arial" w:ascii="Arial" w:hAnsi="Arial"/>
                <w:b/>
                <w:spacing w:val="-1"/>
                <w:w w:val="90"/>
                <w:sz w:val="24"/>
              </w:rPr>
              <w:t>oducts:</w:t>
            </w:r>
          </w:p>
        </w:tc>
      </w:tr>
      <w:tr>
        <w:trPr>
          <w:trHeight w:val="1120" w:hRule="exact"/>
        </w:trPr>
        <w:tc>
          <w:tcPr>
            <w:tcW w:w="5571" w:type="dxa"/>
            <w:gridSpan w:val="2"/>
            <w:tcBorders>
              <w:top w:val="single" w:sz="4" w:space="0" w:color="000000"/>
              <w:start w:val="single" w:sz="16" w:space="0" w:color="000000"/>
              <w:bottom w:val="single" w:sz="16" w:space="0" w:color="000000"/>
              <w:end w:val="single" w:sz="4" w:space="0" w:color="000000"/>
            </w:tcBorders>
          </w:tcPr>
          <w:p>
            <w:pPr>
              <w:pStyle w:val="TableParagraph"/>
              <w:spacing w:before="30" w:after="0"/>
              <w:ind w:start="98" w:end="0"/>
              <w:rPr>
                <w:rFonts w:ascii="Arial" w:hAnsi="Arial" w:eastAsia="Lucida Sans" w:cs="Arial"/>
                <w:sz w:val="24"/>
                <w:szCs w:val="24"/>
              </w:rPr>
            </w:pPr>
            <w:r>
              <w:rPr>
                <w:rFonts w:cs="Arial" w:ascii="Arial" w:hAnsi="Arial"/>
                <w:b/>
                <w:spacing w:val="-3"/>
                <w:w w:val="95"/>
                <w:sz w:val="24"/>
              </w:rPr>
              <w:t>Confir</w:t>
            </w:r>
            <w:r>
              <w:rPr>
                <w:rFonts w:cs="Arial" w:ascii="Arial" w:hAnsi="Arial"/>
                <w:b/>
                <w:spacing w:val="-2"/>
                <w:w w:val="95"/>
                <w:sz w:val="24"/>
              </w:rPr>
              <w:t>med</w:t>
            </w:r>
            <w:r>
              <w:rPr>
                <w:rFonts w:cs="Arial" w:ascii="Arial" w:hAnsi="Arial"/>
                <w:b/>
                <w:spacing w:val="-39"/>
                <w:w w:val="95"/>
                <w:sz w:val="24"/>
              </w:rPr>
              <w:t xml:space="preserve"> </w:t>
            </w:r>
            <w:r>
              <w:rPr>
                <w:rFonts w:cs="Arial" w:ascii="Arial" w:hAnsi="Arial"/>
                <w:b/>
                <w:spacing w:val="-4"/>
                <w:w w:val="95"/>
                <w:sz w:val="24"/>
              </w:rPr>
              <w:t>b</w:t>
            </w:r>
            <w:r>
              <w:rPr>
                <w:rFonts w:cs="Arial" w:ascii="Arial" w:hAnsi="Arial"/>
                <w:b/>
                <w:spacing w:val="-3"/>
                <w:w w:val="95"/>
                <w:sz w:val="24"/>
              </w:rPr>
              <w:t>y:</w:t>
            </w:r>
          </w:p>
          <w:p>
            <w:pPr>
              <w:pStyle w:val="TableParagraph"/>
              <w:spacing w:lineRule="exact" w:line="280" w:before="17" w:after="0"/>
              <w:rPr>
                <w:rFonts w:ascii="Arial" w:hAnsi="Arial" w:eastAsia="Lucida Sans" w:cs="Arial"/>
                <w:sz w:val="28"/>
                <w:szCs w:val="28"/>
              </w:rPr>
            </w:pPr>
            <w:r>
              <w:rPr>
                <w:rFonts w:eastAsia="Lucida Sans" w:cs="Arial" w:ascii="Arial" w:hAnsi="Arial"/>
                <w:sz w:val="28"/>
                <w:szCs w:val="28"/>
              </w:rPr>
            </w:r>
          </w:p>
          <w:p>
            <w:pPr>
              <w:pStyle w:val="TableParagraph"/>
              <w:ind w:start="98" w:end="0"/>
              <w:rPr>
                <w:rFonts w:ascii="Arial" w:hAnsi="Arial" w:eastAsia="Lucida Sans" w:cs="Arial"/>
                <w:sz w:val="24"/>
                <w:szCs w:val="24"/>
              </w:rPr>
            </w:pPr>
            <w:r>
              <w:rPr>
                <w:rFonts w:cs="Arial" w:ascii="Arial" w:hAnsi="Arial"/>
                <w:b/>
                <w:spacing w:val="-2"/>
                <w:w w:val="95"/>
                <w:sz w:val="24"/>
              </w:rPr>
              <w:t>Signat</w:t>
            </w:r>
            <w:r>
              <w:rPr>
                <w:rFonts w:cs="Arial" w:ascii="Arial" w:hAnsi="Arial"/>
                <w:b/>
                <w:spacing w:val="-3"/>
                <w:w w:val="95"/>
                <w:sz w:val="24"/>
              </w:rPr>
              <w:t>ur</w:t>
            </w:r>
            <w:r>
              <w:rPr>
                <w:rFonts w:cs="Arial" w:ascii="Arial" w:hAnsi="Arial"/>
                <w:b/>
                <w:spacing w:val="-2"/>
                <w:w w:val="95"/>
                <w:sz w:val="24"/>
              </w:rPr>
              <w:t>e:</w:t>
            </w:r>
          </w:p>
        </w:tc>
        <w:tc>
          <w:tcPr>
            <w:tcW w:w="2647" w:type="dxa"/>
            <w:tcBorders>
              <w:top w:val="single" w:sz="4" w:space="0" w:color="000000"/>
              <w:start w:val="single" w:sz="4" w:space="0" w:color="000000"/>
              <w:bottom w:val="single" w:sz="16" w:space="0" w:color="000000"/>
              <w:end w:val="single" w:sz="4" w:space="0" w:color="000000"/>
            </w:tcBorders>
          </w:tcPr>
          <w:p>
            <w:pPr>
              <w:pStyle w:val="TableParagraph"/>
              <w:snapToGrid w:val="false"/>
              <w:spacing w:lineRule="exact" w:line="130"/>
              <w:rPr>
                <w:rFonts w:ascii="Arial" w:hAnsi="Arial" w:eastAsia="Lucida Sans" w:cs="Arial"/>
                <w:sz w:val="13"/>
                <w:szCs w:val="13"/>
              </w:rPr>
            </w:pPr>
            <w:r>
              <w:rPr>
                <w:rFonts w:eastAsia="Lucida Sans" w:cs="Arial" w:ascii="Arial" w:hAnsi="Arial"/>
                <w:sz w:val="13"/>
                <w:szCs w:val="13"/>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ind w:start="114" w:end="0"/>
              <w:rPr>
                <w:rFonts w:ascii="Arial" w:hAnsi="Arial" w:eastAsia="Lucida Sans" w:cs="Arial"/>
                <w:sz w:val="24"/>
                <w:szCs w:val="24"/>
              </w:rPr>
            </w:pPr>
            <w:r>
              <w:rPr>
                <w:rFonts w:cs="Arial" w:ascii="Arial" w:hAnsi="Arial"/>
                <w:b/>
                <w:spacing w:val="-4"/>
                <w:w w:val="95"/>
                <w:sz w:val="24"/>
              </w:rPr>
              <w:t>Da</w:t>
            </w:r>
            <w:r>
              <w:rPr>
                <w:rFonts w:cs="Arial" w:ascii="Arial" w:hAnsi="Arial"/>
                <w:b/>
                <w:spacing w:val="-3"/>
                <w:w w:val="95"/>
                <w:sz w:val="24"/>
              </w:rPr>
              <w:t>t</w:t>
            </w:r>
            <w:r>
              <w:rPr>
                <w:rFonts w:cs="Arial" w:ascii="Arial" w:hAnsi="Arial"/>
                <w:b/>
                <w:spacing w:val="-4"/>
                <w:w w:val="95"/>
                <w:sz w:val="24"/>
              </w:rPr>
              <w:t>e</w:t>
            </w:r>
            <w:r>
              <w:rPr>
                <w:rFonts w:cs="Arial" w:ascii="Arial" w:hAnsi="Arial"/>
                <w:b/>
                <w:spacing w:val="-3"/>
                <w:w w:val="95"/>
                <w:sz w:val="24"/>
              </w:rPr>
              <w:t>:</w:t>
            </w:r>
          </w:p>
        </w:tc>
        <w:tc>
          <w:tcPr>
            <w:tcW w:w="5785" w:type="dxa"/>
            <w:tcBorders>
              <w:top w:val="single" w:sz="4" w:space="0" w:color="000000"/>
              <w:start w:val="single" w:sz="4" w:space="0" w:color="000000"/>
              <w:bottom w:val="single" w:sz="16" w:space="0" w:color="000000"/>
              <w:end w:val="single" w:sz="16" w:space="0" w:color="000000"/>
            </w:tcBorders>
          </w:tcPr>
          <w:p>
            <w:pPr>
              <w:pStyle w:val="TableParagraph"/>
              <w:snapToGrid w:val="false"/>
              <w:spacing w:lineRule="exact" w:line="130"/>
              <w:rPr>
                <w:rFonts w:ascii="Arial" w:hAnsi="Arial" w:eastAsia="Lucida Sans" w:cs="Arial"/>
                <w:sz w:val="13"/>
                <w:szCs w:val="13"/>
              </w:rPr>
            </w:pPr>
            <w:r>
              <w:rPr>
                <w:rFonts w:eastAsia="Lucida Sans" w:cs="Arial" w:ascii="Arial" w:hAnsi="Arial"/>
                <w:sz w:val="13"/>
                <w:szCs w:val="13"/>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spacing w:lineRule="exact" w:line="240"/>
              <w:rPr>
                <w:rFonts w:ascii="Arial" w:hAnsi="Arial" w:cs="Arial"/>
                <w:sz w:val="24"/>
                <w:szCs w:val="24"/>
              </w:rPr>
            </w:pPr>
            <w:r>
              <w:rPr>
                <w:rFonts w:cs="Arial" w:ascii="Arial" w:hAnsi="Arial"/>
                <w:sz w:val="24"/>
                <w:szCs w:val="24"/>
              </w:rPr>
            </w:r>
          </w:p>
          <w:p>
            <w:pPr>
              <w:pStyle w:val="TableParagraph"/>
              <w:ind w:start="113" w:end="0"/>
              <w:rPr>
                <w:rFonts w:ascii="Arial" w:hAnsi="Arial" w:eastAsia="Lucida Sans" w:cs="Arial"/>
                <w:sz w:val="24"/>
                <w:szCs w:val="24"/>
              </w:rPr>
            </w:pPr>
            <w:r>
              <w:rPr>
                <w:rFonts w:cs="Arial" w:ascii="Arial" w:hAnsi="Arial"/>
                <w:b/>
                <w:spacing w:val="-2"/>
                <w:w w:val="95"/>
                <w:sz w:val="24"/>
              </w:rPr>
              <w:t>P</w:t>
            </w:r>
            <w:r>
              <w:rPr>
                <w:rFonts w:cs="Arial" w:ascii="Arial" w:hAnsi="Arial"/>
                <w:b/>
                <w:spacing w:val="-3"/>
                <w:w w:val="95"/>
                <w:sz w:val="24"/>
              </w:rPr>
              <w:t>osition</w:t>
            </w:r>
            <w:r>
              <w:rPr>
                <w:rFonts w:cs="Arial" w:ascii="Arial" w:hAnsi="Arial"/>
                <w:b/>
                <w:spacing w:val="-16"/>
                <w:w w:val="95"/>
                <w:sz w:val="24"/>
              </w:rPr>
              <w:t xml:space="preserve"> </w:t>
            </w:r>
            <w:r>
              <w:rPr>
                <w:rFonts w:cs="Arial" w:ascii="Arial" w:hAnsi="Arial"/>
                <w:b/>
                <w:spacing w:val="-2"/>
                <w:w w:val="95"/>
                <w:sz w:val="24"/>
              </w:rPr>
              <w:t>in</w:t>
            </w:r>
            <w:r>
              <w:rPr>
                <w:rFonts w:cs="Arial" w:ascii="Arial" w:hAnsi="Arial"/>
                <w:b/>
                <w:spacing w:val="-16"/>
                <w:w w:val="95"/>
                <w:sz w:val="24"/>
              </w:rPr>
              <w:t xml:space="preserve"> </w:t>
            </w:r>
            <w:r>
              <w:rPr>
                <w:rFonts w:cs="Arial" w:ascii="Arial" w:hAnsi="Arial"/>
                <w:b/>
                <w:spacing w:val="-4"/>
                <w:w w:val="95"/>
                <w:sz w:val="24"/>
              </w:rPr>
              <w:t>Compan</w:t>
            </w:r>
            <w:r>
              <w:rPr>
                <w:rFonts w:cs="Arial" w:ascii="Arial" w:hAnsi="Arial"/>
                <w:b/>
                <w:spacing w:val="-3"/>
                <w:w w:val="95"/>
                <w:sz w:val="24"/>
              </w:rPr>
              <w:t>y:</w:t>
            </w:r>
          </w:p>
        </w:tc>
      </w:tr>
      <w:tr>
        <w:trPr>
          <w:trHeight w:val="737" w:hRule="exact"/>
        </w:trPr>
        <w:tc>
          <w:tcPr>
            <w:tcW w:w="14003" w:type="dxa"/>
            <w:gridSpan w:val="4"/>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280" w:before="15" w:after="0"/>
              <w:rPr>
                <w:rFonts w:ascii="Arial" w:hAnsi="Arial" w:eastAsia="Lucida Sans" w:cs="Arial"/>
                <w:sz w:val="28"/>
                <w:szCs w:val="28"/>
              </w:rPr>
            </w:pPr>
            <w:r>
              <w:rPr>
                <w:rFonts w:eastAsia="Lucida Sans" w:cs="Arial" w:ascii="Arial" w:hAnsi="Arial"/>
                <w:sz w:val="28"/>
                <w:szCs w:val="28"/>
              </w:rPr>
            </w:r>
          </w:p>
          <w:p>
            <w:pPr>
              <w:pStyle w:val="TableParagraph"/>
              <w:ind w:start="98" w:end="0"/>
              <w:rPr>
                <w:rFonts w:ascii="Arial" w:hAnsi="Arial" w:eastAsia="Lucida Sans" w:cs="Arial"/>
                <w:sz w:val="24"/>
                <w:szCs w:val="24"/>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24"/>
                <w:szCs w:val="24"/>
              </w:rPr>
              <w:t>............................................................</w:t>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p>
        </w:tc>
      </w:tr>
    </w:tbl>
    <w:p>
      <w:pPr>
        <w:sectPr>
          <w:headerReference w:type="default" r:id="rId8"/>
          <w:headerReference w:type="first" r:id="rId9"/>
          <w:footerReference w:type="default" r:id="rId10"/>
          <w:footerReference w:type="first" r:id="rId11"/>
          <w:type w:val="nextPage"/>
          <w:pgSz w:orient="landscape" w:w="16838" w:h="11906"/>
          <w:pgMar w:left="851" w:right="851" w:gutter="0" w:header="371" w:top="539" w:footer="567" w:bottom="794"/>
          <w:pgNumType w:fmt="decimal"/>
          <w:formProt w:val="false"/>
          <w:textDirection w:val="lrTb"/>
          <w:docGrid w:type="default" w:linePitch="299" w:charSpace="0"/>
        </w:sectPr>
        <w:pStyle w:val="Normal"/>
        <w:spacing w:before="70" w:after="0"/>
        <w:ind w:end="134"/>
        <w:rPr>
          <w:rFonts w:ascii="Arial" w:hAnsi="Arial" w:eastAsia="Arial" w:cs="Arial"/>
          <w:sz w:val="20"/>
          <w:szCs w:val="20"/>
        </w:rPr>
      </w:pPr>
      <w:r>
        <w:rPr>
          <w:rFonts w:eastAsia="Arial" w:cs="Arial" w:ascii="Arial" w:hAnsi="Arial"/>
          <w:sz w:val="20"/>
          <w:szCs w:val="20"/>
        </w:rPr>
      </w:r>
    </w:p>
    <w:p>
      <w:pPr>
        <w:pStyle w:val="Heading2"/>
        <w:tabs>
          <w:tab w:val="clear" w:pos="720"/>
          <w:tab w:val="left" w:pos="2102" w:leader="none"/>
        </w:tabs>
        <w:spacing w:before="120" w:after="120"/>
        <w:ind w:start="0" w:end="0"/>
        <w:rPr/>
      </w:pPr>
      <w:bookmarkStart w:id="3" w:name="Section_2.1_Basic_Skills"/>
      <w:bookmarkEnd w:id="3"/>
      <w:r>
        <w:rPr>
          <w:rFonts w:cs="Calibri" w:ascii="Calibri" w:hAnsi="Calibri"/>
          <w:b/>
          <w:w w:val="95"/>
        </w:rPr>
        <w:t>Section</w:t>
      </w:r>
      <w:r>
        <w:rPr>
          <w:rFonts w:cs="Calibri" w:ascii="Calibri" w:hAnsi="Calibri"/>
          <w:b/>
          <w:spacing w:val="-11"/>
          <w:w w:val="95"/>
        </w:rPr>
        <w:t xml:space="preserve"> </w:t>
      </w:r>
      <w:r>
        <w:rPr>
          <w:rFonts w:cs="Calibri" w:ascii="Calibri" w:hAnsi="Calibri"/>
          <w:b/>
          <w:w w:val="95"/>
        </w:rPr>
        <w:t>3. Instructor/ Supervisor Details</w:t>
      </w:r>
    </w:p>
    <w:p>
      <w:pPr>
        <w:pStyle w:val="Normal"/>
        <w:widowControl/>
        <w:spacing w:before="0" w:after="120"/>
        <w:rPr/>
      </w:pPr>
      <w:r>
        <w:rPr>
          <w:rFonts w:cs="Arial" w:ascii="Arial" w:hAnsi="Arial"/>
        </w:rPr>
        <w:t>The instructor/ supervisor named below sign and confirm that the trainee (log book holder) named in the section 1 has completed the required tasks under his/ her instruction/ supervision, and is able to safety perform the task signed by him/her.</w:t>
      </w:r>
    </w:p>
    <w:p>
      <w:pPr>
        <w:pStyle w:val="Normal"/>
        <w:widowControl/>
        <w:tabs>
          <w:tab w:val="clear" w:pos="720"/>
          <w:tab w:val="center" w:pos="7569" w:leader="none"/>
        </w:tabs>
        <w:spacing w:before="0" w:after="120"/>
        <w:rPr>
          <w:rFonts w:ascii="Arial" w:hAnsi="Arial" w:cs="Arial"/>
        </w:rPr>
      </w:pPr>
      <w:r>
        <w:rPr>
          <w:rFonts w:cs="Arial" w:ascii="Arial" w:hAnsi="Arial"/>
        </w:rPr>
        <w:t>The Task Supervisor/ Instructor are approved by the CAAV and may be any one of the following:</w:t>
      </w:r>
    </w:p>
    <w:p>
      <w:pPr>
        <w:pStyle w:val="Normal"/>
        <w:widowControl/>
        <w:spacing w:before="0" w:after="120"/>
        <w:ind w:hanging="284" w:start="284" w:end="0"/>
        <w:rPr>
          <w:rFonts w:ascii="Arial" w:hAnsi="Arial" w:cs="Arial"/>
        </w:rPr>
      </w:pPr>
      <w:r>
        <w:rPr>
          <w:rFonts w:cs="Arial" w:ascii="Arial" w:hAnsi="Arial"/>
        </w:rPr>
        <w:t>(1) An appropriately qualified VAR Part-9 training instructor authorised by the organisation under the terms of its approval to conduct practical training or OJT (on the job training).</w:t>
      </w:r>
    </w:p>
    <w:p>
      <w:pPr>
        <w:pStyle w:val="Normal"/>
        <w:widowControl/>
        <w:spacing w:before="0" w:after="120"/>
        <w:ind w:hanging="284" w:start="284" w:end="0"/>
        <w:rPr/>
      </w:pPr>
      <w:r>
        <w:rPr/>
        <w:t>(2) An appropriately qualified licensed aircraft maintenance engineer employed by a VAR Part-5 maintenance organisation and authorised to conduct OJT.</w:t>
      </w:r>
    </w:p>
    <w:tbl>
      <w:tblPr>
        <w:tblW w:w="14742" w:type="dxa"/>
        <w:jc w:val="start"/>
        <w:tblInd w:w="142" w:type="dxa"/>
        <w:tblLayout w:type="fixed"/>
        <w:tblCellMar>
          <w:top w:w="0" w:type="dxa"/>
          <w:start w:w="0" w:type="dxa"/>
          <w:bottom w:w="0" w:type="dxa"/>
          <w:end w:w="0" w:type="dxa"/>
        </w:tblCellMar>
      </w:tblPr>
      <w:tblGrid>
        <w:gridCol w:w="823"/>
        <w:gridCol w:w="3690"/>
        <w:gridCol w:w="2149"/>
        <w:gridCol w:w="4678"/>
        <w:gridCol w:w="3402"/>
      </w:tblGrid>
      <w:tr>
        <w:trPr>
          <w:tblHeader w:val="true"/>
          <w:trHeight w:val="680" w:hRule="exact"/>
        </w:trPr>
        <w:tc>
          <w:tcPr>
            <w:tcW w:w="823" w:type="dxa"/>
            <w:tcBorders>
              <w:top w:val="single" w:sz="18" w:space="0" w:color="000000"/>
              <w:start w:val="single" w:sz="18" w:space="0" w:color="000000"/>
              <w:bottom w:val="single" w:sz="18" w:space="0" w:color="000000"/>
              <w:end w:val="single" w:sz="8" w:space="0" w:color="000000"/>
            </w:tcBorders>
            <w:vAlign w:val="center"/>
          </w:tcPr>
          <w:p>
            <w:pPr>
              <w:pStyle w:val="TableParagraph"/>
              <w:ind w:start="94" w:end="0"/>
              <w:jc w:val="center"/>
              <w:rPr>
                <w:rFonts w:ascii="Arial" w:hAnsi="Arial" w:eastAsia="Lucida Sans" w:cs="Arial"/>
                <w:sz w:val="24"/>
                <w:szCs w:val="24"/>
              </w:rPr>
            </w:pPr>
            <w:r>
              <w:rPr>
                <w:rFonts w:cs="Arial" w:ascii="Arial" w:hAnsi="Arial"/>
                <w:b/>
                <w:spacing w:val="-5"/>
                <w:w w:val="95"/>
                <w:sz w:val="24"/>
                <w:szCs w:val="24"/>
              </w:rPr>
              <w:t>No.</w:t>
            </w:r>
          </w:p>
        </w:tc>
        <w:tc>
          <w:tcPr>
            <w:tcW w:w="3690" w:type="dxa"/>
            <w:tcBorders>
              <w:top w:val="single" w:sz="18" w:space="0" w:color="000000"/>
              <w:start w:val="single" w:sz="8" w:space="0" w:color="000000"/>
              <w:bottom w:val="single" w:sz="18" w:space="0" w:color="000000"/>
              <w:end w:val="single" w:sz="8" w:space="0" w:color="000000"/>
            </w:tcBorders>
            <w:vAlign w:val="center"/>
          </w:tcPr>
          <w:p>
            <w:pPr>
              <w:pStyle w:val="TableParagraph"/>
              <w:ind w:start="180" w:end="0"/>
              <w:jc w:val="center"/>
              <w:rPr>
                <w:rFonts w:ascii="Arial" w:hAnsi="Arial" w:eastAsia="Lucida Sans" w:cs="Arial"/>
                <w:b/>
                <w:sz w:val="24"/>
                <w:szCs w:val="24"/>
              </w:rPr>
            </w:pPr>
            <w:r>
              <w:rPr>
                <w:rFonts w:eastAsia="Lucida Sans" w:cs="Arial" w:ascii="Arial" w:hAnsi="Arial"/>
                <w:b/>
                <w:sz w:val="24"/>
                <w:szCs w:val="24"/>
              </w:rPr>
              <w:t>Full Name</w:t>
            </w:r>
          </w:p>
        </w:tc>
        <w:tc>
          <w:tcPr>
            <w:tcW w:w="2149" w:type="dxa"/>
            <w:tcBorders>
              <w:top w:val="single" w:sz="18" w:space="0" w:color="000000"/>
              <w:start w:val="single" w:sz="8" w:space="0" w:color="000000"/>
              <w:bottom w:val="single" w:sz="18" w:space="0" w:color="000000"/>
              <w:end w:val="single" w:sz="8" w:space="0" w:color="000000"/>
            </w:tcBorders>
            <w:vAlign w:val="center"/>
          </w:tcPr>
          <w:p>
            <w:pPr>
              <w:pStyle w:val="TableParagraph"/>
              <w:ind w:start="118" w:end="0"/>
              <w:jc w:val="center"/>
              <w:rPr>
                <w:rFonts w:ascii="Arial" w:hAnsi="Arial" w:eastAsia="Lucida Sans" w:cs="Arial"/>
                <w:b/>
                <w:sz w:val="24"/>
                <w:szCs w:val="24"/>
              </w:rPr>
            </w:pPr>
            <w:r>
              <w:rPr>
                <w:rFonts w:eastAsia="Lucida Sans" w:cs="Arial" w:ascii="Arial" w:hAnsi="Arial"/>
                <w:b/>
                <w:sz w:val="24"/>
                <w:szCs w:val="24"/>
              </w:rPr>
              <w:t>Staff ID</w:t>
            </w:r>
          </w:p>
        </w:tc>
        <w:tc>
          <w:tcPr>
            <w:tcW w:w="4678" w:type="dxa"/>
            <w:tcBorders>
              <w:top w:val="single" w:sz="18" w:space="0" w:color="000000"/>
              <w:start w:val="single" w:sz="8" w:space="0" w:color="000000"/>
              <w:bottom w:val="single" w:sz="18" w:space="0" w:color="000000"/>
              <w:end w:val="single" w:sz="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Company/ Department</w:t>
            </w:r>
          </w:p>
        </w:tc>
        <w:tc>
          <w:tcPr>
            <w:tcW w:w="3402" w:type="dxa"/>
            <w:tcBorders>
              <w:top w:val="single" w:sz="18" w:space="0" w:color="000000"/>
              <w:start w:val="single" w:sz="8" w:space="0" w:color="000000"/>
              <w:bottom w:val="single" w:sz="18" w:space="0" w:color="000000"/>
              <w:end w:val="single" w:sz="1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Signature, Stamp or Licence Number</w:t>
            </w:r>
          </w:p>
        </w:tc>
      </w:tr>
      <w:tr>
        <w:trPr>
          <w:trHeight w:val="851" w:hRule="exact"/>
        </w:trPr>
        <w:tc>
          <w:tcPr>
            <w:tcW w:w="823" w:type="dxa"/>
            <w:tcBorders>
              <w:top w:val="single" w:sz="18"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w:t>
            </w:r>
          </w:p>
        </w:tc>
        <w:tc>
          <w:tcPr>
            <w:tcW w:w="3690" w:type="dxa"/>
            <w:tcBorders>
              <w:top w:val="single" w:sz="18"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18"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18"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18"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2.</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5"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3.</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Lucida Sans" w:cs="Arial"/>
                <w:sz w:val="24"/>
                <w:szCs w:val="24"/>
              </w:rPr>
            </w:pPr>
            <w:r>
              <w:rPr>
                <w:rFonts w:eastAsia="Lucida Sans"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Lucida Sans" w:cs="Arial"/>
                <w:sz w:val="24"/>
                <w:szCs w:val="24"/>
              </w:rPr>
            </w:pPr>
            <w:r>
              <w:rPr>
                <w:rFonts w:eastAsia="Lucida Sans"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4.</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5.</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6.</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bl>
    <w:p>
      <w:pPr>
        <w:pStyle w:val="Normal"/>
        <w:tabs>
          <w:tab w:val="clear" w:pos="720"/>
          <w:tab w:val="left" w:pos="7938" w:leader="dot"/>
        </w:tabs>
        <w:spacing w:before="360" w:after="0"/>
        <w:ind w:start="142" w:end="0"/>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16"/>
          <w:szCs w:val="16"/>
        </w:rPr>
        <w:tab/>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r>
        <w:br w:type="page"/>
      </w:r>
    </w:p>
    <w:p>
      <w:pPr>
        <w:pStyle w:val="Normal"/>
        <w:tabs>
          <w:tab w:val="clear" w:pos="720"/>
          <w:tab w:val="left" w:pos="7938" w:leader="dot"/>
        </w:tabs>
        <w:ind w:start="142" w:end="0"/>
        <w:rPr>
          <w:rFonts w:ascii="Arial" w:hAnsi="Arial" w:eastAsia="Lucida Sans" w:cs="Arial"/>
          <w:b/>
          <w:bCs/>
          <w:w w:val="105"/>
          <w:sz w:val="24"/>
          <w:szCs w:val="24"/>
        </w:rPr>
      </w:pPr>
      <w:r>
        <w:rPr>
          <w:rFonts w:eastAsia="Lucida Sans" w:cs="Arial" w:ascii="Arial" w:hAnsi="Arial"/>
          <w:b/>
          <w:bCs/>
          <w:w w:val="105"/>
          <w:sz w:val="24"/>
          <w:szCs w:val="24"/>
        </w:rPr>
      </w:r>
    </w:p>
    <w:tbl>
      <w:tblPr>
        <w:tblW w:w="14742" w:type="dxa"/>
        <w:jc w:val="start"/>
        <w:tblInd w:w="142" w:type="dxa"/>
        <w:tblLayout w:type="fixed"/>
        <w:tblCellMar>
          <w:top w:w="0" w:type="dxa"/>
          <w:start w:w="0" w:type="dxa"/>
          <w:bottom w:w="0" w:type="dxa"/>
          <w:end w:w="0" w:type="dxa"/>
        </w:tblCellMar>
      </w:tblPr>
      <w:tblGrid>
        <w:gridCol w:w="823"/>
        <w:gridCol w:w="3690"/>
        <w:gridCol w:w="2149"/>
        <w:gridCol w:w="4678"/>
        <w:gridCol w:w="3402"/>
      </w:tblGrid>
      <w:tr>
        <w:trPr>
          <w:tblHeader w:val="true"/>
          <w:trHeight w:val="680" w:hRule="exact"/>
        </w:trPr>
        <w:tc>
          <w:tcPr>
            <w:tcW w:w="823" w:type="dxa"/>
            <w:tcBorders>
              <w:top w:val="single" w:sz="18" w:space="0" w:color="000000"/>
              <w:start w:val="single" w:sz="18" w:space="0" w:color="000000"/>
              <w:bottom w:val="single" w:sz="18" w:space="0" w:color="000000"/>
              <w:end w:val="single" w:sz="8" w:space="0" w:color="000000"/>
            </w:tcBorders>
            <w:vAlign w:val="center"/>
          </w:tcPr>
          <w:p>
            <w:pPr>
              <w:pStyle w:val="TableParagraph"/>
              <w:ind w:start="94" w:end="0"/>
              <w:jc w:val="center"/>
              <w:rPr>
                <w:rFonts w:ascii="Arial" w:hAnsi="Arial" w:eastAsia="Lucida Sans" w:cs="Arial"/>
                <w:sz w:val="24"/>
                <w:szCs w:val="24"/>
              </w:rPr>
            </w:pPr>
            <w:r>
              <w:rPr>
                <w:rFonts w:cs="Arial" w:ascii="Arial" w:hAnsi="Arial"/>
                <w:b/>
                <w:spacing w:val="-5"/>
                <w:w w:val="95"/>
                <w:sz w:val="24"/>
                <w:szCs w:val="24"/>
              </w:rPr>
              <w:t>No.</w:t>
            </w:r>
          </w:p>
        </w:tc>
        <w:tc>
          <w:tcPr>
            <w:tcW w:w="3690" w:type="dxa"/>
            <w:tcBorders>
              <w:top w:val="single" w:sz="18" w:space="0" w:color="000000"/>
              <w:start w:val="single" w:sz="8" w:space="0" w:color="000000"/>
              <w:bottom w:val="single" w:sz="18" w:space="0" w:color="000000"/>
              <w:end w:val="single" w:sz="8" w:space="0" w:color="000000"/>
            </w:tcBorders>
            <w:vAlign w:val="center"/>
          </w:tcPr>
          <w:p>
            <w:pPr>
              <w:pStyle w:val="TableParagraph"/>
              <w:ind w:start="180" w:end="0"/>
              <w:jc w:val="center"/>
              <w:rPr>
                <w:rFonts w:ascii="Arial" w:hAnsi="Arial" w:eastAsia="Lucida Sans" w:cs="Arial"/>
                <w:b/>
                <w:sz w:val="24"/>
                <w:szCs w:val="24"/>
              </w:rPr>
            </w:pPr>
            <w:r>
              <w:rPr>
                <w:rFonts w:eastAsia="Lucida Sans" w:cs="Arial" w:ascii="Arial" w:hAnsi="Arial"/>
                <w:b/>
                <w:sz w:val="24"/>
                <w:szCs w:val="24"/>
              </w:rPr>
              <w:t>Full Name</w:t>
            </w:r>
          </w:p>
        </w:tc>
        <w:tc>
          <w:tcPr>
            <w:tcW w:w="2149" w:type="dxa"/>
            <w:tcBorders>
              <w:top w:val="single" w:sz="18" w:space="0" w:color="000000"/>
              <w:start w:val="single" w:sz="8" w:space="0" w:color="000000"/>
              <w:bottom w:val="single" w:sz="18" w:space="0" w:color="000000"/>
              <w:end w:val="single" w:sz="8" w:space="0" w:color="000000"/>
            </w:tcBorders>
            <w:vAlign w:val="center"/>
          </w:tcPr>
          <w:p>
            <w:pPr>
              <w:pStyle w:val="TableParagraph"/>
              <w:ind w:start="118" w:end="0"/>
              <w:jc w:val="center"/>
              <w:rPr>
                <w:rFonts w:ascii="Arial" w:hAnsi="Arial" w:eastAsia="Lucida Sans" w:cs="Arial"/>
                <w:b/>
                <w:sz w:val="24"/>
                <w:szCs w:val="24"/>
              </w:rPr>
            </w:pPr>
            <w:r>
              <w:rPr>
                <w:rFonts w:eastAsia="Lucida Sans" w:cs="Arial" w:ascii="Arial" w:hAnsi="Arial"/>
                <w:b/>
                <w:sz w:val="24"/>
                <w:szCs w:val="24"/>
              </w:rPr>
              <w:t>Staff ID</w:t>
            </w:r>
          </w:p>
        </w:tc>
        <w:tc>
          <w:tcPr>
            <w:tcW w:w="4678" w:type="dxa"/>
            <w:tcBorders>
              <w:top w:val="single" w:sz="18" w:space="0" w:color="000000"/>
              <w:start w:val="single" w:sz="8" w:space="0" w:color="000000"/>
              <w:bottom w:val="single" w:sz="18" w:space="0" w:color="000000"/>
              <w:end w:val="single" w:sz="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Company/ Department</w:t>
            </w:r>
          </w:p>
        </w:tc>
        <w:tc>
          <w:tcPr>
            <w:tcW w:w="3402" w:type="dxa"/>
            <w:tcBorders>
              <w:top w:val="single" w:sz="18" w:space="0" w:color="000000"/>
              <w:start w:val="single" w:sz="8" w:space="0" w:color="000000"/>
              <w:bottom w:val="single" w:sz="18" w:space="0" w:color="000000"/>
              <w:end w:val="single" w:sz="18" w:space="0" w:color="000000"/>
            </w:tcBorders>
            <w:vAlign w:val="center"/>
          </w:tcPr>
          <w:p>
            <w:pPr>
              <w:pStyle w:val="TableParagraph"/>
              <w:ind w:start="94" w:end="302"/>
              <w:jc w:val="center"/>
              <w:rPr>
                <w:rFonts w:ascii="Arial" w:hAnsi="Arial" w:eastAsia="Lucida Sans" w:cs="Arial"/>
                <w:b/>
                <w:sz w:val="24"/>
                <w:szCs w:val="24"/>
              </w:rPr>
            </w:pPr>
            <w:r>
              <w:rPr>
                <w:rFonts w:eastAsia="Lucida Sans" w:cs="Arial" w:ascii="Arial" w:hAnsi="Arial"/>
                <w:b/>
                <w:sz w:val="24"/>
                <w:szCs w:val="24"/>
              </w:rPr>
              <w:t>Signature, Stamp or Licence Number</w:t>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7.</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8.</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9.</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10.</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11.</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12.</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6"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13.</w:t>
            </w:r>
          </w:p>
        </w:tc>
        <w:tc>
          <w:tcPr>
            <w:tcW w:w="3690"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6"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6"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6" w:space="0" w:color="000000"/>
              <w:end w:val="single" w:sz="18" w:space="0" w:color="000000"/>
            </w:tcBorders>
            <w:vAlign w:val="center"/>
          </w:tcPr>
          <w:p>
            <w:pPr>
              <w:pStyle w:val="Normal"/>
              <w:snapToGrid w:val="false"/>
              <w:jc w:val="center"/>
              <w:rPr>
                <w:rFonts w:ascii="Arial" w:hAnsi="Arial" w:cs="Arial"/>
                <w:sz w:val="24"/>
                <w:szCs w:val="24"/>
              </w:rPr>
            </w:pPr>
            <w:r>
              <w:rPr>
                <w:rFonts w:cs="Arial" w:ascii="Arial" w:hAnsi="Arial"/>
                <w:sz w:val="24"/>
                <w:szCs w:val="24"/>
              </w:rPr>
            </w:r>
          </w:p>
        </w:tc>
      </w:tr>
      <w:tr>
        <w:trPr>
          <w:trHeight w:val="851" w:hRule="exact"/>
        </w:trPr>
        <w:tc>
          <w:tcPr>
            <w:tcW w:w="823" w:type="dxa"/>
            <w:tcBorders>
              <w:top w:val="single" w:sz="6" w:space="0" w:color="000000"/>
              <w:start w:val="single" w:sz="18" w:space="0" w:color="000000"/>
              <w:bottom w:val="single" w:sz="18" w:space="0" w:color="000000"/>
              <w:end w:val="single" w:sz="8" w:space="0" w:color="000000"/>
            </w:tcBorders>
            <w:vAlign w:val="center"/>
          </w:tcPr>
          <w:p>
            <w:pPr>
              <w:pStyle w:val="Normal"/>
              <w:jc w:val="center"/>
              <w:rPr>
                <w:rFonts w:ascii="Arial" w:hAnsi="Arial" w:cs="Arial"/>
                <w:sz w:val="24"/>
                <w:szCs w:val="24"/>
              </w:rPr>
            </w:pPr>
            <w:r>
              <w:rPr>
                <w:rFonts w:cs="Arial" w:ascii="Arial" w:hAnsi="Arial"/>
                <w:sz w:val="24"/>
                <w:szCs w:val="24"/>
              </w:rPr>
              <w:t>14.</w:t>
            </w:r>
          </w:p>
        </w:tc>
        <w:tc>
          <w:tcPr>
            <w:tcW w:w="3690" w:type="dxa"/>
            <w:tcBorders>
              <w:top w:val="single" w:sz="6" w:space="0" w:color="000000"/>
              <w:start w:val="single" w:sz="8" w:space="0" w:color="000000"/>
              <w:bottom w:val="single" w:sz="18" w:space="0" w:color="000000"/>
              <w:end w:val="single" w:sz="8" w:space="0" w:color="000000"/>
            </w:tcBorders>
            <w:vAlign w:val="center"/>
          </w:tcPr>
          <w:p>
            <w:pPr>
              <w:pStyle w:val="TableParagraph"/>
              <w:snapToGrid w:val="false"/>
              <w:ind w:start="93" w:end="0"/>
              <w:jc w:val="center"/>
              <w:rPr>
                <w:rFonts w:ascii="Arial" w:hAnsi="Arial" w:eastAsia="Arial" w:cs="Arial"/>
                <w:sz w:val="24"/>
                <w:szCs w:val="24"/>
              </w:rPr>
            </w:pPr>
            <w:r>
              <w:rPr>
                <w:rFonts w:eastAsia="Arial" w:cs="Arial" w:ascii="Arial" w:hAnsi="Arial"/>
                <w:sz w:val="24"/>
                <w:szCs w:val="24"/>
              </w:rPr>
            </w:r>
          </w:p>
        </w:tc>
        <w:tc>
          <w:tcPr>
            <w:tcW w:w="2149" w:type="dxa"/>
            <w:tcBorders>
              <w:top w:val="single" w:sz="6" w:space="0" w:color="000000"/>
              <w:start w:val="single" w:sz="8" w:space="0" w:color="000000"/>
              <w:bottom w:val="single" w:sz="18" w:space="0" w:color="000000"/>
              <w:end w:val="single" w:sz="8" w:space="0" w:color="000000"/>
            </w:tcBorders>
            <w:vAlign w:val="center"/>
          </w:tcPr>
          <w:p>
            <w:pPr>
              <w:pStyle w:val="TableParagraph"/>
              <w:snapToGrid w:val="false"/>
              <w:ind w:start="92" w:end="0"/>
              <w:jc w:val="center"/>
              <w:rPr>
                <w:rFonts w:ascii="Arial" w:hAnsi="Arial" w:eastAsia="Arial" w:cs="Arial"/>
                <w:sz w:val="24"/>
                <w:szCs w:val="24"/>
              </w:rPr>
            </w:pPr>
            <w:r>
              <w:rPr>
                <w:rFonts w:eastAsia="Arial" w:cs="Arial" w:ascii="Arial" w:hAnsi="Arial"/>
                <w:sz w:val="24"/>
                <w:szCs w:val="24"/>
              </w:rPr>
            </w:r>
          </w:p>
        </w:tc>
        <w:tc>
          <w:tcPr>
            <w:tcW w:w="4678" w:type="dxa"/>
            <w:tcBorders>
              <w:top w:val="single" w:sz="6" w:space="0" w:color="000000"/>
              <w:start w:val="single" w:sz="8" w:space="0" w:color="000000"/>
              <w:bottom w:val="single" w:sz="18" w:space="0" w:color="000000"/>
              <w:end w:val="single" w:sz="8" w:space="0" w:color="000000"/>
            </w:tcBorders>
            <w:vAlign w:val="center"/>
          </w:tcPr>
          <w:p>
            <w:pPr>
              <w:pStyle w:val="Normal"/>
              <w:snapToGrid w:val="false"/>
              <w:jc w:val="center"/>
              <w:rPr>
                <w:rFonts w:ascii="Arial" w:hAnsi="Arial" w:eastAsia="Arial" w:cs="Arial"/>
                <w:sz w:val="24"/>
                <w:szCs w:val="24"/>
              </w:rPr>
            </w:pPr>
            <w:r>
              <w:rPr>
                <w:rFonts w:eastAsia="Arial" w:cs="Arial" w:ascii="Arial" w:hAnsi="Arial"/>
                <w:sz w:val="24"/>
                <w:szCs w:val="24"/>
              </w:rPr>
            </w:r>
          </w:p>
        </w:tc>
        <w:tc>
          <w:tcPr>
            <w:tcW w:w="3402" w:type="dxa"/>
            <w:tcBorders>
              <w:top w:val="single" w:sz="6" w:space="0" w:color="000000"/>
              <w:start w:val="single" w:sz="8" w:space="0" w:color="000000"/>
              <w:bottom w:val="single" w:sz="18" w:space="0" w:color="000000"/>
              <w:end w:val="single" w:sz="18" w:space="0" w:color="000000"/>
            </w:tcBorders>
            <w:vAlign w:val="center"/>
          </w:tcPr>
          <w:p>
            <w:pPr>
              <w:pStyle w:val="Normal"/>
              <w:snapToGrid w:val="false"/>
              <w:rPr>
                <w:rFonts w:ascii="Arial" w:hAnsi="Arial" w:cs="Arial"/>
                <w:sz w:val="24"/>
                <w:szCs w:val="24"/>
              </w:rPr>
            </w:pPr>
            <w:r>
              <w:rPr>
                <w:rFonts w:cs="Arial" w:ascii="Arial" w:hAnsi="Arial"/>
                <w:sz w:val="24"/>
                <w:szCs w:val="24"/>
              </w:rPr>
            </w:r>
          </w:p>
        </w:tc>
      </w:tr>
    </w:tbl>
    <w:p>
      <w:pPr>
        <w:pStyle w:val="Heading2"/>
        <w:tabs>
          <w:tab w:val="clear" w:pos="720"/>
          <w:tab w:val="left" w:pos="2102" w:leader="none"/>
        </w:tabs>
        <w:spacing w:before="120" w:after="120"/>
        <w:rPr>
          <w:rFonts w:ascii="Arial" w:hAnsi="Arial" w:cs="Arial"/>
          <w:b/>
          <w:bCs/>
          <w:spacing w:val="-2"/>
          <w:w w:val="105"/>
          <w:sz w:val="24"/>
          <w:szCs w:val="24"/>
        </w:rPr>
      </w:pPr>
      <w:r>
        <w:rPr>
          <w:b/>
          <w:w w:val="95"/>
        </w:rPr>
        <w:t xml:space="preserve"> </w:t>
      </w:r>
    </w:p>
    <w:p>
      <w:pPr>
        <w:sectPr>
          <w:headerReference w:type="default" r:id="rId12"/>
          <w:headerReference w:type="first" r:id="rId13"/>
          <w:footerReference w:type="default" r:id="rId14"/>
          <w:footerReference w:type="first" r:id="rId15"/>
          <w:type w:val="nextPage"/>
          <w:pgSz w:orient="landscape" w:w="16838" w:h="11906"/>
          <w:pgMar w:left="851" w:right="851" w:gutter="0" w:header="567" w:top="794" w:footer="567" w:bottom="794"/>
          <w:pgNumType w:fmt="decimal"/>
          <w:formProt w:val="false"/>
          <w:textDirection w:val="lrTb"/>
          <w:docGrid w:type="default" w:linePitch="299" w:charSpace="0"/>
        </w:sectPr>
        <w:pStyle w:val="Normal"/>
        <w:tabs>
          <w:tab w:val="clear" w:pos="720"/>
          <w:tab w:val="left" w:pos="7938" w:leader="dot"/>
        </w:tabs>
        <w:spacing w:before="240" w:after="0"/>
        <w:ind w:start="142" w:end="0"/>
        <w:rPr>
          <w:rFonts w:ascii="Arial" w:hAnsi="Arial" w:cs="Arial"/>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16"/>
          <w:szCs w:val="16"/>
        </w:rPr>
        <w:tab/>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p>
    <w:p>
      <w:pPr>
        <w:pStyle w:val="Heading2"/>
        <w:tabs>
          <w:tab w:val="clear" w:pos="720"/>
          <w:tab w:val="left" w:pos="2102" w:leader="none"/>
        </w:tabs>
        <w:spacing w:before="120" w:after="120"/>
        <w:rPr>
          <w:rFonts w:ascii="Calibri" w:hAnsi="Calibri" w:cs="Calibri"/>
          <w:b/>
          <w:w w:val="95"/>
        </w:rPr>
      </w:pPr>
      <w:r>
        <w:rPr>
          <w:rFonts w:cs="Calibri" w:ascii="Calibri" w:hAnsi="Calibri"/>
          <w:b/>
          <w:w w:val="95"/>
        </w:rPr>
        <w:t>Section 4. Basic Skills</w:t>
      </w:r>
    </w:p>
    <w:p>
      <w:pPr>
        <w:pStyle w:val="Heading7"/>
        <w:spacing w:before="120" w:after="0"/>
        <w:ind w:start="113" w:end="170"/>
        <w:jc w:val="both"/>
        <w:rPr>
          <w:rFonts w:ascii="Calibri" w:hAnsi="Calibri" w:cs="Calibri"/>
          <w:spacing w:val="54"/>
        </w:rPr>
      </w:pPr>
      <w:r>
        <w:rPr>
          <w:rFonts w:cs="Calibri" w:ascii="Calibri" w:hAnsi="Calibri"/>
          <w:spacing w:val="-2"/>
        </w:rPr>
        <w:t>This</w:t>
      </w:r>
      <w:r>
        <w:rPr>
          <w:rFonts w:cs="Calibri" w:ascii="Calibri" w:hAnsi="Calibri"/>
          <w:spacing w:val="-8"/>
        </w:rPr>
        <w:t xml:space="preserve"> </w:t>
      </w:r>
      <w:r>
        <w:rPr>
          <w:rFonts w:cs="Calibri" w:ascii="Calibri" w:hAnsi="Calibri"/>
          <w:spacing w:val="-1"/>
        </w:rPr>
        <w:t>section</w:t>
      </w:r>
      <w:r>
        <w:rPr>
          <w:rFonts w:cs="Calibri" w:ascii="Calibri" w:hAnsi="Calibri"/>
          <w:spacing w:val="-8"/>
        </w:rPr>
        <w:t xml:space="preserve"> </w:t>
      </w:r>
      <w:r>
        <w:rPr>
          <w:rFonts w:cs="Calibri" w:ascii="Calibri" w:hAnsi="Calibri"/>
          <w:spacing w:val="-1"/>
        </w:rPr>
        <w:t>is</w:t>
      </w:r>
      <w:r>
        <w:rPr>
          <w:rFonts w:cs="Calibri" w:ascii="Calibri" w:hAnsi="Calibri"/>
          <w:spacing w:val="-8"/>
        </w:rPr>
        <w:t xml:space="preserve"> </w:t>
      </w:r>
      <w:r>
        <w:rPr>
          <w:rFonts w:cs="Calibri" w:ascii="Calibri" w:hAnsi="Calibri"/>
          <w:spacing w:val="-1"/>
        </w:rPr>
        <w:t>to</w:t>
      </w:r>
      <w:r>
        <w:rPr>
          <w:rFonts w:cs="Calibri" w:ascii="Calibri" w:hAnsi="Calibri"/>
          <w:spacing w:val="-8"/>
        </w:rPr>
        <w:t xml:space="preserve"> </w:t>
      </w:r>
      <w:r>
        <w:rPr>
          <w:rFonts w:cs="Calibri" w:ascii="Calibri" w:hAnsi="Calibri"/>
          <w:spacing w:val="-1"/>
        </w:rPr>
        <w:t>record</w:t>
      </w:r>
      <w:r>
        <w:rPr>
          <w:rFonts w:cs="Calibri" w:ascii="Calibri" w:hAnsi="Calibri"/>
          <w:spacing w:val="-8"/>
        </w:rPr>
        <w:t xml:space="preserve"> </w:t>
      </w:r>
      <w:r>
        <w:rPr>
          <w:rFonts w:cs="Calibri" w:ascii="Calibri" w:hAnsi="Calibri"/>
          <w:spacing w:val="-1"/>
        </w:rPr>
        <w:t>the</w:t>
      </w:r>
      <w:r>
        <w:rPr>
          <w:rFonts w:cs="Calibri" w:ascii="Calibri" w:hAnsi="Calibri"/>
          <w:spacing w:val="-7"/>
        </w:rPr>
        <w:t xml:space="preserve"> </w:t>
      </w:r>
      <w:r>
        <w:rPr>
          <w:rFonts w:cs="Calibri" w:ascii="Calibri" w:hAnsi="Calibri"/>
          <w:spacing w:val="-1"/>
        </w:rPr>
        <w:t>achievement</w:t>
      </w:r>
      <w:r>
        <w:rPr>
          <w:rFonts w:cs="Calibri" w:ascii="Calibri" w:hAnsi="Calibri"/>
          <w:spacing w:val="-8"/>
        </w:rPr>
        <w:t xml:space="preserve"> </w:t>
      </w:r>
      <w:r>
        <w:rPr>
          <w:rFonts w:cs="Calibri" w:ascii="Calibri" w:hAnsi="Calibri"/>
          <w:spacing w:val="-1"/>
        </w:rPr>
        <w:t>of</w:t>
      </w:r>
      <w:r>
        <w:rPr>
          <w:rFonts w:cs="Calibri" w:ascii="Calibri" w:hAnsi="Calibri"/>
          <w:spacing w:val="-7"/>
        </w:rPr>
        <w:t xml:space="preserve"> </w:t>
      </w:r>
      <w:r>
        <w:rPr>
          <w:rFonts w:cs="Calibri" w:ascii="Calibri" w:hAnsi="Calibri"/>
          <w:spacing w:val="-1"/>
        </w:rPr>
        <w:t>practical</w:t>
      </w:r>
      <w:r>
        <w:rPr>
          <w:rFonts w:cs="Calibri" w:ascii="Calibri" w:hAnsi="Calibri"/>
          <w:spacing w:val="-7"/>
        </w:rPr>
        <w:t xml:space="preserve"> </w:t>
      </w:r>
      <w:r>
        <w:rPr>
          <w:rFonts w:cs="Calibri" w:ascii="Calibri" w:hAnsi="Calibri"/>
          <w:spacing w:val="-1"/>
        </w:rPr>
        <w:t>competencies</w:t>
      </w:r>
      <w:r>
        <w:rPr>
          <w:rFonts w:cs="Calibri" w:ascii="Calibri" w:hAnsi="Calibri"/>
          <w:spacing w:val="-7"/>
        </w:rPr>
        <w:t xml:space="preserve"> </w:t>
      </w:r>
      <w:r>
        <w:rPr>
          <w:rFonts w:cs="Calibri" w:ascii="Calibri" w:hAnsi="Calibri"/>
          <w:spacing w:val="-1"/>
        </w:rPr>
        <w:t>required</w:t>
      </w:r>
      <w:r>
        <w:rPr>
          <w:rFonts w:cs="Calibri" w:ascii="Calibri" w:hAnsi="Calibri"/>
          <w:spacing w:val="-6"/>
        </w:rPr>
        <w:t xml:space="preserve"> </w:t>
      </w:r>
      <w:r>
        <w:rPr>
          <w:rFonts w:cs="Calibri" w:ascii="Calibri" w:hAnsi="Calibri"/>
          <w:spacing w:val="-1"/>
        </w:rPr>
        <w:t>to</w:t>
      </w:r>
      <w:r>
        <w:rPr>
          <w:rFonts w:cs="Calibri" w:ascii="Calibri" w:hAnsi="Calibri"/>
          <w:spacing w:val="-7"/>
        </w:rPr>
        <w:t xml:space="preserve"> show completion </w:t>
      </w:r>
      <w:r>
        <w:rPr>
          <w:rFonts w:cs="Calibri" w:ascii="Calibri" w:hAnsi="Calibri"/>
        </w:rPr>
        <w:t>of</w:t>
      </w:r>
      <w:r>
        <w:rPr>
          <w:rFonts w:cs="Calibri" w:ascii="Calibri" w:hAnsi="Calibri"/>
          <w:spacing w:val="-8"/>
        </w:rPr>
        <w:t xml:space="preserve"> </w:t>
      </w:r>
      <w:r>
        <w:rPr>
          <w:rFonts w:cs="Calibri" w:ascii="Calibri" w:hAnsi="Calibri"/>
        </w:rPr>
        <w:t>the</w:t>
      </w:r>
      <w:r>
        <w:rPr>
          <w:rFonts w:cs="Calibri" w:ascii="Calibri" w:hAnsi="Calibri"/>
          <w:spacing w:val="-8"/>
        </w:rPr>
        <w:t xml:space="preserve"> </w:t>
      </w:r>
      <w:r>
        <w:rPr>
          <w:rFonts w:cs="Calibri" w:ascii="Calibri" w:hAnsi="Calibri"/>
          <w:spacing w:val="-2"/>
        </w:rPr>
        <w:t>app</w:t>
      </w:r>
      <w:r>
        <w:rPr>
          <w:rFonts w:cs="Calibri" w:ascii="Calibri" w:hAnsi="Calibri"/>
          <w:spacing w:val="-1"/>
        </w:rPr>
        <w:t>ropriate</w:t>
      </w:r>
      <w:r>
        <w:rPr>
          <w:rFonts w:cs="Calibri" w:ascii="Calibri" w:hAnsi="Calibri"/>
          <w:spacing w:val="30"/>
          <w:w w:val="99"/>
        </w:rPr>
        <w:t xml:space="preserve"> </w:t>
      </w:r>
      <w:r>
        <w:rPr>
          <w:rFonts w:cs="Calibri" w:ascii="Calibri" w:hAnsi="Calibri"/>
          <w:spacing w:val="-1"/>
        </w:rPr>
        <w:t>category. The basic skill credits may be obtained before or after the basic training course and valid within 10 (ten) years to the date of application for the license.</w:t>
      </w:r>
      <w:r>
        <w:rPr>
          <w:rFonts w:cs="Calibri" w:ascii="Calibri" w:hAnsi="Calibri"/>
          <w:spacing w:val="-7"/>
        </w:rPr>
        <w:t xml:space="preserve"> </w:t>
      </w:r>
      <w:r>
        <w:rPr>
          <w:rFonts w:cs="Calibri" w:ascii="Calibri" w:hAnsi="Calibri"/>
          <w:spacing w:val="-2"/>
        </w:rPr>
        <w:t>The</w:t>
      </w:r>
      <w:r>
        <w:rPr>
          <w:rFonts w:cs="Calibri" w:ascii="Calibri" w:hAnsi="Calibri"/>
          <w:spacing w:val="-7"/>
        </w:rPr>
        <w:t xml:space="preserve"> </w:t>
      </w:r>
      <w:r>
        <w:rPr>
          <w:rFonts w:cs="Calibri" w:ascii="Calibri" w:hAnsi="Calibri"/>
          <w:spacing w:val="-1"/>
        </w:rPr>
        <w:t>skills</w:t>
      </w:r>
      <w:r>
        <w:rPr>
          <w:rFonts w:cs="Calibri" w:ascii="Calibri" w:hAnsi="Calibri"/>
          <w:spacing w:val="-7"/>
        </w:rPr>
        <w:t xml:space="preserve"> </w:t>
      </w:r>
      <w:r>
        <w:rPr>
          <w:rFonts w:cs="Calibri" w:ascii="Calibri" w:hAnsi="Calibri"/>
          <w:spacing w:val="-1"/>
        </w:rPr>
        <w:t>identified</w:t>
      </w:r>
      <w:r>
        <w:rPr>
          <w:rFonts w:cs="Calibri" w:ascii="Calibri" w:hAnsi="Calibri"/>
          <w:spacing w:val="-7"/>
        </w:rPr>
        <w:t xml:space="preserve"> </w:t>
      </w:r>
      <w:r>
        <w:rPr>
          <w:rFonts w:cs="Calibri" w:ascii="Calibri" w:hAnsi="Calibri"/>
          <w:spacing w:val="-1"/>
        </w:rPr>
        <w:t>in</w:t>
      </w:r>
      <w:r>
        <w:rPr>
          <w:rFonts w:cs="Calibri" w:ascii="Calibri" w:hAnsi="Calibri"/>
          <w:spacing w:val="-7"/>
        </w:rPr>
        <w:t xml:space="preserve"> </w:t>
      </w:r>
      <w:r>
        <w:rPr>
          <w:rFonts w:cs="Calibri" w:ascii="Calibri" w:hAnsi="Calibri"/>
          <w:spacing w:val="-1"/>
        </w:rPr>
        <w:t>this</w:t>
      </w:r>
      <w:r>
        <w:rPr>
          <w:rFonts w:cs="Calibri" w:ascii="Calibri" w:hAnsi="Calibri"/>
          <w:spacing w:val="-7"/>
        </w:rPr>
        <w:t xml:space="preserve"> </w:t>
      </w:r>
      <w:r>
        <w:rPr>
          <w:rFonts w:cs="Calibri" w:ascii="Calibri" w:hAnsi="Calibri"/>
          <w:spacing w:val="-1"/>
        </w:rPr>
        <w:t>section</w:t>
      </w:r>
      <w:r>
        <w:rPr>
          <w:rFonts w:cs="Calibri" w:ascii="Calibri" w:hAnsi="Calibri"/>
          <w:spacing w:val="-7"/>
        </w:rPr>
        <w:t xml:space="preserve"> </w:t>
      </w:r>
      <w:r>
        <w:rPr>
          <w:rFonts w:cs="Calibri" w:ascii="Calibri" w:hAnsi="Calibri"/>
          <w:spacing w:val="-1"/>
        </w:rPr>
        <w:t>relate</w:t>
      </w:r>
      <w:r>
        <w:rPr>
          <w:rFonts w:cs="Calibri" w:ascii="Calibri" w:hAnsi="Calibri"/>
          <w:spacing w:val="-7"/>
        </w:rPr>
        <w:t xml:space="preserve"> </w:t>
      </w:r>
      <w:r>
        <w:rPr>
          <w:rFonts w:cs="Calibri" w:ascii="Calibri" w:hAnsi="Calibri"/>
          <w:spacing w:val="-1"/>
        </w:rPr>
        <w:t>directly</w:t>
      </w:r>
      <w:r>
        <w:rPr>
          <w:rFonts w:cs="Calibri" w:ascii="Calibri" w:hAnsi="Calibri"/>
          <w:spacing w:val="-6"/>
        </w:rPr>
        <w:t xml:space="preserve"> </w:t>
      </w:r>
      <w:r>
        <w:rPr>
          <w:rFonts w:cs="Calibri" w:ascii="Calibri" w:hAnsi="Calibri"/>
          <w:spacing w:val="-1"/>
        </w:rPr>
        <w:t>to</w:t>
      </w:r>
      <w:r>
        <w:rPr>
          <w:rFonts w:cs="Calibri" w:ascii="Calibri" w:hAnsi="Calibri"/>
          <w:spacing w:val="-6"/>
        </w:rPr>
        <w:t xml:space="preserve"> </w:t>
      </w:r>
      <w:r>
        <w:rPr>
          <w:rFonts w:cs="Calibri" w:ascii="Calibri" w:hAnsi="Calibri"/>
          <w:spacing w:val="-1"/>
        </w:rPr>
        <w:t>corresponding</w:t>
      </w:r>
      <w:r>
        <w:rPr>
          <w:rFonts w:cs="Calibri" w:ascii="Calibri" w:hAnsi="Calibri"/>
          <w:spacing w:val="-6"/>
        </w:rPr>
        <w:t xml:space="preserve"> </w:t>
      </w:r>
      <w:r>
        <w:rPr>
          <w:rFonts w:cs="Calibri" w:ascii="Calibri" w:hAnsi="Calibri"/>
          <w:spacing w:val="-1"/>
        </w:rPr>
        <w:t>license</w:t>
      </w:r>
      <w:r>
        <w:rPr>
          <w:rFonts w:cs="Calibri" w:ascii="Calibri" w:hAnsi="Calibri"/>
          <w:spacing w:val="-6"/>
        </w:rPr>
        <w:t xml:space="preserve"> </w:t>
      </w:r>
      <w:r>
        <w:rPr>
          <w:rFonts w:cs="Calibri" w:ascii="Calibri" w:hAnsi="Calibri"/>
          <w:spacing w:val="-1"/>
        </w:rPr>
        <w:t>privileges:</w:t>
      </w:r>
    </w:p>
    <w:p>
      <w:pPr>
        <w:pStyle w:val="Heading7"/>
        <w:spacing w:before="120" w:after="0"/>
        <w:ind w:start="113" w:end="170"/>
        <w:jc w:val="both"/>
        <w:rPr>
          <w:rFonts w:ascii="Calibri" w:hAnsi="Calibri" w:cs="Calibri"/>
          <w:spacing w:val="63"/>
        </w:rPr>
      </w:pPr>
      <w:r>
        <w:rPr>
          <w:rFonts w:cs="Calibri" w:ascii="Calibri" w:hAnsi="Calibri"/>
          <w:spacing w:val="54"/>
        </w:rPr>
        <w:t>+</w:t>
      </w:r>
      <w:r>
        <w:rPr>
          <w:rFonts w:cs="Calibri" w:ascii="Calibri" w:hAnsi="Calibri"/>
        </w:rPr>
        <w:t>The</w:t>
      </w:r>
      <w:r>
        <w:rPr>
          <w:rFonts w:cs="Calibri" w:ascii="Calibri" w:hAnsi="Calibri"/>
          <w:spacing w:val="-7"/>
        </w:rPr>
        <w:t xml:space="preserve"> </w:t>
      </w:r>
      <w:r>
        <w:rPr>
          <w:rFonts w:cs="Calibri" w:ascii="Calibri" w:hAnsi="Calibri"/>
        </w:rPr>
        <w:t>required</w:t>
      </w:r>
      <w:r>
        <w:rPr>
          <w:rFonts w:cs="Calibri" w:ascii="Calibri" w:hAnsi="Calibri"/>
          <w:spacing w:val="-7"/>
        </w:rPr>
        <w:t xml:space="preserve"> </w:t>
      </w:r>
      <w:r>
        <w:rPr>
          <w:rFonts w:cs="Calibri" w:ascii="Calibri" w:hAnsi="Calibri"/>
        </w:rPr>
        <w:t>training</w:t>
      </w:r>
      <w:r>
        <w:rPr>
          <w:rFonts w:cs="Calibri" w:ascii="Calibri" w:hAnsi="Calibri"/>
          <w:spacing w:val="-7"/>
        </w:rPr>
        <w:t xml:space="preserve"> </w:t>
      </w:r>
      <w:r>
        <w:rPr>
          <w:rFonts w:cs="Calibri" w:ascii="Calibri" w:hAnsi="Calibri"/>
        </w:rPr>
        <w:t>and</w:t>
      </w:r>
      <w:r>
        <w:rPr>
          <w:rFonts w:cs="Calibri" w:ascii="Calibri" w:hAnsi="Calibri"/>
          <w:spacing w:val="-7"/>
        </w:rPr>
        <w:t xml:space="preserve"> </w:t>
      </w:r>
      <w:r>
        <w:rPr>
          <w:rFonts w:cs="Calibri" w:ascii="Calibri" w:hAnsi="Calibri"/>
          <w:spacing w:val="-1"/>
        </w:rPr>
        <w:t>assessment</w:t>
      </w:r>
      <w:r>
        <w:rPr>
          <w:rFonts w:cs="Calibri" w:ascii="Calibri" w:hAnsi="Calibri"/>
          <w:spacing w:val="40"/>
          <w:w w:val="101"/>
        </w:rPr>
        <w:t xml:space="preserve"> </w:t>
      </w:r>
      <w:r>
        <w:rPr>
          <w:rFonts w:cs="Calibri" w:ascii="Calibri" w:hAnsi="Calibri"/>
          <w:spacing w:val="-1"/>
        </w:rPr>
        <w:t>may</w:t>
      </w:r>
      <w:r>
        <w:rPr>
          <w:rFonts w:cs="Calibri" w:ascii="Calibri" w:hAnsi="Calibri"/>
          <w:spacing w:val="-3"/>
        </w:rPr>
        <w:t xml:space="preserve"> </w:t>
      </w:r>
      <w:r>
        <w:rPr>
          <w:rFonts w:cs="Calibri" w:ascii="Calibri" w:hAnsi="Calibri"/>
          <w:spacing w:val="-1"/>
        </w:rPr>
        <w:t>be</w:t>
      </w:r>
      <w:r>
        <w:rPr>
          <w:rFonts w:cs="Calibri" w:ascii="Calibri" w:hAnsi="Calibri"/>
          <w:spacing w:val="-2"/>
        </w:rPr>
        <w:t xml:space="preserve"> </w:t>
      </w:r>
      <w:r>
        <w:rPr>
          <w:rFonts w:cs="Calibri" w:ascii="Calibri" w:hAnsi="Calibri"/>
          <w:spacing w:val="-1"/>
        </w:rPr>
        <w:t>carried</w:t>
      </w:r>
      <w:r>
        <w:rPr>
          <w:rFonts w:cs="Calibri" w:ascii="Calibri" w:hAnsi="Calibri"/>
          <w:spacing w:val="-3"/>
        </w:rPr>
        <w:t xml:space="preserve"> </w:t>
      </w:r>
      <w:r>
        <w:rPr>
          <w:rFonts w:cs="Calibri" w:ascii="Calibri" w:hAnsi="Calibri"/>
          <w:spacing w:val="-1"/>
        </w:rPr>
        <w:t>out</w:t>
      </w:r>
      <w:r>
        <w:rPr>
          <w:rFonts w:cs="Calibri" w:ascii="Calibri" w:hAnsi="Calibri"/>
          <w:spacing w:val="-2"/>
        </w:rPr>
        <w:t xml:space="preserve"> </w:t>
      </w:r>
      <w:r>
        <w:rPr>
          <w:rFonts w:cs="Calibri" w:ascii="Calibri" w:hAnsi="Calibri"/>
          <w:spacing w:val="-1"/>
        </w:rPr>
        <w:t>on</w:t>
      </w:r>
      <w:r>
        <w:rPr>
          <w:rFonts w:cs="Calibri" w:ascii="Calibri" w:hAnsi="Calibri"/>
          <w:spacing w:val="-3"/>
        </w:rPr>
        <w:t xml:space="preserve"> </w:t>
      </w:r>
      <w:r>
        <w:rPr>
          <w:rFonts w:cs="Calibri" w:ascii="Calibri" w:hAnsi="Calibri"/>
          <w:spacing w:val="-2"/>
        </w:rPr>
        <w:t>in-ser</w:t>
      </w:r>
      <w:r>
        <w:rPr>
          <w:rFonts w:cs="Calibri" w:ascii="Calibri" w:hAnsi="Calibri"/>
          <w:spacing w:val="-1"/>
        </w:rPr>
        <w:t>vice</w:t>
      </w:r>
      <w:r>
        <w:rPr>
          <w:rFonts w:cs="Calibri" w:ascii="Calibri" w:hAnsi="Calibri"/>
          <w:spacing w:val="-2"/>
        </w:rPr>
        <w:t xml:space="preserve"> </w:t>
      </w:r>
      <w:r>
        <w:rPr>
          <w:rFonts w:cs="Calibri" w:ascii="Calibri" w:hAnsi="Calibri"/>
          <w:spacing w:val="-1"/>
        </w:rPr>
        <w:t>aircraft,</w:t>
      </w:r>
      <w:r>
        <w:rPr>
          <w:rFonts w:cs="Calibri" w:ascii="Calibri" w:hAnsi="Calibri"/>
          <w:spacing w:val="-3"/>
        </w:rPr>
        <w:t xml:space="preserve"> </w:t>
      </w:r>
      <w:r>
        <w:rPr>
          <w:rFonts w:cs="Calibri" w:ascii="Calibri" w:hAnsi="Calibri"/>
          <w:spacing w:val="-1"/>
        </w:rPr>
        <w:t>in</w:t>
      </w:r>
      <w:r>
        <w:rPr>
          <w:rFonts w:cs="Calibri" w:ascii="Calibri" w:hAnsi="Calibri"/>
          <w:spacing w:val="-2"/>
        </w:rPr>
        <w:t xml:space="preserve"> </w:t>
      </w:r>
      <w:r>
        <w:rPr>
          <w:rFonts w:cs="Calibri" w:ascii="Calibri" w:hAnsi="Calibri"/>
          <w:spacing w:val="-1"/>
        </w:rPr>
        <w:t>workshops,</w:t>
      </w:r>
      <w:r>
        <w:rPr>
          <w:rFonts w:cs="Calibri" w:ascii="Calibri" w:hAnsi="Calibri"/>
          <w:spacing w:val="-2"/>
        </w:rPr>
        <w:t xml:space="preserve"> </w:t>
      </w:r>
      <w:r>
        <w:rPr>
          <w:rFonts w:cs="Calibri" w:ascii="Calibri" w:hAnsi="Calibri"/>
          <w:spacing w:val="-1"/>
        </w:rPr>
        <w:t>on</w:t>
      </w:r>
      <w:r>
        <w:rPr>
          <w:rFonts w:cs="Calibri" w:ascii="Calibri" w:hAnsi="Calibri"/>
          <w:spacing w:val="-3"/>
        </w:rPr>
        <w:t xml:space="preserve"> </w:t>
      </w:r>
      <w:r>
        <w:rPr>
          <w:rFonts w:cs="Calibri" w:ascii="Calibri" w:hAnsi="Calibri"/>
          <w:spacing w:val="-1"/>
        </w:rPr>
        <w:t>training</w:t>
      </w:r>
      <w:r>
        <w:rPr>
          <w:rFonts w:cs="Calibri" w:ascii="Calibri" w:hAnsi="Calibri"/>
          <w:spacing w:val="-2"/>
        </w:rPr>
        <w:t xml:space="preserve"> </w:t>
      </w:r>
      <w:r>
        <w:rPr>
          <w:rFonts w:cs="Calibri" w:ascii="Calibri" w:hAnsi="Calibri"/>
          <w:spacing w:val="-1"/>
        </w:rPr>
        <w:t>equipment</w:t>
      </w:r>
      <w:r>
        <w:rPr>
          <w:rFonts w:cs="Calibri" w:ascii="Calibri" w:hAnsi="Calibri"/>
          <w:spacing w:val="-3"/>
        </w:rPr>
        <w:t xml:space="preserve"> </w:t>
      </w:r>
      <w:r>
        <w:rPr>
          <w:rFonts w:cs="Calibri" w:ascii="Calibri" w:hAnsi="Calibri"/>
          <w:spacing w:val="-1"/>
        </w:rPr>
        <w:t>or</w:t>
      </w:r>
      <w:r>
        <w:rPr>
          <w:rFonts w:cs="Calibri" w:ascii="Calibri" w:hAnsi="Calibri"/>
          <w:spacing w:val="-2"/>
        </w:rPr>
        <w:t xml:space="preserve"> </w:t>
      </w:r>
      <w:r>
        <w:rPr>
          <w:rFonts w:cs="Calibri" w:ascii="Calibri" w:hAnsi="Calibri"/>
          <w:spacing w:val="-1"/>
        </w:rPr>
        <w:t>on</w:t>
      </w:r>
      <w:r>
        <w:rPr>
          <w:rFonts w:cs="Calibri" w:ascii="Calibri" w:hAnsi="Calibri"/>
          <w:spacing w:val="-3"/>
        </w:rPr>
        <w:t xml:space="preserve"> </w:t>
      </w:r>
      <w:r>
        <w:rPr>
          <w:rFonts w:cs="Calibri" w:ascii="Calibri" w:hAnsi="Calibri"/>
          <w:spacing w:val="-1"/>
        </w:rPr>
        <w:t>simulators.</w:t>
      </w:r>
    </w:p>
    <w:p>
      <w:pPr>
        <w:pStyle w:val="Heading7"/>
        <w:spacing w:before="120" w:after="0"/>
        <w:ind w:start="113" w:end="170"/>
        <w:jc w:val="both"/>
        <w:rPr/>
      </w:pPr>
      <w:r>
        <w:rPr>
          <w:rFonts w:cs="Calibri" w:ascii="Calibri" w:hAnsi="Calibri"/>
          <w:spacing w:val="63"/>
        </w:rPr>
        <w:t>+</w:t>
      </w:r>
      <w:r>
        <w:rPr>
          <w:rFonts w:cs="Calibri" w:ascii="Calibri" w:hAnsi="Calibri"/>
        </w:rPr>
        <w:t>Each</w:t>
      </w:r>
      <w:r>
        <w:rPr>
          <w:rFonts w:cs="Calibri" w:ascii="Calibri" w:hAnsi="Calibri"/>
          <w:spacing w:val="-2"/>
        </w:rPr>
        <w:t xml:space="preserve"> </w:t>
      </w:r>
      <w:r>
        <w:rPr>
          <w:rFonts w:cs="Calibri" w:ascii="Calibri" w:hAnsi="Calibri"/>
        </w:rPr>
        <w:t>entry</w:t>
      </w:r>
      <w:r>
        <w:rPr>
          <w:rFonts w:cs="Calibri" w:ascii="Calibri" w:hAnsi="Calibri"/>
          <w:spacing w:val="-3"/>
        </w:rPr>
        <w:t xml:space="preserve"> </w:t>
      </w:r>
      <w:r>
        <w:rPr>
          <w:rFonts w:cs="Calibri" w:ascii="Calibri" w:hAnsi="Calibri"/>
          <w:spacing w:val="-1"/>
        </w:rPr>
        <w:t>must</w:t>
      </w:r>
      <w:r>
        <w:rPr>
          <w:rFonts w:cs="Calibri" w:ascii="Calibri" w:hAnsi="Calibri"/>
          <w:spacing w:val="-2"/>
        </w:rPr>
        <w:t xml:space="preserve"> </w:t>
      </w:r>
      <w:r>
        <w:rPr>
          <w:rFonts w:cs="Calibri" w:ascii="Calibri" w:hAnsi="Calibri"/>
          <w:spacing w:val="-1"/>
        </w:rPr>
        <w:t>be</w:t>
      </w:r>
      <w:r>
        <w:rPr>
          <w:rFonts w:cs="Calibri" w:ascii="Calibri" w:hAnsi="Calibri"/>
          <w:spacing w:val="-2"/>
        </w:rPr>
        <w:t xml:space="preserve"> </w:t>
      </w:r>
      <w:r>
        <w:rPr>
          <w:rFonts w:cs="Calibri" w:ascii="Calibri" w:hAnsi="Calibri"/>
          <w:spacing w:val="-1"/>
        </w:rPr>
        <w:t>confirmed</w:t>
      </w:r>
      <w:r>
        <w:rPr>
          <w:rFonts w:cs="Calibri" w:ascii="Calibri" w:hAnsi="Calibri"/>
          <w:spacing w:val="-4"/>
        </w:rPr>
        <w:t xml:space="preserve"> </w:t>
      </w:r>
      <w:r>
        <w:rPr>
          <w:rFonts w:cs="Calibri" w:ascii="Calibri" w:hAnsi="Calibri"/>
        </w:rPr>
        <w:t>by</w:t>
      </w:r>
      <w:r>
        <w:rPr>
          <w:rFonts w:cs="Calibri" w:ascii="Calibri" w:hAnsi="Calibri"/>
          <w:spacing w:val="-3"/>
        </w:rPr>
        <w:t xml:space="preserve"> an instructor/ supervisor, with his</w:t>
      </w:r>
      <w:r>
        <w:rPr>
          <w:rFonts w:cs="Calibri" w:ascii="Calibri" w:hAnsi="Calibri"/>
          <w:spacing w:val="-1"/>
        </w:rPr>
        <w:t>/her</w:t>
      </w:r>
      <w:r>
        <w:rPr>
          <w:rFonts w:cs="Calibri" w:ascii="Calibri" w:hAnsi="Calibri"/>
          <w:spacing w:val="27"/>
        </w:rPr>
        <w:t xml:space="preserve"> </w:t>
      </w:r>
      <w:r>
        <w:rPr>
          <w:rFonts w:cs="Calibri" w:ascii="Calibri" w:hAnsi="Calibri"/>
          <w:spacing w:val="-1"/>
        </w:rPr>
        <w:t>signature,</w:t>
      </w:r>
      <w:r>
        <w:rPr>
          <w:rFonts w:cs="Calibri" w:ascii="Calibri" w:hAnsi="Calibri"/>
          <w:spacing w:val="28"/>
        </w:rPr>
        <w:t xml:space="preserve"> </w:t>
      </w:r>
      <w:r>
        <w:rPr>
          <w:rFonts w:cs="Calibri" w:ascii="Calibri" w:hAnsi="Calibri"/>
          <w:spacing w:val="-1"/>
        </w:rPr>
        <w:t>position</w:t>
      </w:r>
      <w:r>
        <w:rPr>
          <w:rFonts w:cs="Calibri" w:ascii="Calibri" w:hAnsi="Calibri"/>
          <w:spacing w:val="26"/>
        </w:rPr>
        <w:t xml:space="preserve"> </w:t>
      </w:r>
      <w:r>
        <w:rPr>
          <w:rFonts w:cs="Calibri" w:ascii="Calibri" w:hAnsi="Calibri"/>
          <w:spacing w:val="-2"/>
        </w:rPr>
        <w:t>and</w:t>
      </w:r>
      <w:r>
        <w:rPr>
          <w:rFonts w:cs="Calibri" w:ascii="Calibri" w:hAnsi="Calibri"/>
          <w:spacing w:val="27"/>
        </w:rPr>
        <w:t xml:space="preserve"> </w:t>
      </w:r>
      <w:r>
        <w:rPr>
          <w:rFonts w:cs="Calibri" w:ascii="Calibri" w:hAnsi="Calibri"/>
          <w:spacing w:val="-1"/>
        </w:rPr>
        <w:t>organization</w:t>
      </w:r>
      <w:r>
        <w:rPr>
          <w:rFonts w:cs="Calibri" w:ascii="Calibri" w:hAnsi="Calibri"/>
          <w:spacing w:val="26"/>
        </w:rPr>
        <w:t xml:space="preserve"> </w:t>
      </w:r>
      <w:r>
        <w:rPr>
          <w:rFonts w:cs="Calibri" w:ascii="Calibri" w:hAnsi="Calibri"/>
          <w:spacing w:val="-1"/>
        </w:rPr>
        <w:t>details,</w:t>
      </w:r>
      <w:r>
        <w:rPr>
          <w:rFonts w:cs="Calibri" w:ascii="Calibri" w:hAnsi="Calibri"/>
          <w:spacing w:val="27"/>
        </w:rPr>
        <w:t xml:space="preserve"> </w:t>
      </w:r>
      <w:r>
        <w:rPr>
          <w:rFonts w:cs="Calibri" w:ascii="Calibri" w:hAnsi="Calibri"/>
        </w:rPr>
        <w:t>to</w:t>
      </w:r>
      <w:r>
        <w:rPr>
          <w:rFonts w:cs="Calibri" w:ascii="Calibri" w:hAnsi="Calibri"/>
          <w:spacing w:val="27"/>
        </w:rPr>
        <w:t xml:space="preserve"> </w:t>
      </w:r>
      <w:r>
        <w:rPr>
          <w:rFonts w:cs="Calibri" w:ascii="Calibri" w:hAnsi="Calibri"/>
        </w:rPr>
        <w:t>indicate</w:t>
      </w:r>
      <w:r>
        <w:rPr>
          <w:rFonts w:cs="Calibri" w:ascii="Calibri" w:hAnsi="Calibri"/>
          <w:spacing w:val="26"/>
        </w:rPr>
        <w:t xml:space="preserve"> </w:t>
      </w:r>
      <w:r>
        <w:rPr>
          <w:rFonts w:cs="Calibri" w:ascii="Calibri" w:hAnsi="Calibri"/>
        </w:rPr>
        <w:t>that</w:t>
      </w:r>
      <w:r>
        <w:rPr>
          <w:rFonts w:cs="Calibri" w:ascii="Calibri" w:hAnsi="Calibri"/>
          <w:spacing w:val="27"/>
        </w:rPr>
        <w:t xml:space="preserve"> </w:t>
      </w:r>
      <w:r>
        <w:rPr>
          <w:rFonts w:cs="Calibri" w:ascii="Calibri" w:hAnsi="Calibri"/>
        </w:rPr>
        <w:t>the</w:t>
      </w:r>
      <w:r>
        <w:rPr>
          <w:rFonts w:cs="Calibri" w:ascii="Calibri" w:hAnsi="Calibri"/>
          <w:spacing w:val="26"/>
        </w:rPr>
        <w:t xml:space="preserve"> </w:t>
      </w:r>
      <w:r>
        <w:rPr>
          <w:rFonts w:cs="Calibri" w:ascii="Calibri" w:hAnsi="Calibri"/>
        </w:rPr>
        <w:t>logbook</w:t>
      </w:r>
      <w:r>
        <w:rPr>
          <w:rFonts w:cs="Calibri" w:ascii="Calibri" w:hAnsi="Calibri"/>
          <w:spacing w:val="24"/>
        </w:rPr>
        <w:t xml:space="preserve"> </w:t>
      </w:r>
      <w:r>
        <w:rPr>
          <w:rFonts w:cs="Calibri" w:ascii="Calibri" w:hAnsi="Calibri"/>
        </w:rPr>
        <w:t>holder</w:t>
      </w:r>
      <w:r>
        <w:rPr>
          <w:rFonts w:cs="Calibri" w:ascii="Calibri" w:hAnsi="Calibri"/>
          <w:spacing w:val="27"/>
        </w:rPr>
        <w:t xml:space="preserve"> </w:t>
      </w:r>
      <w:r>
        <w:rPr>
          <w:rFonts w:cs="Calibri" w:ascii="Calibri" w:hAnsi="Calibri"/>
        </w:rPr>
        <w:t>has</w:t>
      </w:r>
      <w:r>
        <w:rPr>
          <w:rFonts w:cs="Calibri" w:ascii="Calibri" w:hAnsi="Calibri"/>
          <w:spacing w:val="26"/>
        </w:rPr>
        <w:t xml:space="preserve"> </w:t>
      </w:r>
      <w:r>
        <w:rPr>
          <w:rFonts w:cs="Calibri" w:ascii="Calibri" w:hAnsi="Calibri"/>
        </w:rPr>
        <w:t>achieved</w:t>
      </w:r>
      <w:r>
        <w:rPr>
          <w:rFonts w:cs="Calibri" w:ascii="Calibri" w:hAnsi="Calibri"/>
          <w:spacing w:val="26"/>
        </w:rPr>
        <w:t xml:space="preserve"> </w:t>
      </w:r>
      <w:r>
        <w:rPr>
          <w:rFonts w:cs="Calibri" w:ascii="Calibri" w:hAnsi="Calibri"/>
        </w:rPr>
        <w:t>the</w:t>
      </w:r>
      <w:r>
        <w:rPr>
          <w:rFonts w:cs="Calibri" w:ascii="Calibri" w:hAnsi="Calibri"/>
          <w:spacing w:val="27"/>
        </w:rPr>
        <w:t xml:space="preserve"> </w:t>
      </w:r>
      <w:r>
        <w:rPr>
          <w:rFonts w:cs="Calibri" w:ascii="Calibri" w:hAnsi="Calibri"/>
        </w:rPr>
        <w:t>required</w:t>
      </w:r>
      <w:r>
        <w:rPr>
          <w:rFonts w:cs="Calibri" w:ascii="Calibri" w:hAnsi="Calibri"/>
          <w:spacing w:val="29"/>
        </w:rPr>
        <w:t xml:space="preserve"> </w:t>
      </w:r>
      <w:r>
        <w:rPr>
          <w:rFonts w:cs="Calibri" w:ascii="Calibri" w:hAnsi="Calibri"/>
          <w:spacing w:val="-1"/>
        </w:rPr>
        <w:t>competence</w:t>
      </w:r>
      <w:r>
        <w:rPr>
          <w:rFonts w:cs="Calibri" w:ascii="Calibri" w:hAnsi="Calibri"/>
          <w:spacing w:val="13"/>
        </w:rPr>
        <w:t xml:space="preserve"> </w:t>
      </w:r>
      <w:r>
        <w:rPr>
          <w:rFonts w:cs="Calibri" w:ascii="Calibri" w:hAnsi="Calibri"/>
          <w:spacing w:val="-1"/>
        </w:rPr>
        <w:t>on</w:t>
      </w:r>
      <w:r>
        <w:rPr>
          <w:rFonts w:cs="Calibri" w:ascii="Calibri" w:hAnsi="Calibri"/>
          <w:spacing w:val="14"/>
        </w:rPr>
        <w:t xml:space="preserve"> </w:t>
      </w:r>
      <w:r>
        <w:rPr>
          <w:rFonts w:cs="Calibri" w:ascii="Calibri" w:hAnsi="Calibri"/>
          <w:spacing w:val="-1"/>
        </w:rPr>
        <w:t>the</w:t>
      </w:r>
      <w:r>
        <w:rPr>
          <w:rFonts w:cs="Calibri" w:ascii="Calibri" w:hAnsi="Calibri"/>
          <w:spacing w:val="13"/>
        </w:rPr>
        <w:t xml:space="preserve"> </w:t>
      </w:r>
      <w:r>
        <w:rPr>
          <w:rFonts w:cs="Calibri" w:ascii="Calibri" w:hAnsi="Calibri"/>
          <w:spacing w:val="-1"/>
        </w:rPr>
        <w:t>subject.</w:t>
      </w:r>
      <w:r>
        <w:rPr>
          <w:rFonts w:cs="Calibri" w:ascii="Calibri" w:hAnsi="Calibri"/>
          <w:spacing w:val="14"/>
        </w:rPr>
        <w:t xml:space="preserve"> </w:t>
      </w:r>
    </w:p>
    <w:p>
      <w:pPr>
        <w:pStyle w:val="Heading7"/>
        <w:spacing w:before="120" w:after="0"/>
        <w:ind w:start="113" w:end="170"/>
        <w:jc w:val="both"/>
        <w:rPr/>
      </w:pPr>
      <w:r>
        <w:rPr>
          <w:rFonts w:cs="Calibri" w:ascii="Calibri" w:hAnsi="Calibri"/>
          <w:spacing w:val="14"/>
        </w:rPr>
        <w:t xml:space="preserve">+ </w:t>
      </w:r>
      <w:r>
        <w:rPr>
          <w:rFonts w:cs="Calibri" w:ascii="Calibri" w:hAnsi="Calibri"/>
        </w:rPr>
        <w:t>A</w:t>
      </w:r>
      <w:r>
        <w:rPr>
          <w:rFonts w:cs="Calibri" w:ascii="Calibri" w:hAnsi="Calibri"/>
          <w:spacing w:val="14"/>
        </w:rPr>
        <w:t xml:space="preserve"> </w:t>
      </w:r>
      <w:r>
        <w:rPr>
          <w:rFonts w:cs="Calibri" w:ascii="Calibri" w:hAnsi="Calibri"/>
          <w:spacing w:val="-1"/>
        </w:rPr>
        <w:t>specific</w:t>
      </w:r>
      <w:r>
        <w:rPr>
          <w:rFonts w:cs="Calibri" w:ascii="Calibri" w:hAnsi="Calibri"/>
          <w:spacing w:val="13"/>
        </w:rPr>
        <w:t xml:space="preserve"> </w:t>
      </w:r>
      <w:r>
        <w:rPr>
          <w:rFonts w:cs="Calibri" w:ascii="Calibri" w:hAnsi="Calibri"/>
          <w:spacing w:val="-1"/>
        </w:rPr>
        <w:t>task</w:t>
      </w:r>
      <w:r>
        <w:rPr>
          <w:rFonts w:cs="Calibri" w:ascii="Calibri" w:hAnsi="Calibri"/>
          <w:spacing w:val="15"/>
        </w:rPr>
        <w:t xml:space="preserve"> </w:t>
      </w:r>
      <w:r>
        <w:rPr>
          <w:rFonts w:cs="Calibri" w:ascii="Calibri" w:hAnsi="Calibri"/>
        </w:rPr>
        <w:t>should</w:t>
      </w:r>
      <w:r>
        <w:rPr>
          <w:rFonts w:cs="Calibri" w:ascii="Calibri" w:hAnsi="Calibri"/>
          <w:spacing w:val="14"/>
        </w:rPr>
        <w:t xml:space="preserve"> </w:t>
      </w:r>
      <w:r>
        <w:rPr>
          <w:rFonts w:cs="Calibri" w:ascii="Calibri" w:hAnsi="Calibri"/>
        </w:rPr>
        <w:t>only</w:t>
      </w:r>
      <w:r>
        <w:rPr>
          <w:rFonts w:cs="Calibri" w:ascii="Calibri" w:hAnsi="Calibri"/>
          <w:spacing w:val="13"/>
        </w:rPr>
        <w:t xml:space="preserve"> </w:t>
      </w:r>
      <w:r>
        <w:rPr>
          <w:rFonts w:cs="Calibri" w:ascii="Calibri" w:hAnsi="Calibri"/>
        </w:rPr>
        <w:t>be</w:t>
      </w:r>
      <w:r>
        <w:rPr>
          <w:rFonts w:cs="Calibri" w:ascii="Calibri" w:hAnsi="Calibri"/>
          <w:spacing w:val="14"/>
        </w:rPr>
        <w:t xml:space="preserve"> </w:t>
      </w:r>
      <w:r>
        <w:rPr>
          <w:rFonts w:cs="Calibri" w:ascii="Calibri" w:hAnsi="Calibri"/>
        </w:rPr>
        <w:t>entered</w:t>
      </w:r>
      <w:r>
        <w:rPr>
          <w:rFonts w:cs="Calibri" w:ascii="Calibri" w:hAnsi="Calibri"/>
          <w:spacing w:val="14"/>
        </w:rPr>
        <w:t xml:space="preserve"> </w:t>
      </w:r>
      <w:r>
        <w:rPr>
          <w:rFonts w:cs="Calibri" w:ascii="Calibri" w:hAnsi="Calibri"/>
        </w:rPr>
        <w:t>once.</w:t>
      </w:r>
      <w:r>
        <w:rPr>
          <w:rFonts w:cs="Calibri" w:ascii="Calibri" w:hAnsi="Calibri"/>
          <w:spacing w:val="13"/>
        </w:rPr>
        <w:t xml:space="preserve"> </w:t>
      </w:r>
      <w:r>
        <w:rPr>
          <w:rFonts w:cs="Calibri" w:ascii="Calibri" w:hAnsi="Calibri"/>
        </w:rPr>
        <w:t>There</w:t>
      </w:r>
      <w:r>
        <w:rPr>
          <w:rFonts w:cs="Calibri" w:ascii="Calibri" w:hAnsi="Calibri"/>
          <w:spacing w:val="14"/>
        </w:rPr>
        <w:t xml:space="preserve"> </w:t>
      </w:r>
      <w:r>
        <w:rPr>
          <w:rFonts w:cs="Calibri" w:ascii="Calibri" w:hAnsi="Calibri"/>
        </w:rPr>
        <w:t>is</w:t>
      </w:r>
      <w:r>
        <w:rPr>
          <w:rFonts w:cs="Calibri" w:ascii="Calibri" w:hAnsi="Calibri"/>
          <w:spacing w:val="13"/>
        </w:rPr>
        <w:t xml:space="preserve"> </w:t>
      </w:r>
      <w:r>
        <w:rPr>
          <w:rFonts w:cs="Calibri" w:ascii="Calibri" w:hAnsi="Calibri"/>
        </w:rPr>
        <w:t>no</w:t>
      </w:r>
      <w:r>
        <w:rPr>
          <w:rFonts w:cs="Calibri" w:ascii="Calibri" w:hAnsi="Calibri"/>
          <w:spacing w:val="14"/>
        </w:rPr>
        <w:t xml:space="preserve"> </w:t>
      </w:r>
      <w:r>
        <w:rPr>
          <w:rFonts w:cs="Calibri" w:ascii="Calibri" w:hAnsi="Calibri"/>
        </w:rPr>
        <w:t>requirement</w:t>
      </w:r>
      <w:r>
        <w:rPr>
          <w:rFonts w:cs="Calibri" w:ascii="Calibri" w:hAnsi="Calibri"/>
          <w:spacing w:val="14"/>
        </w:rPr>
        <w:t xml:space="preserve"> </w:t>
      </w:r>
      <w:r>
        <w:rPr>
          <w:rFonts w:cs="Calibri" w:ascii="Calibri" w:hAnsi="Calibri"/>
        </w:rPr>
        <w:t>to</w:t>
      </w:r>
      <w:r>
        <w:rPr>
          <w:rFonts w:cs="Calibri" w:ascii="Calibri" w:hAnsi="Calibri"/>
          <w:spacing w:val="13"/>
        </w:rPr>
        <w:t xml:space="preserve"> </w:t>
      </w:r>
      <w:r>
        <w:rPr>
          <w:rFonts w:cs="Calibri" w:ascii="Calibri" w:hAnsi="Calibri"/>
        </w:rPr>
        <w:t>make</w:t>
      </w:r>
      <w:r>
        <w:rPr>
          <w:rFonts w:cs="Calibri" w:ascii="Calibri" w:hAnsi="Calibri"/>
          <w:spacing w:val="14"/>
        </w:rPr>
        <w:t xml:space="preserve"> </w:t>
      </w:r>
      <w:r>
        <w:rPr>
          <w:rFonts w:cs="Calibri" w:ascii="Calibri" w:hAnsi="Calibri"/>
          <w:spacing w:val="-1"/>
        </w:rPr>
        <w:t>multiple</w:t>
      </w:r>
      <w:r>
        <w:rPr>
          <w:rFonts w:cs="Calibri" w:ascii="Calibri" w:hAnsi="Calibri"/>
          <w:spacing w:val="15"/>
        </w:rPr>
        <w:t xml:space="preserve"> </w:t>
      </w:r>
      <w:r>
        <w:rPr>
          <w:rFonts w:cs="Calibri" w:ascii="Calibri" w:hAnsi="Calibri"/>
          <w:spacing w:val="-1"/>
        </w:rPr>
        <w:t>entries</w:t>
      </w:r>
      <w:r>
        <w:rPr>
          <w:rFonts w:cs="Calibri" w:ascii="Calibri" w:hAnsi="Calibri"/>
          <w:spacing w:val="14"/>
        </w:rPr>
        <w:t xml:space="preserve"> </w:t>
      </w:r>
      <w:r>
        <w:rPr>
          <w:rFonts w:cs="Calibri" w:ascii="Calibri" w:hAnsi="Calibri"/>
          <w:spacing w:val="-1"/>
        </w:rPr>
        <w:t>for</w:t>
      </w:r>
      <w:r>
        <w:rPr>
          <w:rFonts w:cs="Calibri" w:ascii="Calibri" w:hAnsi="Calibri"/>
          <w:spacing w:val="15"/>
        </w:rPr>
        <w:t xml:space="preserve"> </w:t>
      </w:r>
      <w:r>
        <w:rPr>
          <w:rFonts w:cs="Calibri" w:ascii="Calibri" w:hAnsi="Calibri"/>
        </w:rPr>
        <w:t>the</w:t>
      </w:r>
      <w:r>
        <w:rPr>
          <w:rFonts w:cs="Calibri" w:ascii="Calibri" w:hAnsi="Calibri"/>
          <w:spacing w:val="21"/>
        </w:rPr>
        <w:t xml:space="preserve"> </w:t>
      </w:r>
      <w:r>
        <w:rPr>
          <w:rFonts w:cs="Calibri" w:ascii="Calibri" w:hAnsi="Calibri"/>
          <w:spacing w:val="-1"/>
        </w:rPr>
        <w:t>same</w:t>
      </w:r>
      <w:r>
        <w:rPr>
          <w:rFonts w:cs="Calibri" w:ascii="Calibri" w:hAnsi="Calibri"/>
          <w:spacing w:val="-4"/>
        </w:rPr>
        <w:t xml:space="preserve"> </w:t>
      </w:r>
      <w:r>
        <w:rPr>
          <w:rFonts w:cs="Calibri" w:ascii="Calibri" w:hAnsi="Calibri"/>
          <w:spacing w:val="-1"/>
        </w:rPr>
        <w:t>or</w:t>
      </w:r>
      <w:r>
        <w:rPr>
          <w:rFonts w:cs="Calibri" w:ascii="Calibri" w:hAnsi="Calibri"/>
          <w:spacing w:val="-3"/>
        </w:rPr>
        <w:t xml:space="preserve"> </w:t>
      </w:r>
      <w:r>
        <w:rPr>
          <w:rFonts w:cs="Calibri" w:ascii="Calibri" w:hAnsi="Calibri"/>
          <w:spacing w:val="-1"/>
        </w:rPr>
        <w:t>similar</w:t>
      </w:r>
      <w:r>
        <w:rPr>
          <w:rFonts w:cs="Calibri" w:ascii="Calibri" w:hAnsi="Calibri"/>
          <w:spacing w:val="-3"/>
        </w:rPr>
        <w:t xml:space="preserve"> </w:t>
      </w:r>
      <w:r>
        <w:rPr>
          <w:rFonts w:cs="Calibri" w:ascii="Calibri" w:hAnsi="Calibri"/>
          <w:spacing w:val="-1"/>
        </w:rPr>
        <w:t>tasks.</w:t>
      </w:r>
    </w:p>
    <w:p>
      <w:pPr>
        <w:pStyle w:val="Heading7"/>
        <w:spacing w:before="120" w:after="0"/>
        <w:ind w:start="113" w:end="170"/>
        <w:jc w:val="both"/>
        <w:rPr>
          <w:rFonts w:ascii="Calibri" w:hAnsi="Calibri" w:cs="Calibri"/>
          <w:spacing w:val="-1"/>
        </w:rPr>
      </w:pPr>
      <w:r>
        <w:rPr>
          <w:rFonts w:cs="Calibri" w:ascii="Calibri" w:hAnsi="Calibri"/>
          <w:spacing w:val="-1"/>
        </w:rPr>
        <w:t>+ The skills that are not applicable to corresponding license privileges may not be required and specified by entering “N/A” in “Instructor/ Supervisor Signature and/or Stamp” column.</w:t>
      </w:r>
    </w:p>
    <w:p>
      <w:pPr>
        <w:pStyle w:val="Heading7"/>
        <w:spacing w:lineRule="auto" w:line="242"/>
        <w:ind w:end="116"/>
        <w:jc w:val="both"/>
        <w:rPr>
          <w:rFonts w:ascii="Calibri" w:hAnsi="Calibri" w:cs="Calibri"/>
          <w:spacing w:val="-1"/>
        </w:rPr>
      </w:pPr>
      <w:r>
        <w:rPr>
          <w:rFonts w:cs="Calibri" w:ascii="Calibri" w:hAnsi="Calibri"/>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end="116"/>
        <w:jc w:val="both"/>
        <w:rPr>
          <w:spacing w:val="-1"/>
        </w:rPr>
      </w:pPr>
      <w:r>
        <w:rPr>
          <w:spacing w:val="-1"/>
        </w:rPr>
      </w:r>
    </w:p>
    <w:p>
      <w:pPr>
        <w:pStyle w:val="Heading7"/>
        <w:spacing w:lineRule="auto" w:line="242"/>
        <w:ind w:start="0" w:end="116"/>
        <w:jc w:val="both"/>
        <w:rPr>
          <w:spacing w:val="-1"/>
        </w:rPr>
      </w:pPr>
      <w:r>
        <w:rPr>
          <w:spacing w:val="-1"/>
        </w:rPr>
      </w:r>
    </w:p>
    <w:p>
      <w:pPr>
        <w:sectPr>
          <w:headerReference w:type="default" r:id="rId16"/>
          <w:headerReference w:type="first" r:id="rId17"/>
          <w:footerReference w:type="default" r:id="rId18"/>
          <w:footerReference w:type="first" r:id="rId19"/>
          <w:type w:val="nextPage"/>
          <w:pgSz w:orient="landscape" w:w="16838" w:h="11906"/>
          <w:pgMar w:left="851" w:right="851" w:gutter="0" w:header="567" w:top="794" w:footer="567" w:bottom="794"/>
          <w:pgNumType w:fmt="decimal"/>
          <w:formProt w:val="false"/>
          <w:textDirection w:val="lrTb"/>
          <w:docGrid w:type="default" w:linePitch="299" w:charSpace="0"/>
        </w:sectPr>
        <w:pStyle w:val="Normal"/>
        <w:tabs>
          <w:tab w:val="clear" w:pos="720"/>
          <w:tab w:val="left" w:pos="7938" w:leader="dot"/>
        </w:tabs>
        <w:spacing w:before="240" w:after="0"/>
        <w:ind w:start="142" w:end="0"/>
        <w:rPr>
          <w:rFonts w:ascii="Arial" w:hAnsi="Arial" w:cs="Arial"/>
        </w:rPr>
      </w:pPr>
      <w:r>
        <w:rPr>
          <w:rFonts w:eastAsia="Lucida Sans" w:cs="Arial" w:ascii="Arial" w:hAnsi="Arial"/>
          <w:b/>
          <w:bCs/>
          <w:spacing w:val="-2"/>
          <w:w w:val="105"/>
          <w:sz w:val="24"/>
          <w:szCs w:val="24"/>
        </w:rPr>
        <w:t>Log</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Book</w:t>
      </w:r>
      <w:r>
        <w:rPr>
          <w:rFonts w:eastAsia="Lucida Sans" w:cs="Arial" w:ascii="Arial" w:hAnsi="Arial"/>
          <w:b/>
          <w:bCs/>
          <w:spacing w:val="20"/>
          <w:w w:val="105"/>
          <w:sz w:val="24"/>
          <w:szCs w:val="24"/>
        </w:rPr>
        <w:t xml:space="preserve"> </w:t>
      </w:r>
      <w:r>
        <w:rPr>
          <w:rFonts w:eastAsia="Lucida Sans" w:cs="Arial" w:ascii="Arial" w:hAnsi="Arial"/>
          <w:b/>
          <w:bCs/>
          <w:spacing w:val="-4"/>
          <w:w w:val="105"/>
          <w:sz w:val="24"/>
          <w:szCs w:val="24"/>
        </w:rPr>
        <w:t>Holder</w:t>
      </w:r>
      <w:r>
        <w:rPr>
          <w:rFonts w:eastAsia="Lucida Sans" w:cs="Arial" w:ascii="Arial" w:hAnsi="Arial"/>
          <w:b/>
          <w:bCs/>
          <w:spacing w:val="-3"/>
          <w:w w:val="105"/>
          <w:sz w:val="24"/>
          <w:szCs w:val="24"/>
        </w:rPr>
        <w:t>’</w:t>
      </w:r>
      <w:r>
        <w:rPr>
          <w:rFonts w:eastAsia="Lucida Sans" w:cs="Arial" w:ascii="Arial" w:hAnsi="Arial"/>
          <w:b/>
          <w:bCs/>
          <w:spacing w:val="-4"/>
          <w:w w:val="105"/>
          <w:sz w:val="24"/>
          <w:szCs w:val="24"/>
        </w:rPr>
        <w:t>s</w:t>
      </w:r>
      <w:r>
        <w:rPr>
          <w:rFonts w:eastAsia="Lucida Sans" w:cs="Arial" w:ascii="Arial" w:hAnsi="Arial"/>
          <w:b/>
          <w:bCs/>
          <w:spacing w:val="20"/>
          <w:w w:val="105"/>
          <w:sz w:val="24"/>
          <w:szCs w:val="24"/>
        </w:rPr>
        <w:t xml:space="preserve"> </w:t>
      </w:r>
      <w:r>
        <w:rPr>
          <w:rFonts w:eastAsia="Lucida Sans" w:cs="Arial" w:ascii="Arial" w:hAnsi="Arial"/>
          <w:b/>
          <w:bCs/>
          <w:spacing w:val="-2"/>
          <w:w w:val="105"/>
          <w:sz w:val="24"/>
          <w:szCs w:val="24"/>
        </w:rPr>
        <w:t>Name:</w:t>
      </w:r>
      <w:r>
        <w:rPr>
          <w:rFonts w:eastAsia="Lucida Sans" w:cs="Arial" w:ascii="Arial" w:hAnsi="Arial"/>
          <w:b/>
          <w:bCs/>
          <w:spacing w:val="-17"/>
          <w:w w:val="105"/>
          <w:sz w:val="24"/>
          <w:szCs w:val="24"/>
        </w:rPr>
        <w:t xml:space="preserve"> </w:t>
      </w:r>
      <w:r>
        <w:rPr>
          <w:rFonts w:eastAsia="Lucida Sans" w:cs="Arial" w:ascii="Arial" w:hAnsi="Arial"/>
          <w:b/>
          <w:bCs/>
          <w:spacing w:val="-1"/>
          <w:w w:val="105"/>
          <w:sz w:val="16"/>
          <w:szCs w:val="16"/>
        </w:rPr>
        <w:tab/>
      </w:r>
      <w:r>
        <w:rPr>
          <w:rFonts w:eastAsia="Lucida Sans" w:cs="Arial" w:ascii="Arial" w:hAnsi="Arial"/>
          <w:b/>
          <w:bCs/>
          <w:w w:val="105"/>
          <w:sz w:val="24"/>
          <w:szCs w:val="24"/>
        </w:rPr>
        <w:t xml:space="preserve"> </w:t>
      </w:r>
      <w:r>
        <w:rPr>
          <w:rFonts w:eastAsia="Lucida Sans" w:cs="Arial" w:ascii="Arial" w:hAnsi="Arial"/>
          <w:b/>
          <w:bCs/>
          <w:spacing w:val="3"/>
          <w:w w:val="105"/>
          <w:sz w:val="24"/>
          <w:szCs w:val="24"/>
        </w:rPr>
        <w:t xml:space="preserve"> </w:t>
      </w:r>
      <w:r>
        <w:rPr>
          <w:rFonts w:eastAsia="Lucida Sans" w:cs="Arial" w:ascii="Arial" w:hAnsi="Arial"/>
          <w:b/>
          <w:bCs/>
          <w:spacing w:val="-3"/>
          <w:w w:val="105"/>
          <w:sz w:val="24"/>
          <w:szCs w:val="24"/>
        </w:rPr>
        <w:t>Signature:</w:t>
      </w:r>
      <w:r>
        <w:rPr>
          <w:rFonts w:eastAsia="Lucida Sans" w:cs="Arial" w:ascii="Arial" w:hAnsi="Arial"/>
          <w:b/>
          <w:bCs/>
          <w:w w:val="105"/>
          <w:sz w:val="24"/>
          <w:szCs w:val="24"/>
        </w:rPr>
        <w:t xml:space="preserve"> </w:t>
      </w:r>
    </w:p>
    <w:p>
      <w:pPr>
        <w:pStyle w:val="Heading7"/>
        <w:spacing w:lineRule="auto" w:line="242"/>
        <w:ind w:end="116"/>
        <w:jc w:val="both"/>
        <w:rPr>
          <w:rFonts w:ascii="Arial" w:hAnsi="Arial" w:cs="Arial"/>
          <w:sz w:val="16"/>
          <w:szCs w:val="16"/>
        </w:rPr>
      </w:pPr>
      <w:r>
        <w:rPr>
          <w:rFonts w:cs="Arial"/>
          <w:sz w:val="16"/>
          <w:szCs w:val="16"/>
        </w:rPr>
      </w:r>
    </w:p>
    <w:tbl>
      <w:tblPr>
        <w:tblW w:w="14949" w:type="dxa"/>
        <w:jc w:val="start"/>
        <w:tblInd w:w="77" w:type="dxa"/>
        <w:tblLayout w:type="fixed"/>
        <w:tblCellMar>
          <w:top w:w="0" w:type="dxa"/>
          <w:start w:w="0" w:type="dxa"/>
          <w:bottom w:w="0" w:type="dxa"/>
          <w:end w:w="0" w:type="dxa"/>
        </w:tblCellMar>
      </w:tblPr>
      <w:tblGrid>
        <w:gridCol w:w="1228"/>
        <w:gridCol w:w="7342"/>
        <w:gridCol w:w="1276"/>
        <w:gridCol w:w="3260"/>
        <w:gridCol w:w="1843"/>
      </w:tblGrid>
      <w:tr>
        <w:trPr>
          <w:trHeight w:val="680" w:hRule="exact"/>
        </w:trPr>
        <w:tc>
          <w:tcPr>
            <w:tcW w:w="1228"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42"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 xml:space="preserve">Instructor/ Supervisor </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b/>
                <w:sz w:val="24"/>
                <w:szCs w:val="24"/>
              </w:rPr>
            </w:pPr>
            <w:r>
              <w:rPr>
                <w:rFonts w:eastAsia="Lucida Sans" w:cs="Arial" w:ascii="Arial" w:hAnsi="Arial"/>
                <w:b/>
                <w:sz w:val="24"/>
                <w:szCs w:val="24"/>
              </w:rPr>
              <w:t>Remark</w:t>
            </w:r>
          </w:p>
        </w:tc>
      </w:tr>
      <w:tr>
        <w:trPr/>
        <w:tc>
          <w:tcPr>
            <w:tcW w:w="1228" w:type="dxa"/>
            <w:tcBorders>
              <w:top w:val="single" w:sz="16"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b/>
                <w:sz w:val="24"/>
                <w:szCs w:val="24"/>
              </w:rPr>
            </w:pPr>
            <w:r>
              <w:rPr>
                <w:rFonts w:eastAsia="Lucida Sans" w:cs="Arial" w:ascii="Arial" w:hAnsi="Arial"/>
                <w:b/>
                <w:sz w:val="24"/>
                <w:szCs w:val="24"/>
              </w:rPr>
            </w:r>
          </w:p>
        </w:tc>
        <w:tc>
          <w:tcPr>
            <w:tcW w:w="7342" w:type="dxa"/>
            <w:tcBorders>
              <w:top w:val="single" w:sz="16" w:space="0" w:color="000000"/>
              <w:start w:val="single" w:sz="4" w:space="0" w:color="000000"/>
              <w:bottom w:val="single" w:sz="4" w:space="0" w:color="000000"/>
              <w:end w:val="single" w:sz="4" w:space="0" w:color="000000"/>
            </w:tcBorders>
          </w:tcPr>
          <w:p>
            <w:pPr>
              <w:pStyle w:val="TableParagraph"/>
              <w:numPr>
                <w:ilvl w:val="0"/>
                <w:numId w:val="14"/>
              </w:numPr>
              <w:spacing w:before="120" w:after="120"/>
              <w:rPr>
                <w:rFonts w:ascii="Arial" w:hAnsi="Arial" w:eastAsia="Lucida Sans" w:cs="Arial"/>
                <w:sz w:val="24"/>
                <w:szCs w:val="24"/>
              </w:rPr>
            </w:pPr>
            <w:r>
              <w:rPr>
                <w:rFonts w:cs="Arial" w:ascii="Arial" w:hAnsi="Arial"/>
                <w:b/>
                <w:sz w:val="24"/>
                <w:szCs w:val="24"/>
              </w:rPr>
              <w:t>General Aircraft Maintenance</w:t>
            </w:r>
          </w:p>
        </w:tc>
        <w:tc>
          <w:tcPr>
            <w:tcW w:w="1276"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eastAsia="Arial" w:cs="Arial" w:ascii="Arial" w:hAnsi="Arial"/>
                <w:sz w:val="24"/>
                <w:szCs w:val="24"/>
              </w:rPr>
              <w:t>1.1 Awareness of hazards when working with aircraft – noise, heat, moving surfaces, propellers, intakes, exhausts.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1.2 Safety precautions when using fluids, gasses and chemicals.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numPr>
                <w:ilvl w:val="0"/>
                <w:numId w:val="14"/>
              </w:numPr>
              <w:spacing w:before="120" w:after="120"/>
              <w:rPr>
                <w:rFonts w:ascii="Arial" w:hAnsi="Arial" w:eastAsia="Lucida Sans" w:cs="Arial"/>
                <w:sz w:val="24"/>
                <w:szCs w:val="24"/>
              </w:rPr>
            </w:pPr>
            <w:r>
              <w:rPr>
                <w:rFonts w:cs="Arial" w:ascii="Arial" w:hAnsi="Arial"/>
                <w:b/>
                <w:sz w:val="24"/>
                <w:szCs w:val="24"/>
              </w:rPr>
              <w:t>Mechanical Fitting Practices (Common)</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2.1 Related safety practices.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eastAsia="Arial" w:cs="Arial" w:ascii="Arial" w:hAnsi="Arial"/>
                <w:sz w:val="24"/>
                <w:szCs w:val="24"/>
              </w:rPr>
              <w:t>2.2 Use a range of hand tools and power tools to achieve a dimensional accuracy of  ± 0.010 in / 0.25 mm.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2.3 Interpret and work to engineering drawings.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2.4 Use basic tools and equipment for: cutting, forming and joining commonly used materials. (Ferrous and non-ferrous).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2.5 Mark out use measuring equipment e.g. micrometers, rulers, verniers, height gauges, squares, vee blocks and surface tables.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2.6 Select and use feeler, slip, limit, go / no go gauges.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28"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42"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2.7 Fit and remove thread inserts.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1"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4"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110" w:before="6" w:after="0"/>
        <w:rPr>
          <w:rFonts w:ascii="Arial" w:hAnsi="Arial" w:cs="Arial"/>
          <w:sz w:val="24"/>
          <w:szCs w:val="24"/>
        </w:rPr>
      </w:pPr>
      <w:r>
        <w:rPr>
          <w:rFonts w:cs="Arial" w:ascii="Arial" w:hAnsi="Arial"/>
          <w:sz w:val="24"/>
          <w:szCs w:val="24"/>
        </w:rPr>
      </w:r>
    </w:p>
    <w:p>
      <w:pPr>
        <w:pStyle w:val="Normal"/>
        <w:spacing w:lineRule="exact" w:line="120" w:before="3" w:after="0"/>
        <w:rPr>
          <w:rFonts w:ascii="Arial" w:hAnsi="Arial" w:cs="Arial"/>
          <w:sz w:val="24"/>
          <w:szCs w:val="24"/>
        </w:rPr>
      </w:pPr>
      <w:r>
        <w:rPr>
          <w:rFonts w:cs="Arial" w:ascii="Arial" w:hAnsi="Arial"/>
          <w:sz w:val="24"/>
          <w:szCs w:val="24"/>
        </w:rPr>
      </w:r>
    </w:p>
    <w:p>
      <w:pPr>
        <w:pStyle w:val="Normal"/>
        <w:spacing w:lineRule="exact" w:line="12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213"/>
        <w:gridCol w:w="7357"/>
        <w:gridCol w:w="1276"/>
        <w:gridCol w:w="3260"/>
        <w:gridCol w:w="1843"/>
      </w:tblGrid>
      <w:tr>
        <w:trPr/>
        <w:tc>
          <w:tcPr>
            <w:tcW w:w="1213"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57"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2.8 Drill and tap a threaded hole.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2.9 Drill and ream perpendicular holes in ferrous and non-ferrous material.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numPr>
                <w:ilvl w:val="0"/>
                <w:numId w:val="14"/>
              </w:numPr>
              <w:spacing w:before="120" w:after="120"/>
              <w:rPr>
                <w:rFonts w:ascii="Arial" w:hAnsi="Arial" w:eastAsia="Lucida Sans" w:cs="Arial"/>
                <w:sz w:val="24"/>
                <w:szCs w:val="24"/>
              </w:rPr>
            </w:pPr>
            <w:r>
              <w:rPr>
                <w:rFonts w:cs="Arial" w:ascii="Arial" w:hAnsi="Arial"/>
                <w:b/>
                <w:sz w:val="24"/>
                <w:szCs w:val="24"/>
              </w:rPr>
              <w:t>Assembly / Disassembly Practices (Common)</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3.1 Apply correct procedures: Material storage and handling.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3.2 Identification of a range of materials.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3.3 Cleaning and Contamination control.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3.4 Use of a range of common assembly and disassembly tools plus specific application tools.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3.5 Adjust, set and use torque spanners.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3.6 Identify standards and specifications of common use parts i.e. nuts, bolts, washers and split pins.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3.7 Identify part numbers and serial numbers from an approved component overhaul manual or illustrated parts catalogue.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213" w:type="dxa"/>
            <w:tcBorders>
              <w:top w:val="single" w:sz="4" w:space="0" w:color="000000"/>
              <w:start w:val="single" w:sz="16" w:space="0" w:color="000000"/>
              <w:bottom w:val="single" w:sz="4" w:space="0" w:color="000000"/>
              <w:end w:val="single" w:sz="4"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keepNext w:val="true"/>
              <w:spacing w:before="120" w:after="120"/>
              <w:ind w:start="74" w:end="78"/>
              <w:rPr>
                <w:rFonts w:ascii="Arial" w:hAnsi="Arial" w:eastAsia="Arial" w:cs="Arial"/>
                <w:sz w:val="24"/>
                <w:szCs w:val="24"/>
              </w:rPr>
            </w:pPr>
            <w:r>
              <w:rPr>
                <w:rFonts w:cs="Arial" w:ascii="Arial" w:hAnsi="Arial"/>
                <w:sz w:val="24"/>
                <w:szCs w:val="24"/>
              </w:rPr>
              <w:t>3.8 Fit and remove a range of common use components e.g. split pins, tabs, spring and plain washers, plain and lock nuts.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keepNext w:val="true"/>
              <w:spacing w:before="120" w:after="120"/>
              <w:ind w:start="7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r>
      <w:tr>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4" w:after="0"/>
              <w:rPr>
                <w:rFonts w:ascii="Arial" w:hAnsi="Arial" w:cs="Arial"/>
                <w:sz w:val="24"/>
                <w:szCs w:val="24"/>
              </w:rPr>
            </w:pPr>
            <w:r>
              <w:rPr>
                <w:rFonts w:cs="Arial" w:ascii="Arial" w:hAnsi="Arial"/>
                <w:sz w:val="24"/>
                <w:szCs w:val="24"/>
              </w:rPr>
            </w:r>
          </w:p>
          <w:p>
            <w:pPr>
              <w:pStyle w:val="TableParagraph"/>
              <w:ind w:start="79" w:end="0"/>
              <w:rPr/>
            </w:pPr>
            <w:r>
              <w:rPr>
                <w:rFonts w:eastAsia="Arial" w:cs="Arial" w:ascii="Arial" w:hAnsi="Arial"/>
                <w:sz w:val="24"/>
                <w:szCs w:val="24"/>
              </w:rPr>
              <w:t xml:space="preserve">Log Book Holder’s Name: ............................................................... Signature: </w:t>
            </w:r>
          </w:p>
        </w:tc>
      </w:tr>
    </w:tbl>
    <w:p>
      <w:pPr>
        <w:pStyle w:val="Normal"/>
        <w:spacing w:lineRule="exact" w:line="20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cs="Arial"/>
                <w:b/>
                <w:sz w:val="24"/>
                <w:szCs w:val="24"/>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3.9 Demonstrate competence when wire locking a variety of assemblies.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9"/>
              <w:rPr>
                <w:rFonts w:ascii="Arial" w:hAnsi="Arial" w:eastAsia="Arial" w:cs="Arial"/>
                <w:sz w:val="24"/>
                <w:szCs w:val="24"/>
              </w:rPr>
            </w:pPr>
            <w:r>
              <w:rPr>
                <w:rFonts w:cs="Arial" w:ascii="Arial" w:hAnsi="Arial"/>
                <w:sz w:val="24"/>
                <w:szCs w:val="24"/>
              </w:rPr>
              <w:t>3.10 Measure shafts, bores, flanges, and adjacent surfaces using a variety of precision measuring instruments &amp; record dimensions.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3.11 Disassemble and assemble an aircraft component IAW manufacturer’s overhaul manual.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numPr>
                <w:ilvl w:val="0"/>
                <w:numId w:val="14"/>
              </w:numPr>
              <w:spacing w:before="120" w:after="120"/>
              <w:ind w:hanging="360" w:start="453" w:end="78"/>
              <w:rPr>
                <w:rFonts w:ascii="Arial" w:hAnsi="Arial" w:eastAsia="Lucida Sans" w:cs="Arial"/>
                <w:sz w:val="24"/>
                <w:szCs w:val="24"/>
              </w:rPr>
            </w:pPr>
            <w:r>
              <w:rPr>
                <w:rFonts w:cs="Arial" w:ascii="Arial" w:hAnsi="Arial"/>
                <w:b/>
                <w:sz w:val="24"/>
                <w:szCs w:val="24"/>
              </w:rPr>
              <w:t>Wiring and Looming (Common)</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4.1 Identify cables and cables values by reference to the maintenance manuals.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4.2 Identify a range of electrical component symbols.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4.3 Interpret typical electrical wiring diagrams and schematics circuits.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4.4 Select and use appropriate cable stripping tools.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2"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74" w:end="78"/>
              <w:rPr>
                <w:rFonts w:ascii="Arial" w:hAnsi="Arial" w:eastAsia="Arial" w:cs="Arial"/>
                <w:sz w:val="24"/>
                <w:szCs w:val="24"/>
              </w:rPr>
            </w:pPr>
            <w:r>
              <w:rPr>
                <w:rFonts w:cs="Arial" w:ascii="Arial" w:hAnsi="Arial"/>
                <w:sz w:val="24"/>
                <w:szCs w:val="24"/>
              </w:rPr>
              <w:t>4.5 Using at least two crimping systems, select appropriate cable crimping tools and crimp cables to prepare cable ends or plug / socket terminals.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7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4.6 Solder cables to single and multi-pin connectors / tag boards.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58" w:end="0"/>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pStyle w:val="Normal"/>
        <w:spacing w:lineRule="exact" w:line="260" w:before="3" w:after="0"/>
        <w:rPr>
          <w:rFonts w:ascii="Arial" w:hAnsi="Arial" w:cs="Arial"/>
          <w:sz w:val="16"/>
          <w:szCs w:val="16"/>
        </w:rPr>
      </w:pPr>
      <w:r>
        <w:rPr>
          <w:rFonts w:cs="Arial" w:ascii="Arial" w:hAnsi="Arial"/>
          <w:sz w:val="16"/>
          <w:szCs w:val="16"/>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4.7 Check an aircraft electrical circuit for continuity in conjunction with an electrical wiring diagram.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4.8 Carry out basic fault finding techniques using a range of test meters.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4.9 Prepare, and install a simple loom, using at least two binding methods.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4.10 Discuss and demonstrate the use of a range of test meters to measure volts, amps and resistance in practical task circumstances.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4.11 Carry out bonding and insulation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4.12 Explain / demonstrate how to inspect aircraft areas for HIRF protection.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4.13 Carry out an inspection for lightning strike protection.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4.14 Insertion / extraction of electrical inserts in a variety of electrical connectors.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4.15 Inspection of electrical cable looms / bundles and cable trunking.</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pPr>
            <w:r>
              <w:rPr>
                <w:rFonts w:eastAsia="Arial" w:cs="Arial" w:ascii="Arial" w:hAnsi="Arial"/>
                <w:sz w:val="24"/>
                <w:szCs w:val="24"/>
              </w:rPr>
              <w:t xml:space="preserve">Log Book Holder’s Name: ............................................................... Signature: </w:t>
            </w:r>
          </w:p>
        </w:tc>
      </w:tr>
    </w:tbl>
    <w:p>
      <w:pPr>
        <w:pStyle w:val="Normal"/>
        <w:spacing w:lineRule="exact" w:line="200" w:before="3" w:after="0"/>
        <w:rPr>
          <w:rFonts w:ascii="Arial" w:hAnsi="Arial" w:cs="Arial"/>
          <w:sz w:val="24"/>
          <w:szCs w:val="24"/>
        </w:rPr>
      </w:pPr>
      <w:r>
        <w:rPr>
          <w:rFonts w:cs="Arial" w:ascii="Arial" w:hAnsi="Arial"/>
          <w:sz w:val="24"/>
          <w:szCs w:val="24"/>
        </w:rPr>
      </w:r>
      <w:r>
        <w:br w:type="page"/>
      </w:r>
    </w:p>
    <w:p>
      <w:pPr>
        <w:pStyle w:val="Normal"/>
        <w:spacing w:lineRule="exact" w:line="20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99" w:type="dxa"/>
            <w:tcBorders>
              <w:top w:val="single" w:sz="16" w:space="0" w:color="000000"/>
              <w:start w:val="single" w:sz="16"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71" w:type="dxa"/>
            <w:tcBorders>
              <w:top w:val="single" w:sz="16" w:space="0" w:color="000000"/>
              <w:start w:val="single" w:sz="4" w:space="0" w:color="000000"/>
              <w:bottom w:val="single" w:sz="4" w:space="0" w:color="000000"/>
              <w:end w:val="single" w:sz="4" w:space="0" w:color="000000"/>
            </w:tcBorders>
          </w:tcPr>
          <w:p>
            <w:pPr>
              <w:pStyle w:val="TableParagraph"/>
              <w:keepNext w:val="true"/>
              <w:numPr>
                <w:ilvl w:val="0"/>
                <w:numId w:val="14"/>
              </w:numPr>
              <w:spacing w:before="120" w:after="120"/>
              <w:ind w:hanging="360" w:start="453" w:end="95"/>
              <w:rPr>
                <w:rFonts w:ascii="Arial" w:hAnsi="Arial" w:eastAsia="Lucida Sans" w:cs="Arial"/>
                <w:sz w:val="24"/>
                <w:szCs w:val="24"/>
              </w:rPr>
            </w:pPr>
            <w:r>
              <w:rPr>
                <w:rFonts w:cs="Arial" w:ascii="Arial" w:hAnsi="Arial"/>
                <w:b/>
                <w:sz w:val="24"/>
                <w:szCs w:val="24"/>
              </w:rPr>
              <w:t>Electrical Power / Avionic Systems (Common)</w:t>
            </w:r>
          </w:p>
        </w:tc>
        <w:tc>
          <w:tcPr>
            <w:tcW w:w="1276"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5.1 Reading and interpretation of electrical schematic and wiring diagrams.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5.2 Replace a range of Avionic LRUs and apply associated BITE.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5.3 Remove / Refit Power Distribution Control &amp; Protection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5.4 Generator power check / voltage adjustment.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5.5 Internal lighting bulb and filament changes.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5.6 Replace and function test IFE Equipment (excludes public address).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5.7 Replacement of ovens, boilers and beverage makers.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5.8 Compass / Standby Compass compensation swing and calculations.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5.9 External lighting bulb and filament changes.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95"/>
              <w:rPr>
                <w:rFonts w:ascii="Arial" w:hAnsi="Arial" w:eastAsia="Arial" w:cs="Arial"/>
                <w:sz w:val="24"/>
                <w:szCs w:val="24"/>
              </w:rPr>
            </w:pPr>
            <w:r>
              <w:rPr>
                <w:rFonts w:cs="Arial" w:ascii="Arial" w:hAnsi="Arial"/>
                <w:sz w:val="24"/>
                <w:szCs w:val="24"/>
              </w:rPr>
              <w:t>5.10 Implement ESD procedures.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20"/>
          <w:headerReference w:type="first" r:id="rId21"/>
          <w:footerReference w:type="default" r:id="rId22"/>
          <w:footerReference w:type="first" r:id="rId23"/>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p>
      <w:pPr>
        <w:pStyle w:val="Normal"/>
        <w:spacing w:lineRule="exact" w:line="200" w:before="3" w:after="0"/>
        <w:rPr>
          <w:rFonts w:ascii="Arial" w:hAnsi="Arial" w:eastAsia="Arial" w:cs="Arial"/>
          <w:sz w:val="24"/>
          <w:szCs w:val="24"/>
        </w:rPr>
      </w:pPr>
      <w:r>
        <w:rPr>
          <w:rFonts w:eastAsia="Arial"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73"/>
        <w:gridCol w:w="7397"/>
        <w:gridCol w:w="1276"/>
        <w:gridCol w:w="3260"/>
        <w:gridCol w:w="1843"/>
      </w:tblGrid>
      <w:tr>
        <w:trPr>
          <w:trHeight w:val="720" w:hRule="exact"/>
        </w:trPr>
        <w:tc>
          <w:tcPr>
            <w:tcW w:w="1173"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397"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cs="Arial"/>
                <w:b/>
                <w:sz w:val="24"/>
                <w:szCs w:val="24"/>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73" w:type="dxa"/>
            <w:tcBorders>
              <w:top w:val="single" w:sz="16" w:space="0" w:color="000000"/>
              <w:start w:val="single" w:sz="16"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97" w:type="dxa"/>
            <w:tcBorders>
              <w:top w:val="single" w:sz="16" w:space="0" w:color="000000"/>
              <w:start w:val="single" w:sz="4" w:space="0" w:color="000000"/>
              <w:bottom w:val="single" w:sz="4" w:space="0" w:color="000000"/>
              <w:end w:val="single" w:sz="4" w:space="0" w:color="000000"/>
            </w:tcBorders>
          </w:tcPr>
          <w:p>
            <w:pPr>
              <w:pStyle w:val="TableParagraph"/>
              <w:keepNext w:val="true"/>
              <w:numPr>
                <w:ilvl w:val="0"/>
                <w:numId w:val="14"/>
              </w:numPr>
              <w:spacing w:before="120" w:after="120"/>
              <w:ind w:hanging="360" w:start="453" w:end="215"/>
              <w:rPr>
                <w:rFonts w:ascii="Arial" w:hAnsi="Arial" w:eastAsia="Lucida Sans" w:cs="Arial"/>
                <w:sz w:val="24"/>
                <w:szCs w:val="24"/>
              </w:rPr>
            </w:pPr>
            <w:r>
              <w:rPr>
                <w:rFonts w:cs="Arial" w:ascii="Arial" w:hAnsi="Arial"/>
                <w:b/>
                <w:sz w:val="24"/>
                <w:szCs w:val="24"/>
              </w:rPr>
              <w:t>Sheet Metal Practices</w:t>
            </w:r>
          </w:p>
        </w:tc>
        <w:tc>
          <w:tcPr>
            <w:tcW w:w="1276"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keepNext w:val="true"/>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6.1 Interpret engineering drawings and calculate size of material required to produce a component of material with one or more bends.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6.2 Bend metal to a bend radius, angle and dimensions as given in the engineering drawing.’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46"/>
              <w:rPr>
                <w:rFonts w:ascii="Arial" w:hAnsi="Arial" w:eastAsia="Arial" w:cs="Arial"/>
                <w:sz w:val="24"/>
                <w:szCs w:val="24"/>
              </w:rPr>
            </w:pPr>
            <w:r>
              <w:rPr>
                <w:rFonts w:eastAsia="Arial" w:cs="Arial" w:ascii="Arial" w:hAnsi="Arial"/>
                <w:sz w:val="24"/>
                <w:szCs w:val="24"/>
              </w:rPr>
              <w:t>6.3 Use a range of hand &amp; power tools to position rivet holes to an accuracy of: ± 0.30ins / 0.75mm.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6.4 Identify a range of solid and blind rivets and fasteners.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46"/>
              <w:rPr>
                <w:rFonts w:ascii="Arial" w:hAnsi="Arial" w:eastAsia="Arial" w:cs="Arial"/>
                <w:sz w:val="24"/>
                <w:szCs w:val="24"/>
              </w:rPr>
            </w:pPr>
            <w:r>
              <w:rPr>
                <w:rFonts w:cs="Arial" w:ascii="Arial" w:hAnsi="Arial"/>
                <w:sz w:val="24"/>
                <w:szCs w:val="24"/>
              </w:rPr>
              <w:t>6.5 Identify, select and use a range of rivet setting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95"/>
              <w:rPr>
                <w:rFonts w:ascii="Arial" w:hAnsi="Arial" w:eastAsia="Arial" w:cs="Arial"/>
                <w:sz w:val="24"/>
                <w:szCs w:val="24"/>
              </w:rPr>
            </w:pPr>
            <w:r>
              <w:rPr>
                <w:rFonts w:cs="Arial" w:ascii="Arial" w:hAnsi="Arial"/>
                <w:sz w:val="24"/>
                <w:szCs w:val="24"/>
              </w:rPr>
              <w:t>6.6 Set a range of rivets in aluminum sheet. Range to include raised and countersunk rivets.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6.7 Select and use a range of appropriate rivet closing tools.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6.8 Select and fit sheet gripping pins.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215"/>
              <w:rPr>
                <w:rFonts w:ascii="Arial" w:hAnsi="Arial" w:eastAsia="Arial" w:cs="Arial"/>
                <w:sz w:val="24"/>
                <w:szCs w:val="24"/>
              </w:rPr>
            </w:pPr>
            <w:r>
              <w:rPr>
                <w:rFonts w:cs="Arial" w:ascii="Arial" w:hAnsi="Arial"/>
                <w:sz w:val="24"/>
                <w:szCs w:val="24"/>
              </w:rPr>
              <w:t>6.9 Identify rivet setting faults.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41" w:hRule="exact"/>
        </w:trPr>
        <w:tc>
          <w:tcPr>
            <w:tcW w:w="14949" w:type="dxa"/>
            <w:gridSpan w:val="5"/>
            <w:tcBorders>
              <w:top w:val="single" w:sz="4" w:space="0" w:color="000000"/>
              <w:start w:val="single" w:sz="16" w:space="0" w:color="000000"/>
              <w:bottom w:val="single" w:sz="16" w:space="0" w:color="000000"/>
              <w:end w:val="single" w:sz="16" w:space="0" w:color="000000"/>
            </w:tcBorders>
          </w:tcPr>
          <w:p>
            <w:pPr>
              <w:pStyle w:val="TableParagraph"/>
              <w:snapToGrid w:val="false"/>
              <w:spacing w:lineRule="exact" w:line="320" w:before="9"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pStyle w:val="Normal"/>
        <w:spacing w:lineRule="exact" w:line="200"/>
        <w:rPr>
          <w:rFonts w:ascii="Arial" w:hAnsi="Arial" w:cs="Arial"/>
          <w:sz w:val="24"/>
          <w:szCs w:val="24"/>
        </w:rPr>
      </w:pPr>
      <w:r>
        <w:rPr>
          <w:rFonts w:cs="Arial" w:ascii="Arial" w:hAnsi="Arial"/>
          <w:sz w:val="24"/>
          <w:szCs w:val="24"/>
        </w:rPr>
      </w:r>
      <w:r>
        <w:br w:type="page"/>
      </w:r>
    </w:p>
    <w:p>
      <w:pPr>
        <w:pStyle w:val="Normal"/>
        <w:spacing w:lineRule="exact" w:line="200" w:before="3"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73"/>
        <w:gridCol w:w="7397"/>
        <w:gridCol w:w="1276"/>
        <w:gridCol w:w="3260"/>
        <w:gridCol w:w="1843"/>
      </w:tblGrid>
      <w:tr>
        <w:trPr>
          <w:trHeight w:val="720" w:hRule="exact"/>
        </w:trPr>
        <w:tc>
          <w:tcPr>
            <w:tcW w:w="1173"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397"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6.10 Remove defective rivets without causing further damage to skin.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6.11 Select and install oversize rivets as instructed in SRM.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6.12 Set a range of other fasteners in aluminum sheet.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85"/>
              <w:rPr>
                <w:rFonts w:ascii="Arial" w:hAnsi="Arial" w:eastAsia="Arial" w:cs="Arial"/>
                <w:sz w:val="24"/>
                <w:szCs w:val="24"/>
              </w:rPr>
            </w:pPr>
            <w:r>
              <w:rPr>
                <w:rFonts w:cs="Arial" w:ascii="Arial" w:hAnsi="Arial"/>
                <w:sz w:val="24"/>
                <w:szCs w:val="24"/>
              </w:rPr>
              <w:t>6.13 Removal of corrosion and reprotection of aluminum sheet metal.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85"/>
              <w:rPr>
                <w:rFonts w:ascii="Arial" w:hAnsi="Arial" w:eastAsia="Arial" w:cs="Arial"/>
                <w:sz w:val="24"/>
                <w:szCs w:val="24"/>
              </w:rPr>
            </w:pPr>
            <w:r>
              <w:rPr>
                <w:rFonts w:cs="Arial" w:ascii="Arial" w:hAnsi="Arial"/>
                <w:sz w:val="24"/>
                <w:szCs w:val="24"/>
              </w:rPr>
              <w:t>6.14 Cut and shape material to required profile, finish edges and deburr using approved procedures.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numPr>
                <w:ilvl w:val="0"/>
                <w:numId w:val="14"/>
              </w:numPr>
              <w:spacing w:before="120" w:after="120"/>
              <w:ind w:hanging="360" w:start="453" w:end="178"/>
              <w:rPr>
                <w:rFonts w:ascii="Arial" w:hAnsi="Arial" w:eastAsia="Lucida Sans" w:cs="Arial"/>
                <w:sz w:val="24"/>
                <w:szCs w:val="24"/>
              </w:rPr>
            </w:pPr>
            <w:r>
              <w:rPr>
                <w:rFonts w:cs="Arial" w:ascii="Arial" w:hAnsi="Arial"/>
                <w:b/>
                <w:sz w:val="24"/>
                <w:szCs w:val="24"/>
              </w:rPr>
              <w:t>Composite and Non-Metallic Practices (other than wood and fabric)</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7.1 Identification of the characteristics and properties of common composite and non-metallic materials other than wood, used in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rPr>
                <w:rFonts w:ascii="Arial" w:hAnsi="Arial" w:eastAsia="Arial" w:cs="Arial"/>
                <w:sz w:val="24"/>
                <w:szCs w:val="24"/>
              </w:rPr>
            </w:pPr>
            <w:r>
              <w:rPr>
                <w:rFonts w:eastAsia="Arial" w:cs="Arial" w:ascii="Arial" w:hAnsi="Arial"/>
                <w:sz w:val="24"/>
                <w:szCs w:val="24"/>
              </w:rPr>
            </w:r>
          </w:p>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7.2 Identification of sealing and bonding agents.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185"/>
              <w:rPr>
                <w:rFonts w:ascii="Arial" w:hAnsi="Arial" w:eastAsia="Arial" w:cs="Arial"/>
                <w:sz w:val="24"/>
                <w:szCs w:val="24"/>
              </w:rPr>
            </w:pPr>
            <w:r>
              <w:rPr>
                <w:rFonts w:cs="Arial" w:ascii="Arial" w:hAnsi="Arial"/>
                <w:sz w:val="24"/>
                <w:szCs w:val="24"/>
              </w:rPr>
              <w:t>7.3 Detection of defects/deterioration in composite and non- metallic material.</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510" w:hRule="atLeast"/>
        </w:trPr>
        <w:tc>
          <w:tcPr>
            <w:tcW w:w="1173"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397"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4" w:end="178"/>
              <w:rPr>
                <w:rFonts w:ascii="Arial" w:hAnsi="Arial" w:eastAsia="Arial" w:cs="Arial"/>
                <w:sz w:val="24"/>
                <w:szCs w:val="24"/>
              </w:rPr>
            </w:pPr>
            <w:r>
              <w:rPr>
                <w:rFonts w:cs="Arial" w:ascii="Arial" w:hAnsi="Arial"/>
                <w:sz w:val="24"/>
                <w:szCs w:val="24"/>
              </w:rPr>
              <w:t>7.4 Repair of composite and non-metallic materials and structures.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130" w:before="7" w:after="0"/>
        <w:rPr>
          <w:rFonts w:ascii="Arial" w:hAnsi="Arial" w:cs="Arial"/>
          <w:sz w:val="24"/>
          <w:szCs w:val="24"/>
        </w:rPr>
      </w:pPr>
      <w:r>
        <w:rPr>
          <w:rFonts w:cs="Arial" w:ascii="Arial" w:hAnsi="Arial"/>
          <w:sz w:val="24"/>
          <w:szCs w:val="24"/>
        </w:rPr>
      </w:r>
    </w:p>
    <w:p>
      <w:pPr>
        <w:pStyle w:val="Normal"/>
        <w:spacing w:lineRule="exact" w:line="200" w:before="3" w:after="0"/>
        <w:rPr>
          <w:rFonts w:ascii="Arial" w:hAnsi="Arial" w:cs="Arial"/>
          <w:sz w:val="16"/>
          <w:szCs w:val="16"/>
        </w:rPr>
      </w:pPr>
      <w:r>
        <w:rPr>
          <w:rFonts w:cs="Arial" w:ascii="Arial" w:hAnsi="Arial"/>
          <w:sz w:val="16"/>
          <w:szCs w:val="16"/>
        </w:rPr>
      </w:r>
    </w:p>
    <w:tbl>
      <w:tblPr>
        <w:tblW w:w="20478" w:type="dxa"/>
        <w:jc w:val="start"/>
        <w:tblInd w:w="77" w:type="dxa"/>
        <w:tblLayout w:type="fixed"/>
        <w:tblCellMar>
          <w:top w:w="0" w:type="dxa"/>
          <w:start w:w="0" w:type="dxa"/>
          <w:bottom w:w="0" w:type="dxa"/>
          <w:end w:w="0" w:type="dxa"/>
        </w:tblCellMar>
      </w:tblPr>
      <w:tblGrid>
        <w:gridCol w:w="1150"/>
        <w:gridCol w:w="7420"/>
        <w:gridCol w:w="1276"/>
        <w:gridCol w:w="3260"/>
        <w:gridCol w:w="1843"/>
        <w:gridCol w:w="1843"/>
        <w:gridCol w:w="1843"/>
        <w:gridCol w:w="1843"/>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keepNext w:val="true"/>
              <w:jc w:val="center"/>
              <w:rPr/>
            </w:pPr>
            <w:r>
              <w:rPr>
                <w:rFonts w:cs="Arial" w:ascii="Arial" w:hAnsi="Arial"/>
                <w:b/>
                <w:sz w:val="24"/>
                <w:szCs w:val="24"/>
              </w:rPr>
              <w:t>Instructor/ Supervisor</w:t>
            </w:r>
          </w:p>
          <w:p>
            <w:pPr>
              <w:pStyle w:val="TableParagraph"/>
              <w:keepNext w:val="true"/>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keepNext w:val="true"/>
              <w:jc w:val="center"/>
              <w:rPr>
                <w:rFonts w:ascii="Arial" w:hAnsi="Arial" w:eastAsia="Lucida Sans" w:cs="Arial"/>
                <w:sz w:val="24"/>
                <w:szCs w:val="24"/>
              </w:rPr>
            </w:pPr>
            <w:r>
              <w:rPr>
                <w:rFonts w:eastAsia="Lucida Sans" w:cs="Arial" w:ascii="Arial" w:hAnsi="Arial"/>
                <w:b/>
                <w:sz w:val="24"/>
                <w:szCs w:val="24"/>
              </w:rPr>
              <w:t>Remark</w:t>
            </w:r>
          </w:p>
        </w:tc>
        <w:tc>
          <w:tcPr>
            <w:tcW w:w="5529" w:type="dxa"/>
            <w:gridSpan w:val="3"/>
            <w:tcBorders/>
          </w:tcPr>
          <w:p>
            <w:pPr>
              <w:pStyle w:val="Normal"/>
              <w:snapToGrid w:val="false"/>
              <w:rPr>
                <w:rFonts w:ascii="Arial" w:hAnsi="Arial" w:eastAsia="Lucida Sans" w:cs="Arial"/>
                <w:sz w:val="24"/>
                <w:szCs w:val="24"/>
              </w:rPr>
            </w:pPr>
            <w:r>
              <w:rPr>
                <w:rFonts w:eastAsia="Lucida Sans" w:cs="Arial" w:ascii="Arial" w:hAnsi="Arial"/>
                <w:sz w:val="24"/>
                <w:szCs w:val="24"/>
              </w:rPr>
            </w:r>
          </w:p>
        </w:tc>
      </w:tr>
      <w:tr>
        <w:trPr>
          <w:trHeight w:val="510" w:hRule="atLeast"/>
        </w:trPr>
        <w:tc>
          <w:tcPr>
            <w:tcW w:w="1150" w:type="dxa"/>
            <w:tcBorders>
              <w:top w:val="single" w:sz="16"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eastAsia="Lucida Sans" w:cs="Arial"/>
                <w:sz w:val="24"/>
                <w:szCs w:val="24"/>
              </w:rPr>
            </w:pPr>
            <w:r>
              <w:rPr>
                <w:rFonts w:eastAsia="Lucida Sans" w:cs="Arial" w:ascii="Arial" w:hAnsi="Arial"/>
                <w:sz w:val="24"/>
                <w:szCs w:val="24"/>
              </w:rPr>
            </w:r>
          </w:p>
        </w:tc>
        <w:tc>
          <w:tcPr>
            <w:tcW w:w="7420" w:type="dxa"/>
            <w:tcBorders>
              <w:top w:val="single" w:sz="16" w:space="0" w:color="000000"/>
              <w:start w:val="single" w:sz="4" w:space="0" w:color="000000"/>
              <w:bottom w:val="single" w:sz="4" w:space="0" w:color="000000"/>
              <w:end w:val="single" w:sz="4" w:space="0" w:color="000000"/>
            </w:tcBorders>
          </w:tcPr>
          <w:p>
            <w:pPr>
              <w:pStyle w:val="TableParagraph"/>
              <w:numPr>
                <w:ilvl w:val="0"/>
                <w:numId w:val="14"/>
              </w:numPr>
              <w:spacing w:before="120" w:after="120"/>
              <w:ind w:hanging="360" w:start="453" w:end="61"/>
              <w:rPr>
                <w:rFonts w:ascii="Arial" w:hAnsi="Arial" w:eastAsia="Book Antiqua" w:cs="Arial"/>
                <w:sz w:val="24"/>
                <w:szCs w:val="24"/>
              </w:rPr>
            </w:pPr>
            <w:r>
              <w:rPr>
                <w:rFonts w:cs="Arial" w:ascii="Arial" w:hAnsi="Arial"/>
                <w:b/>
                <w:sz w:val="24"/>
                <w:szCs w:val="24"/>
              </w:rPr>
              <w:t>Wooden Structures Practices</w:t>
            </w:r>
          </w:p>
        </w:tc>
        <w:tc>
          <w:tcPr>
            <w:tcW w:w="1276"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Book Antiqua" w:cs="Arial"/>
                <w:sz w:val="24"/>
                <w:szCs w:val="24"/>
              </w:rPr>
            </w:pPr>
            <w:r>
              <w:rPr>
                <w:rFonts w:eastAsia="Book Antiqua"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8.1 Identification of the characteristics and properties of common types of wood and glue used in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8.2 Identification of construction methods used in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8.3 Methods of preservation and maintenance of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715"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8.4 Identification and detection of defects in wood material and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8.5 Repair of wooden structures.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5"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numPr>
                <w:ilvl w:val="0"/>
                <w:numId w:val="14"/>
              </w:numPr>
              <w:spacing w:before="120" w:after="120"/>
              <w:ind w:hanging="360" w:start="453" w:end="61"/>
              <w:rPr>
                <w:rFonts w:ascii="Arial" w:hAnsi="Arial" w:eastAsia="Book Antiqua" w:cs="Arial"/>
                <w:sz w:val="24"/>
                <w:szCs w:val="24"/>
              </w:rPr>
            </w:pPr>
            <w:r>
              <w:rPr>
                <w:rFonts w:cs="Arial" w:ascii="Arial" w:hAnsi="Arial"/>
                <w:b/>
                <w:sz w:val="24"/>
                <w:szCs w:val="24"/>
              </w:rPr>
              <w:t>Fabric Covering Practices</w:t>
            </w:r>
          </w:p>
        </w:tc>
        <w:tc>
          <w:tcPr>
            <w:tcW w:w="127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eastAsia="Book Antiqua" w:cs="Arial"/>
                <w:sz w:val="24"/>
                <w:szCs w:val="24"/>
              </w:rPr>
            </w:pPr>
            <w:r>
              <w:rPr>
                <w:rFonts w:eastAsia="Book Antiqua" w:cs="Arial" w:ascii="Arial" w:hAnsi="Arial"/>
                <w:sz w:val="24"/>
                <w:szCs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43"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168"/>
              <w:rPr>
                <w:rFonts w:ascii="Arial" w:hAnsi="Arial" w:eastAsia="Lucida Sans" w:cs="Arial"/>
                <w:sz w:val="24"/>
                <w:szCs w:val="24"/>
              </w:rPr>
            </w:pPr>
            <w:r>
              <w:rPr>
                <w:rFonts w:cs="Arial" w:ascii="Arial" w:hAnsi="Arial"/>
                <w:sz w:val="24"/>
                <w:szCs w:val="24"/>
              </w:rPr>
              <w:t>9.1 Identification of the characteristics and properties of common fabrics and adhesives used in wooden structured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9.2 Inspection method for fabrics.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9.3 Identification of defects in fabrics.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510" w:hRule="atLeas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61"/>
              <w:rPr>
                <w:rFonts w:ascii="Arial" w:hAnsi="Arial" w:eastAsia="Lucida Sans" w:cs="Arial"/>
                <w:sz w:val="24"/>
                <w:szCs w:val="24"/>
              </w:rPr>
            </w:pPr>
            <w:r>
              <w:rPr>
                <w:rFonts w:cs="Arial" w:ascii="Arial" w:hAnsi="Arial"/>
                <w:sz w:val="24"/>
                <w:szCs w:val="24"/>
              </w:rPr>
              <w:t>9.4 Repair of fabric covering.</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6" w:end="0"/>
              <w:rPr>
                <w:rFonts w:ascii="Arial" w:hAnsi="Arial" w:eastAsia="Lucida Sans"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pacing w:before="120" w:after="120"/>
              <w:rPr>
                <w:rFonts w:ascii="Arial" w:hAnsi="Arial" w:cs="Arial"/>
                <w:sz w:val="24"/>
                <w:szCs w:val="24"/>
              </w:rPr>
            </w:pPr>
            <w:r>
              <w:rPr>
                <w:rFonts w:cs="Arial" w:ascii="Arial" w:hAnsi="Arial"/>
                <w:sz w:val="24"/>
                <w:szCs w:val="24"/>
              </w:rPr>
              <w:t>N/A</w:t>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rPr>
                <w:rFonts w:ascii="Arial" w:hAnsi="Arial" w:cs="Arial"/>
                <w:sz w:val="24"/>
                <w:szCs w:val="24"/>
              </w:rPr>
            </w:pPr>
            <w:r>
              <w:rPr>
                <w:rFonts w:cs="Arial" w:ascii="Arial" w:hAnsi="Arial"/>
                <w:sz w:val="24"/>
                <w:szCs w:val="24"/>
              </w:rPr>
            </w:r>
          </w:p>
        </w:tc>
        <w:tc>
          <w:tcPr>
            <w:tcW w:w="5529" w:type="dxa"/>
            <w:gridSpan w:val="3"/>
            <w:tcBorders/>
          </w:tcPr>
          <w:p>
            <w:pPr>
              <w:pStyle w:val="Normal"/>
              <w:snapToGrid w:val="false"/>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6" w:after="0"/>
              <w:rPr>
                <w:rFonts w:ascii="Arial" w:hAnsi="Arial" w:cs="Arial"/>
                <w:sz w:val="24"/>
                <w:szCs w:val="24"/>
              </w:rPr>
            </w:pPr>
            <w:r>
              <w:rPr>
                <w:rFonts w:cs="Arial" w:ascii="Arial" w:hAnsi="Arial"/>
                <w:sz w:val="24"/>
                <w:szCs w:val="24"/>
              </w:rPr>
            </w:r>
          </w:p>
          <w:p>
            <w:pPr>
              <w:pStyle w:val="TableParagraph"/>
              <w:ind w:start="79" w:end="0"/>
              <w:rPr>
                <w:rFonts w:ascii="Arial" w:hAnsi="Arial" w:eastAsia="Lucida Sans" w:cs="Arial"/>
                <w:sz w:val="24"/>
                <w:szCs w:val="24"/>
              </w:rPr>
            </w:pPr>
            <w:r>
              <w:rPr>
                <w:rFonts w:eastAsia="Lucida Sans" w:cs="Arial" w:ascii="Arial" w:hAnsi="Arial"/>
                <w:sz w:val="24"/>
                <w:szCs w:val="24"/>
              </w:rPr>
              <w:t xml:space="preserve">Log Book Holder’s Name: ............................................................... Signature: </w:t>
            </w:r>
          </w:p>
        </w:tc>
        <w:tc>
          <w:tcPr>
            <w:tcW w:w="1843" w:type="dxa"/>
            <w:tcBorders/>
          </w:tcPr>
          <w:p>
            <w:pPr>
              <w:pStyle w:val="Normal"/>
              <w:widowControl/>
              <w:snapToGrid w:val="false"/>
              <w:rPr>
                <w:rFonts w:ascii="Arial" w:hAnsi="Arial" w:eastAsia="Lucida Sans" w:cs="Arial"/>
                <w:sz w:val="24"/>
                <w:szCs w:val="24"/>
              </w:rPr>
            </w:pPr>
            <w:r>
              <w:rPr>
                <w:rFonts w:eastAsia="Lucida Sans" w:cs="Arial" w:ascii="Arial" w:hAnsi="Arial"/>
                <w:sz w:val="24"/>
                <w:szCs w:val="24"/>
              </w:rPr>
            </w:r>
          </w:p>
        </w:tc>
        <w:tc>
          <w:tcPr>
            <w:tcW w:w="1843" w:type="dxa"/>
            <w:tcBorders/>
          </w:tcPr>
          <w:p>
            <w:pPr>
              <w:pStyle w:val="Normal"/>
              <w:widowControl/>
              <w:snapToGrid w:val="false"/>
              <w:rPr>
                <w:rFonts w:ascii="Arial" w:hAnsi="Arial" w:cs="Arial"/>
                <w:sz w:val="24"/>
                <w:szCs w:val="24"/>
              </w:rPr>
            </w:pPr>
            <w:r>
              <w:rPr>
                <w:rFonts w:cs="Arial" w:ascii="Arial" w:hAnsi="Arial"/>
                <w:sz w:val="24"/>
                <w:szCs w:val="24"/>
              </w:rPr>
            </w:r>
          </w:p>
        </w:tc>
        <w:tc>
          <w:tcPr>
            <w:tcW w:w="1843" w:type="dxa"/>
            <w:tcBorders/>
          </w:tcPr>
          <w:p>
            <w:pPr>
              <w:pStyle w:val="Normal"/>
              <w:spacing w:before="120" w:after="120"/>
              <w:rPr>
                <w:rFonts w:ascii="Arial" w:hAnsi="Arial" w:cs="Arial"/>
                <w:sz w:val="24"/>
                <w:szCs w:val="24"/>
              </w:rPr>
            </w:pPr>
            <w:r>
              <w:rPr>
                <w:rFonts w:cs="Arial" w:ascii="Arial" w:hAnsi="Arial"/>
                <w:sz w:val="24"/>
                <w:szCs w:val="24"/>
              </w:rPr>
              <w:t>N/A</w:t>
            </w:r>
          </w:p>
        </w:tc>
      </w:tr>
    </w:tbl>
    <w:p>
      <w:pPr>
        <w:sectPr>
          <w:headerReference w:type="default" r:id="rId24"/>
          <w:headerReference w:type="first" r:id="rId25"/>
          <w:footerReference w:type="default" r:id="rId26"/>
          <w:footerReference w:type="first" r:id="rId27"/>
          <w:type w:val="nextPage"/>
          <w:pgSz w:orient="landscape" w:w="16838" w:h="11906"/>
          <w:pgMar w:left="851" w:right="851" w:gutter="0" w:header="567" w:top="794" w:footer="567" w:bottom="794"/>
          <w:pgNumType w:fmt="decimal"/>
          <w:formProt w:val="false"/>
          <w:textDirection w:val="lrTb"/>
          <w:docGrid w:type="default" w:linePitch="299" w:charSpace="0"/>
        </w:sectPr>
        <w:pStyle w:val="Normal"/>
        <w:rPr>
          <w:rFonts w:ascii="Arial" w:hAnsi="Arial" w:eastAsia="Lucida Sans" w:cs="Arial"/>
          <w:sz w:val="24"/>
          <w:szCs w:val="24"/>
        </w:rPr>
      </w:pPr>
      <w:r>
        <w:rPr>
          <w:rFonts w:eastAsia="Lucida Sans" w:cs="Arial" w:ascii="Arial" w:hAnsi="Arial"/>
          <w:sz w:val="24"/>
          <w:szCs w:val="24"/>
        </w:rPr>
      </w:r>
    </w:p>
    <w:tbl>
      <w:tblPr>
        <w:tblW w:w="14891" w:type="dxa"/>
        <w:jc w:val="start"/>
        <w:tblInd w:w="163" w:type="dxa"/>
        <w:tblLayout w:type="fixed"/>
        <w:tblCellMar>
          <w:top w:w="0" w:type="dxa"/>
          <w:start w:w="28" w:type="dxa"/>
          <w:bottom w:w="0" w:type="dxa"/>
          <w:end w:w="28" w:type="dxa"/>
        </w:tblCellMar>
      </w:tblPr>
      <w:tblGrid>
        <w:gridCol w:w="1155"/>
        <w:gridCol w:w="7357"/>
        <w:gridCol w:w="1276"/>
        <w:gridCol w:w="3260"/>
        <w:gridCol w:w="1843"/>
      </w:tblGrid>
      <w:tr>
        <w:trPr>
          <w:trHeight w:val="510" w:hRule="atLeast"/>
        </w:trPr>
        <w:tc>
          <w:tcPr>
            <w:tcW w:w="1155" w:type="dxa"/>
            <w:tcBorders>
              <w:top w:val="single" w:sz="16" w:space="0" w:color="000000"/>
              <w:start w:val="single" w:sz="16"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Date</w:t>
            </w:r>
          </w:p>
        </w:tc>
        <w:tc>
          <w:tcPr>
            <w:tcW w:w="7357"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jc w:val="center"/>
              <w:rPr>
                <w:rFonts w:ascii="Arial" w:hAnsi="Arial" w:cs="Arial"/>
                <w:b/>
                <w:sz w:val="24"/>
                <w:szCs w:val="24"/>
              </w:rPr>
            </w:pPr>
            <w:r>
              <w:rPr>
                <w:rFonts w:cs="Arial" w:ascii="Arial" w:hAnsi="Arial"/>
                <w:b/>
                <w:sz w:val="24"/>
                <w:szCs w:val="24"/>
              </w:rPr>
              <w:t>Instructor/ Supervisor</w:t>
            </w:r>
          </w:p>
          <w:p>
            <w:pPr>
              <w:pStyle w:val="TableParagraph"/>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jc w:val="center"/>
              <w:rPr>
                <w:rFonts w:ascii="Arial" w:hAnsi="Arial" w:eastAsia="Lucida Sans" w:cs="Arial"/>
                <w:sz w:val="24"/>
                <w:szCs w:val="24"/>
              </w:rPr>
            </w:pPr>
            <w:r>
              <w:rPr>
                <w:rFonts w:eastAsia="Lucida Sans" w:cs="Arial" w:ascii="Arial" w:hAnsi="Arial"/>
                <w:b/>
                <w:sz w:val="24"/>
                <w:szCs w:val="24"/>
              </w:rPr>
              <w:t>Remark</w:t>
            </w:r>
          </w:p>
        </w:tc>
      </w:tr>
      <w:tr>
        <w:trPr>
          <w:trHeight w:val="567" w:hRule="atLeast"/>
        </w:trPr>
        <w:tc>
          <w:tcPr>
            <w:tcW w:w="1155" w:type="dxa"/>
            <w:tcBorders>
              <w:top w:val="single" w:sz="16"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eastAsia="Lucida Sans" w:cs="Arial"/>
                <w:sz w:val="24"/>
                <w:szCs w:val="24"/>
              </w:rPr>
            </w:pPr>
            <w:r>
              <w:rPr>
                <w:rFonts w:eastAsia="Lucida Sans" w:cs="Arial" w:ascii="Arial" w:hAnsi="Arial"/>
                <w:sz w:val="24"/>
                <w:szCs w:val="24"/>
              </w:rPr>
            </w:r>
          </w:p>
        </w:tc>
        <w:tc>
          <w:tcPr>
            <w:tcW w:w="7357" w:type="dxa"/>
            <w:tcBorders>
              <w:top w:val="single" w:sz="16" w:space="0" w:color="000000"/>
              <w:start w:val="single" w:sz="4" w:space="0" w:color="000000"/>
              <w:bottom w:val="single" w:sz="4" w:space="0" w:color="000000"/>
              <w:end w:val="single" w:sz="4" w:space="0" w:color="000000"/>
            </w:tcBorders>
          </w:tcPr>
          <w:p>
            <w:pPr>
              <w:pStyle w:val="TableParagraph"/>
              <w:keepNext w:val="true"/>
              <w:numPr>
                <w:ilvl w:val="0"/>
                <w:numId w:val="14"/>
              </w:numPr>
              <w:spacing w:before="120" w:after="120"/>
              <w:ind w:hanging="357" w:start="414" w:end="57"/>
              <w:rPr>
                <w:rFonts w:ascii="Arial" w:hAnsi="Arial" w:eastAsia="Lucida Sans" w:cs="Arial"/>
                <w:sz w:val="24"/>
                <w:szCs w:val="24"/>
              </w:rPr>
            </w:pPr>
            <w:r>
              <w:rPr>
                <w:rFonts w:cs="Arial" w:ascii="Arial" w:hAnsi="Arial"/>
                <w:b/>
                <w:sz w:val="24"/>
                <w:szCs w:val="24"/>
              </w:rPr>
              <w:t>Maintenance Practices</w:t>
            </w:r>
          </w:p>
        </w:tc>
        <w:tc>
          <w:tcPr>
            <w:tcW w:w="1276"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Lucida Sans" w:cs="Arial"/>
                <w:sz w:val="24"/>
                <w:szCs w:val="24"/>
              </w:rPr>
            </w:pPr>
            <w:r>
              <w:rPr>
                <w:rFonts w:eastAsia="Lucida Sans" w:cs="Arial" w:ascii="Arial" w:hAnsi="Arial"/>
                <w:sz w:val="24"/>
                <w:szCs w:val="24"/>
              </w:rPr>
            </w:r>
          </w:p>
        </w:tc>
        <w:tc>
          <w:tcPr>
            <w:tcW w:w="3260" w:type="dxa"/>
            <w:tcBorders>
              <w:top w:val="single" w:sz="16"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1843" w:type="dxa"/>
            <w:tcBorders>
              <w:top w:val="single" w:sz="16"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10.1 Inspection of a structure using a mirror and a light source.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10.2 Remove &amp; replace a range of flexible hoses including clips and brackets.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10.3 Remove &amp; replace a range of rigid pipes, including clips and brackets.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10.4 Locate components using referencing system, e.g. station numbers.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10.5 Carry out a heavy landing / turbulence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651"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10.6 Assist in the raising / lowering of an aircraft on or off jacks.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703"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10.7 Jack aircraft level to rigging position.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699"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10.8 Assist in the towing of an aircraft.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567" w:hRule="atLeast"/>
        </w:trPr>
        <w:tc>
          <w:tcPr>
            <w:tcW w:w="1155"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c>
          <w:tcPr>
            <w:tcW w:w="7357"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10.9 Remove and refit a range of aircraft panels.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57"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ind w:start="57"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760" w:hRule="exact"/>
        </w:trPr>
        <w:tc>
          <w:tcPr>
            <w:tcW w:w="14891"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110" w:before="7" w:after="0"/>
        <w:rPr>
          <w:rFonts w:ascii="Arial" w:hAnsi="Arial" w:cs="Arial"/>
          <w:sz w:val="24"/>
          <w:szCs w:val="24"/>
        </w:rPr>
      </w:pPr>
      <w:r>
        <w:rPr>
          <w:rFonts w:cs="Arial" w:ascii="Arial" w:hAnsi="Arial"/>
          <w:sz w:val="24"/>
          <w:szCs w:val="24"/>
        </w:rPr>
      </w:r>
    </w:p>
    <w:p>
      <w:pPr>
        <w:pStyle w:val="Normal"/>
        <w:spacing w:lineRule="exact" w:line="20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p>
      <w:pPr>
        <w:pStyle w:val="Normal"/>
        <w:spacing w:lineRule="exact" w:line="160" w:before="4"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55"/>
        <w:gridCol w:w="7415"/>
        <w:gridCol w:w="1276"/>
        <w:gridCol w:w="3260"/>
        <w:gridCol w:w="1843"/>
      </w:tblGrid>
      <w:tr>
        <w:trPr>
          <w:trHeight w:val="720" w:hRule="exact"/>
        </w:trPr>
        <w:tc>
          <w:tcPr>
            <w:tcW w:w="1155"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15"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eastAsia="Lucida Sans" w:cs="Arial"/>
                <w:sz w:val="24"/>
                <w:szCs w:val="24"/>
              </w:rPr>
            </w:pPr>
            <w:r>
              <w:rPr>
                <w:rFonts w:eastAsia="Lucida San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10.10 Lubrication of bearings, flight controls and undercarriages.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cs="Arial"/>
                <w:sz w:val="24"/>
                <w:szCs w:val="24"/>
              </w:rPr>
            </w:pPr>
            <w:r>
              <w:rPr>
                <w:rFonts w:cs="Arial" w:ascii="Arial" w:hAnsi="Arial"/>
                <w:sz w:val="24"/>
                <w:szCs w:val="24"/>
              </w:rPr>
              <w:t xml:space="preserve">10.11 Carry out Pre-Departure inspections </w:t>
            </w:r>
          </w:p>
          <w:p>
            <w:pPr>
              <w:pStyle w:val="TableParagraph"/>
              <w:spacing w:before="120" w:after="120"/>
              <w:ind w:hanging="381" w:start="758" w:end="57"/>
              <w:rPr>
                <w:rFonts w:ascii="Arial" w:hAnsi="Arial" w:eastAsia="Arial" w:cs="Arial"/>
                <w:sz w:val="24"/>
                <w:szCs w:val="24"/>
              </w:rPr>
            </w:pPr>
            <w:r>
              <w:rPr>
                <w:rFonts w:cs="Arial" w:ascii="Arial" w:hAnsi="Arial"/>
                <w:sz w:val="24"/>
                <w:szCs w:val="24"/>
              </w:rPr>
              <w:t>a - Refuel aircraft.</w:t>
            </w:r>
          </w:p>
          <w:p>
            <w:pPr>
              <w:pStyle w:val="TableParagraph"/>
              <w:spacing w:before="120" w:after="120"/>
              <w:ind w:hanging="381" w:start="758" w:end="57"/>
              <w:rPr>
                <w:rFonts w:ascii="Arial" w:hAnsi="Arial" w:eastAsia="Arial" w:cs="Arial"/>
                <w:sz w:val="24"/>
                <w:szCs w:val="24"/>
              </w:rPr>
            </w:pPr>
            <w:r>
              <w:rPr>
                <w:rFonts w:cs="Arial" w:ascii="Arial" w:hAnsi="Arial"/>
                <w:sz w:val="24"/>
                <w:szCs w:val="24"/>
              </w:rPr>
              <w:t>b - Check &amp; replenish oil, hydraulic and pneumatic systems, Tyre Pressures.</w:t>
            </w:r>
          </w:p>
          <w:p>
            <w:pPr>
              <w:pStyle w:val="TableParagraph"/>
              <w:spacing w:before="120" w:after="120"/>
              <w:ind w:hanging="381" w:start="758" w:end="57"/>
              <w:rPr>
                <w:rFonts w:ascii="Arial" w:hAnsi="Arial" w:eastAsia="Arial" w:cs="Arial"/>
                <w:sz w:val="24"/>
                <w:szCs w:val="24"/>
              </w:rPr>
            </w:pPr>
            <w:r>
              <w:rPr>
                <w:rFonts w:cs="Arial" w:ascii="Arial" w:hAnsi="Arial"/>
                <w:sz w:val="24"/>
                <w:szCs w:val="24"/>
              </w:rPr>
              <w:t>c - Perform Pre-flight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ind w:end="57"/>
              <w:rPr>
                <w:rFonts w:ascii="Arial" w:hAnsi="Arial" w:eastAsia="Arial" w:cs="Arial"/>
                <w:sz w:val="24"/>
                <w:szCs w:val="24"/>
              </w:rPr>
            </w:pPr>
            <w:r>
              <w:rPr>
                <w:rFonts w:eastAsia="Arial" w:cs="Arial" w:ascii="Arial" w:hAnsi="Arial"/>
                <w:sz w:val="24"/>
                <w:szCs w:val="24"/>
              </w:rPr>
            </w:r>
          </w:p>
          <w:p>
            <w:pPr>
              <w:pStyle w:val="TableParagraph"/>
              <w:spacing w:before="120" w:after="120"/>
              <w:ind w:end="57"/>
              <w:rPr>
                <w:rFonts w:ascii="Arial" w:hAnsi="Arial" w:cs="Arial"/>
                <w:sz w:val="24"/>
                <w:szCs w:val="24"/>
              </w:rPr>
            </w:pPr>
            <w:r>
              <w:rPr>
                <w:rFonts w:cs="Arial" w:ascii="Arial" w:hAnsi="Arial"/>
                <w:sz w:val="24"/>
                <w:szCs w:val="24"/>
              </w:rPr>
            </w:r>
          </w:p>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10.12 Carry out Daily inspections</w:t>
            </w:r>
          </w:p>
          <w:p>
            <w:pPr>
              <w:pStyle w:val="TableParagraph"/>
              <w:spacing w:before="120" w:after="120"/>
              <w:ind w:hanging="425" w:start="758" w:end="57"/>
              <w:rPr>
                <w:rFonts w:ascii="Arial" w:hAnsi="Arial" w:eastAsia="Arial" w:cs="Arial"/>
                <w:sz w:val="24"/>
                <w:szCs w:val="24"/>
              </w:rPr>
            </w:pPr>
            <w:r>
              <w:rPr>
                <w:rFonts w:cs="Arial" w:ascii="Arial" w:hAnsi="Arial"/>
                <w:sz w:val="24"/>
                <w:szCs w:val="24"/>
              </w:rPr>
              <w:t>a - Service toilet and potable water system.</w:t>
            </w:r>
          </w:p>
          <w:p>
            <w:pPr>
              <w:pStyle w:val="TableParagraph"/>
              <w:spacing w:before="120" w:after="120"/>
              <w:ind w:hanging="425" w:start="758" w:end="57"/>
              <w:rPr>
                <w:rFonts w:ascii="Arial" w:hAnsi="Arial" w:cs="Arial"/>
                <w:sz w:val="24"/>
                <w:szCs w:val="24"/>
              </w:rPr>
            </w:pPr>
            <w:r>
              <w:rPr>
                <w:rFonts w:cs="Arial" w:ascii="Arial" w:hAnsi="Arial"/>
                <w:sz w:val="24"/>
                <w:szCs w:val="24"/>
              </w:rPr>
              <w:t xml:space="preserve">b - Connect and use correctly ground electrical power. </w:t>
            </w:r>
          </w:p>
          <w:p>
            <w:pPr>
              <w:pStyle w:val="TableParagraph"/>
              <w:spacing w:before="120" w:after="120"/>
              <w:ind w:hanging="425" w:start="758" w:end="57"/>
              <w:rPr>
                <w:rFonts w:ascii="Arial" w:hAnsi="Arial" w:eastAsia="Arial" w:cs="Arial"/>
                <w:sz w:val="24"/>
                <w:szCs w:val="24"/>
              </w:rPr>
            </w:pPr>
            <w:r>
              <w:rPr>
                <w:rFonts w:cs="Arial" w:ascii="Arial" w:hAnsi="Arial"/>
                <w:sz w:val="24"/>
                <w:szCs w:val="24"/>
              </w:rPr>
              <w:t>c - Connect and use correctly ground air supply.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120"/>
              <w:ind w:end="57"/>
              <w:rPr>
                <w:rFonts w:ascii="Arial" w:hAnsi="Arial" w:eastAsia="Arial" w:cs="Arial"/>
                <w:sz w:val="24"/>
                <w:szCs w:val="24"/>
              </w:rPr>
            </w:pPr>
            <w:r>
              <w:rPr>
                <w:rFonts w:eastAsia="Arial" w:cs="Arial" w:ascii="Arial" w:hAnsi="Arial"/>
                <w:sz w:val="24"/>
                <w:szCs w:val="24"/>
              </w:rPr>
            </w:r>
          </w:p>
          <w:p>
            <w:pPr>
              <w:pStyle w:val="TableParagraph"/>
              <w:spacing w:before="120" w:after="120"/>
              <w:ind w:end="57"/>
              <w:rPr>
                <w:rFonts w:ascii="Arial" w:hAnsi="Arial" w:cs="Arial"/>
                <w:sz w:val="24"/>
                <w:szCs w:val="24"/>
              </w:rPr>
            </w:pPr>
            <w:r>
              <w:rPr>
                <w:rFonts w:cs="Arial" w:ascii="Arial" w:hAnsi="Arial"/>
                <w:sz w:val="24"/>
                <w:szCs w:val="24"/>
              </w:rPr>
            </w:r>
          </w:p>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10.13 Replenish oxygen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10.14 Assist in pressurization test.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10.15 Operational check of ground power.</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4" w:end="57"/>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4"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10.16 Carry out a VHF Radio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20" w:after="120"/>
              <w:ind w:start="92" w:end="57"/>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510" w:hRule="atLeast"/>
        </w:trPr>
        <w:tc>
          <w:tcPr>
            <w:tcW w:w="1155" w:type="dxa"/>
            <w:tcBorders>
              <w:top w:val="single" w:sz="4" w:space="0" w:color="000000"/>
              <w:start w:val="single" w:sz="16" w:space="0" w:color="000000"/>
              <w:bottom w:val="single" w:sz="16" w:space="0" w:color="000000"/>
              <w:end w:val="single" w:sz="4"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c>
          <w:tcPr>
            <w:tcW w:w="7415"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3" w:end="57"/>
              <w:rPr>
                <w:rFonts w:ascii="Arial" w:hAnsi="Arial" w:eastAsia="Arial" w:cs="Arial"/>
                <w:sz w:val="24"/>
                <w:szCs w:val="24"/>
              </w:rPr>
            </w:pPr>
            <w:r>
              <w:rPr>
                <w:rFonts w:cs="Arial" w:ascii="Arial" w:hAnsi="Arial"/>
                <w:sz w:val="24"/>
                <w:szCs w:val="24"/>
              </w:rPr>
              <w:t>10.17 Remove / Refit Main and APU Batteries.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20" w:after="120"/>
              <w:ind w:start="96" w:end="57"/>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spacing w:before="120" w:after="120"/>
              <w:ind w:end="57"/>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ind w:end="57"/>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sectPr>
          <w:headerReference w:type="default" r:id="rId28"/>
          <w:headerReference w:type="first" r:id="rId29"/>
          <w:footerReference w:type="default" r:id="rId30"/>
          <w:footerReference w:type="first" r:id="rId31"/>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rHeight w:val="720" w:hRule="exact"/>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10.18 Remove / Refit Emergency Battery.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2" w:end="0"/>
              <w:rPr>
                <w:rFonts w:ascii="Arial" w:hAnsi="Arial" w:eastAsia="Arial" w:cs="Arial"/>
                <w:sz w:val="24"/>
                <w:szCs w:val="24"/>
              </w:rPr>
            </w:pPr>
            <w:r>
              <w:rPr>
                <w:rFonts w:cs="Arial" w:ascii="Arial" w:hAnsi="Arial"/>
                <w:sz w:val="24"/>
                <w:szCs w:val="24"/>
              </w:rPr>
              <w:t>A, 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10.19 Replace carpets.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10.20 Replace crew seats.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10.21 Replace passenger seats.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10.22 Check seat belts for serviceability.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7"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48" w:after="0"/>
              <w:ind w:start="93" w:end="0"/>
              <w:rPr>
                <w:rFonts w:ascii="Arial" w:hAnsi="Arial" w:eastAsia="Arial" w:cs="Arial"/>
                <w:sz w:val="24"/>
                <w:szCs w:val="24"/>
              </w:rPr>
            </w:pPr>
            <w:r>
              <w:rPr>
                <w:rFonts w:cs="Arial" w:ascii="Arial" w:hAnsi="Arial"/>
                <w:sz w:val="24"/>
                <w:szCs w:val="24"/>
              </w:rPr>
              <w:t>10.23 Replace and test a range of electrical airframe / engine system components / boards.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160"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10.24 Check emergency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10.25 Functional test of emergency equipment.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10.26 Inspect toilet / vestibule unit for serviceability.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68" w:after="0"/>
              <w:ind w:start="96"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68" w:after="0"/>
              <w:ind w:start="93" w:end="0"/>
              <w:rPr>
                <w:rFonts w:ascii="Arial" w:hAnsi="Arial" w:eastAsia="Arial" w:cs="Arial"/>
                <w:sz w:val="24"/>
                <w:szCs w:val="24"/>
              </w:rPr>
            </w:pPr>
            <w:r>
              <w:rPr>
                <w:rFonts w:cs="Arial" w:ascii="Arial" w:hAnsi="Arial"/>
                <w:sz w:val="24"/>
                <w:szCs w:val="24"/>
              </w:rPr>
              <w:t>10.27 Inspect Galley unit for serviceability.</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68" w:after="0"/>
              <w:ind w:start="9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6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20" w:before="13" w:after="0"/>
              <w:rPr>
                <w:rFonts w:ascii="Arial" w:hAnsi="Arial" w:cs="Arial"/>
                <w:sz w:val="24"/>
                <w:szCs w:val="24"/>
              </w:rPr>
            </w:pPr>
            <w:r>
              <w:rPr>
                <w:rFonts w:cs="Arial" w:ascii="Arial" w:hAnsi="Arial"/>
                <w:sz w:val="24"/>
                <w:szCs w:val="24"/>
              </w:rPr>
            </w:r>
          </w:p>
          <w:p>
            <w:pPr>
              <w:pStyle w:val="TableParagraph"/>
              <w:ind w:start="79" w:end="0"/>
              <w:rPr>
                <w:rFonts w:ascii="Arial" w:hAnsi="Arial" w:eastAsia="Arial" w:cs="Arial"/>
                <w:sz w:val="24"/>
                <w:szCs w:val="24"/>
              </w:rPr>
            </w:pPr>
            <w:r>
              <w:rPr>
                <w:rFonts w:eastAsia="Arial" w:cs="Arial" w:ascii="Arial" w:hAnsi="Arial"/>
                <w:sz w:val="24"/>
                <w:szCs w:val="24"/>
              </w:rPr>
              <w:t xml:space="preserve">Log Book Holder’s Name: ...............................................................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32"/>
          <w:headerReference w:type="first" r:id="rId33"/>
          <w:footerReference w:type="default" r:id="rId34"/>
          <w:footerReference w:type="first" r:id="rId35"/>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60" w:before="17"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99"/>
        <w:gridCol w:w="7371"/>
        <w:gridCol w:w="1276"/>
        <w:gridCol w:w="3260"/>
        <w:gridCol w:w="1843"/>
      </w:tblGrid>
      <w:tr>
        <w:trPr>
          <w:trHeight w:val="720" w:hRule="exact"/>
        </w:trPr>
        <w:tc>
          <w:tcPr>
            <w:tcW w:w="1199"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10.28 Inspect and test Engine and Airframe fire detecting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10.29 Inspection and functional testing of fire protection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10.30 Replace fire bottle.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0"/>
              <w:rPr>
                <w:rFonts w:ascii="Arial" w:hAnsi="Arial" w:eastAsia="Arial" w:cs="Arial"/>
                <w:sz w:val="24"/>
                <w:szCs w:val="24"/>
              </w:rPr>
            </w:pPr>
            <w:r>
              <w:rPr>
                <w:rFonts w:cs="Arial" w:ascii="Arial" w:hAnsi="Arial"/>
                <w:sz w:val="24"/>
                <w:szCs w:val="24"/>
              </w:rPr>
              <w:t>10.31 Removal / refit of Flight Control and subsequent rigging of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10.32 Functional checks on hydraulically operated flight control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10.33 Hydraulic PFCU change.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10.34 Replace and test fuel pump.</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10.35 Hydraulic Reservoir inspection, fluid replenishment and recharging.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10.36 Hydraulic System Component Changes.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99"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10.37 Engine driven Hydraulic pump change (EDP).</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36"/>
          <w:headerReference w:type="first" r:id="rId37"/>
          <w:footerReference w:type="default" r:id="rId38"/>
          <w:footerReference w:type="first" r:id="rId39"/>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20" w:before="16" w:after="0"/>
        <w:rPr>
          <w:rFonts w:ascii="Arial" w:hAnsi="Arial" w:cs="Arial"/>
          <w:sz w:val="24"/>
          <w:szCs w:val="24"/>
        </w:rPr>
      </w:pPr>
      <w:r>
        <w:rPr>
          <w:rFonts w:cs="Arial" w:ascii="Arial" w:hAnsi="Arial"/>
          <w:sz w:val="24"/>
          <w:szCs w:val="24"/>
        </w:rPr>
      </w:r>
    </w:p>
    <w:tbl>
      <w:tblPr>
        <w:tblW w:w="14956" w:type="dxa"/>
        <w:jc w:val="start"/>
        <w:tblInd w:w="98" w:type="dxa"/>
        <w:tblLayout w:type="fixed"/>
        <w:tblCellMar>
          <w:top w:w="0" w:type="dxa"/>
          <w:start w:w="28" w:type="dxa"/>
          <w:bottom w:w="0" w:type="dxa"/>
          <w:end w:w="28" w:type="dxa"/>
        </w:tblCellMar>
      </w:tblPr>
      <w:tblGrid>
        <w:gridCol w:w="1131"/>
        <w:gridCol w:w="7446"/>
        <w:gridCol w:w="1276"/>
        <w:gridCol w:w="3260"/>
        <w:gridCol w:w="1843"/>
      </w:tblGrid>
      <w:tr>
        <w:trPr>
          <w:trHeight w:val="720" w:hRule="exact"/>
        </w:trPr>
        <w:tc>
          <w:tcPr>
            <w:tcW w:w="1131"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43"/>
              <w:jc w:val="center"/>
              <w:rPr>
                <w:rFonts w:ascii="Arial" w:hAnsi="Arial" w:eastAsia="Lucida Sans" w:cs="Arial"/>
                <w:sz w:val="24"/>
                <w:szCs w:val="24"/>
              </w:rPr>
            </w:pPr>
            <w:r>
              <w:rPr>
                <w:rFonts w:cs="Arial" w:ascii="Arial" w:hAnsi="Arial"/>
                <w:b/>
                <w:sz w:val="24"/>
                <w:szCs w:val="24"/>
              </w:rPr>
              <w:t>Date</w:t>
            </w:r>
          </w:p>
        </w:tc>
        <w:tc>
          <w:tcPr>
            <w:tcW w:w="744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10.38 Electrical Hydraulic Pump Change (ACMP).</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10.39 Hydraulic pump quill drive inspection.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10.40 Functional test of windscreen wiper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10.41 Removal / refit of windscreen wiper blade.</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10.42 Wheel removal / installation.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10.43 Wheel Brake removal / installation.</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10.44 Bleed hydraulic brakes.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10.45 Replace oleo seals.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10.46 Assess fluid levels and charge oleo.</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31"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4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10.47 Functional test of Anti Skid system.</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56"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sectPr>
          <w:headerReference w:type="default" r:id="rId40"/>
          <w:headerReference w:type="first" r:id="rId41"/>
          <w:footerReference w:type="default" r:id="rId42"/>
          <w:footerReference w:type="first" r:id="rId43"/>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tbl>
      <w:tblPr>
        <w:tblW w:w="14945" w:type="dxa"/>
        <w:jc w:val="start"/>
        <w:tblInd w:w="98" w:type="dxa"/>
        <w:tblLayout w:type="fixed"/>
        <w:tblCellMar>
          <w:top w:w="0" w:type="dxa"/>
          <w:start w:w="28" w:type="dxa"/>
          <w:bottom w:w="0" w:type="dxa"/>
          <w:end w:w="28" w:type="dxa"/>
        </w:tblCellMar>
      </w:tblPr>
      <w:tblGrid>
        <w:gridCol w:w="1206"/>
        <w:gridCol w:w="7371"/>
        <w:gridCol w:w="1276"/>
        <w:gridCol w:w="3260"/>
        <w:gridCol w:w="1832"/>
      </w:tblGrid>
      <w:tr>
        <w:trPr>
          <w:trHeight w:val="720" w:hRule="exact"/>
        </w:trPr>
        <w:tc>
          <w:tcPr>
            <w:tcW w:w="1206"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71"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32"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10.48 Replace vacuum pump.</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10.49 Retrieve data from central maintenance system (CMU).</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10.50 Assist in APU removal / refit.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54"/>
              <w:rPr>
                <w:rFonts w:ascii="Arial" w:hAnsi="Arial" w:eastAsia="Arial" w:cs="Arial"/>
                <w:sz w:val="24"/>
                <w:szCs w:val="24"/>
              </w:rPr>
            </w:pPr>
            <w:r>
              <w:rPr>
                <w:rFonts w:cs="Arial" w:ascii="Arial" w:hAnsi="Arial"/>
                <w:sz w:val="24"/>
                <w:szCs w:val="24"/>
              </w:rPr>
              <w:t>10.51 Windows &amp; Transparencies cleaning &amp; polishing.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10.52 Replacement of door seals.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10.53 Remove / Refit cockpit windshield.</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10.54 Assist in a power plant removal &amp; refit.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10.55 Rig engine thrust lever.</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10.56 Replenish water / methanol system.</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2"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206" w:type="dxa"/>
            <w:tcBorders>
              <w:top w:val="single" w:sz="4" w:space="0" w:color="000000"/>
              <w:start w:val="single" w:sz="16" w:space="0" w:color="000000"/>
              <w:bottom w:val="single" w:sz="16" w:space="0" w:color="000000"/>
              <w:end w:val="single" w:sz="4" w:space="0" w:color="000000"/>
            </w:tcBorders>
            <w:vAlign w:val="center"/>
          </w:tcPr>
          <w:p>
            <w:pPr>
              <w:pStyle w:val="Normal"/>
              <w:snapToGrid w:val="false"/>
              <w:rPr>
                <w:rFonts w:ascii="Arial" w:hAnsi="Arial" w:cs="Arial"/>
                <w:sz w:val="24"/>
                <w:szCs w:val="24"/>
              </w:rPr>
            </w:pPr>
            <w:r>
              <w:rPr>
                <w:rFonts w:cs="Arial" w:ascii="Arial" w:hAnsi="Arial"/>
                <w:sz w:val="24"/>
                <w:szCs w:val="24"/>
              </w:rPr>
            </w:r>
          </w:p>
        </w:tc>
        <w:tc>
          <w:tcPr>
            <w:tcW w:w="7371" w:type="dxa"/>
            <w:tcBorders>
              <w:top w:val="single" w:sz="4" w:space="0" w:color="000000"/>
              <w:start w:val="single" w:sz="4" w:space="0" w:color="000000"/>
              <w:bottom w:val="single" w:sz="16" w:space="0" w:color="000000"/>
              <w:end w:val="single" w:sz="4" w:space="0" w:color="000000"/>
            </w:tcBorders>
            <w:vAlign w:val="center"/>
          </w:tcPr>
          <w:p>
            <w:pPr>
              <w:pStyle w:val="TableParagraph"/>
              <w:spacing w:lineRule="auto" w:line="242" w:before="59" w:after="0"/>
              <w:ind w:start="114" w:end="0"/>
              <w:rPr>
                <w:rFonts w:ascii="Arial" w:hAnsi="Arial" w:eastAsia="Arial" w:cs="Arial"/>
                <w:sz w:val="24"/>
                <w:szCs w:val="24"/>
              </w:rPr>
            </w:pPr>
            <w:r>
              <w:rPr>
                <w:rFonts w:cs="Arial" w:ascii="Arial" w:hAnsi="Arial"/>
                <w:sz w:val="24"/>
                <w:szCs w:val="24"/>
              </w:rPr>
              <w:t>10.57 Application of one / two component sealers and compounds.</w:t>
            </w:r>
          </w:p>
        </w:tc>
        <w:tc>
          <w:tcPr>
            <w:tcW w:w="1276" w:type="dxa"/>
            <w:tcBorders>
              <w:top w:val="single" w:sz="4" w:space="0" w:color="000000"/>
              <w:start w:val="single" w:sz="4" w:space="0" w:color="000000"/>
              <w:bottom w:val="single" w:sz="16" w:space="0" w:color="000000"/>
              <w:end w:val="single" w:sz="4" w:space="0" w:color="000000"/>
            </w:tcBorders>
            <w:vAlign w:val="center"/>
          </w:tcPr>
          <w:p>
            <w:pPr>
              <w:pStyle w:val="TableParagraph"/>
              <w:spacing w:before="179" w:after="0"/>
              <w:ind w:start="114"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16" w:space="0" w:color="000000"/>
              <w:end w:val="single" w:sz="4" w:space="0" w:color="000000"/>
            </w:tcBorders>
            <w:vAlign w:val="center"/>
          </w:tcPr>
          <w:p>
            <w:pPr>
              <w:pStyle w:val="Normal"/>
              <w:snapToGrid w:val="false"/>
              <w:rPr>
                <w:rFonts w:ascii="Arial" w:hAnsi="Arial" w:eastAsia="Arial" w:cs="Arial"/>
                <w:sz w:val="24"/>
                <w:szCs w:val="24"/>
              </w:rPr>
            </w:pPr>
            <w:r>
              <w:rPr>
                <w:rFonts w:eastAsia="Arial" w:cs="Arial" w:ascii="Arial" w:hAnsi="Arial"/>
                <w:sz w:val="24"/>
                <w:szCs w:val="24"/>
              </w:rPr>
            </w:r>
          </w:p>
        </w:tc>
        <w:tc>
          <w:tcPr>
            <w:tcW w:w="1832" w:type="dxa"/>
            <w:tcBorders>
              <w:top w:val="single" w:sz="4" w:space="0" w:color="000000"/>
              <w:start w:val="single" w:sz="4" w:space="0" w:color="000000"/>
              <w:bottom w:val="single" w:sz="16" w:space="0" w:color="000000"/>
              <w:end w:val="single" w:sz="16" w:space="0" w:color="000000"/>
            </w:tcBorders>
          </w:tcPr>
          <w:p>
            <w:pPr>
              <w:pStyle w:val="Normal"/>
              <w:snapToGrid w:val="false"/>
              <w:spacing w:before="120" w:after="120"/>
              <w:ind w:start="57" w:end="57"/>
              <w:rPr>
                <w:rFonts w:ascii="Arial" w:hAnsi="Arial" w:cs="Arial"/>
                <w:sz w:val="24"/>
                <w:szCs w:val="24"/>
              </w:rPr>
            </w:pPr>
            <w:r>
              <w:rPr>
                <w:rFonts w:cs="Arial" w:ascii="Arial" w:hAnsi="Arial"/>
                <w:sz w:val="24"/>
                <w:szCs w:val="24"/>
              </w:rPr>
            </w:r>
          </w:p>
        </w:tc>
      </w:tr>
      <w:tr>
        <w:trPr>
          <w:trHeight w:val="780" w:hRule="exact"/>
        </w:trPr>
        <w:tc>
          <w:tcPr>
            <w:tcW w:w="14945"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44"/>
          <w:headerReference w:type="first" r:id="rId45"/>
          <w:footerReference w:type="default" r:id="rId46"/>
          <w:footerReference w:type="first" r:id="rId47"/>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20" w:before="16" w:after="0"/>
        <w:rPr>
          <w:rFonts w:ascii="Arial" w:hAnsi="Arial" w:cs="Arial"/>
          <w:sz w:val="24"/>
          <w:szCs w:val="24"/>
        </w:rPr>
      </w:pPr>
      <w:r>
        <w:rPr>
          <w:rFonts w:cs="Arial" w:ascii="Arial" w:hAnsi="Arial"/>
          <w:sz w:val="24"/>
          <w:szCs w:val="24"/>
        </w:rPr>
      </w:r>
    </w:p>
    <w:tbl>
      <w:tblPr>
        <w:tblW w:w="14885" w:type="dxa"/>
        <w:jc w:val="start"/>
        <w:tblInd w:w="170" w:type="dxa"/>
        <w:tblLayout w:type="fixed"/>
        <w:tblCellMar>
          <w:top w:w="0" w:type="dxa"/>
          <w:start w:w="28" w:type="dxa"/>
          <w:bottom w:w="0" w:type="dxa"/>
          <w:end w:w="28" w:type="dxa"/>
        </w:tblCellMar>
      </w:tblPr>
      <w:tblGrid>
        <w:gridCol w:w="1162"/>
        <w:gridCol w:w="7343"/>
        <w:gridCol w:w="1276"/>
        <w:gridCol w:w="3260"/>
        <w:gridCol w:w="1844"/>
      </w:tblGrid>
      <w:tr>
        <w:trPr>
          <w:trHeight w:val="720" w:hRule="exact"/>
        </w:trPr>
        <w:tc>
          <w:tcPr>
            <w:tcW w:w="1162"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343"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4"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10.58 Assist in propeller removal / refit.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10.59 Check propeller track.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72"/>
              <w:rPr>
                <w:rFonts w:ascii="Arial" w:hAnsi="Arial" w:eastAsia="Arial" w:cs="Arial"/>
                <w:sz w:val="24"/>
                <w:szCs w:val="24"/>
              </w:rPr>
            </w:pPr>
            <w:r>
              <w:rPr>
                <w:rFonts w:cs="Arial" w:ascii="Arial" w:hAnsi="Arial"/>
                <w:sz w:val="24"/>
                <w:szCs w:val="24"/>
              </w:rPr>
              <w:t>10.60 Mooring and picketing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A, 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10.61 Removal / refit main rotor head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10.62 Removal / refit transmission drive shaft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7"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72"/>
              <w:rPr>
                <w:rFonts w:ascii="Arial" w:hAnsi="Arial" w:eastAsia="Arial" w:cs="Arial"/>
                <w:sz w:val="24"/>
                <w:szCs w:val="24"/>
              </w:rPr>
            </w:pPr>
            <w:r>
              <w:rPr>
                <w:rFonts w:cs="Arial" w:ascii="Arial" w:hAnsi="Arial"/>
                <w:sz w:val="24"/>
                <w:szCs w:val="24"/>
              </w:rPr>
              <w:t>10.63 Removal / refit main rotor gearbox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10.64 Removal / refit tail rotor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2"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72"/>
              <w:rPr>
                <w:rFonts w:ascii="Arial" w:hAnsi="Arial" w:eastAsia="Arial" w:cs="Arial"/>
                <w:sz w:val="24"/>
                <w:szCs w:val="24"/>
              </w:rPr>
            </w:pPr>
            <w:r>
              <w:rPr>
                <w:rFonts w:cs="Arial" w:ascii="Arial" w:hAnsi="Arial"/>
                <w:sz w:val="24"/>
                <w:szCs w:val="24"/>
              </w:rPr>
              <w:t>10.65 Flight control rigging.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6"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72"/>
              <w:rPr>
                <w:rFonts w:ascii="Arial" w:hAnsi="Arial" w:eastAsia="Arial" w:cs="Arial"/>
                <w:sz w:val="24"/>
                <w:szCs w:val="24"/>
              </w:rPr>
            </w:pPr>
            <w:r>
              <w:rPr>
                <w:rFonts w:cs="Arial" w:ascii="Arial" w:hAnsi="Arial"/>
                <w:sz w:val="24"/>
                <w:szCs w:val="24"/>
              </w:rPr>
              <w:t>10.66 Main rotor track and balance (Helicopter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3" w:end="0"/>
              <w:rPr>
                <w:rFonts w:ascii="Arial" w:hAnsi="Arial" w:eastAsia="Arial" w:cs="Arial"/>
                <w:sz w:val="24"/>
                <w:szCs w:val="24"/>
              </w:rPr>
            </w:pPr>
            <w:r>
              <w:rPr>
                <w:rFonts w:cs="Arial" w:ascii="Arial" w:hAnsi="Arial"/>
                <w:sz w:val="24"/>
                <w:szCs w:val="24"/>
              </w:rPr>
              <w:t>B1</w:t>
            </w:r>
          </w:p>
        </w:tc>
        <w:tc>
          <w:tcPr>
            <w:tcW w:w="326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4"/>
                <w:szCs w:val="24"/>
              </w:rPr>
            </w:pPr>
            <w:r>
              <w:rPr>
                <w:rFonts w:cs="Arial" w:ascii="Arial" w:hAnsi="Arial"/>
                <w:sz w:val="24"/>
                <w:szCs w:val="24"/>
              </w:rPr>
              <w:t>N/A</w:t>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24" w:hRule="atLeast"/>
        </w:trPr>
        <w:tc>
          <w:tcPr>
            <w:tcW w:w="1162" w:type="dxa"/>
            <w:tcBorders>
              <w:top w:val="single" w:sz="4" w:space="0" w:color="000000"/>
              <w:start w:val="single" w:sz="16" w:space="0" w:color="000000"/>
              <w:bottom w:val="single" w:sz="16" w:space="0" w:color="000000"/>
              <w:end w:val="single" w:sz="4" w:space="0" w:color="000000"/>
            </w:tcBorders>
            <w:vAlign w:val="center"/>
          </w:tcPr>
          <w:p>
            <w:pPr>
              <w:pStyle w:val="Normal"/>
              <w:snapToGrid w:val="false"/>
              <w:rPr>
                <w:rFonts w:ascii="Arial" w:hAnsi="Arial" w:cs="Arial"/>
                <w:sz w:val="24"/>
                <w:szCs w:val="24"/>
              </w:rPr>
            </w:pPr>
            <w:r>
              <w:rPr>
                <w:rFonts w:cs="Arial" w:ascii="Arial" w:hAnsi="Arial"/>
                <w:sz w:val="24"/>
                <w:szCs w:val="24"/>
              </w:rPr>
            </w:r>
          </w:p>
        </w:tc>
        <w:tc>
          <w:tcPr>
            <w:tcW w:w="7343" w:type="dxa"/>
            <w:tcBorders>
              <w:top w:val="single" w:sz="4" w:space="0" w:color="000000"/>
              <w:start w:val="single" w:sz="4" w:space="0" w:color="000000"/>
              <w:bottom w:val="single" w:sz="16" w:space="0" w:color="000000"/>
              <w:end w:val="single" w:sz="4" w:space="0" w:color="000000"/>
            </w:tcBorders>
            <w:vAlign w:val="center"/>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10.67 VHF Comms LRU replacement and Communication Check.</w:t>
            </w:r>
          </w:p>
        </w:tc>
        <w:tc>
          <w:tcPr>
            <w:tcW w:w="1276" w:type="dxa"/>
            <w:tcBorders>
              <w:top w:val="single" w:sz="4" w:space="0" w:color="000000"/>
              <w:start w:val="single" w:sz="4" w:space="0" w:color="000000"/>
              <w:bottom w:val="single" w:sz="16" w:space="0" w:color="000000"/>
              <w:end w:val="single" w:sz="4" w:space="0" w:color="000000"/>
            </w:tcBorders>
            <w:vAlign w:val="center"/>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vAlign w:val="center"/>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16" w:space="0" w:color="000000"/>
              <w:end w:val="single" w:sz="16" w:space="0" w:color="000000"/>
            </w:tcBorders>
            <w:vAlign w:val="center"/>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885"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48"/>
          <w:headerReference w:type="first" r:id="rId49"/>
          <w:footerReference w:type="default" r:id="rId50"/>
          <w:footerReference w:type="first" r:id="rId51"/>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before="17"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50"/>
        <w:gridCol w:w="7420"/>
        <w:gridCol w:w="1276"/>
        <w:gridCol w:w="3260"/>
        <w:gridCol w:w="1843"/>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10.68 HF LRU replacement and Communication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10.69 VHF NAV LRU replacement and system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230"/>
              <w:rPr>
                <w:rFonts w:ascii="Arial" w:hAnsi="Arial" w:eastAsia="Arial" w:cs="Arial"/>
                <w:sz w:val="24"/>
                <w:szCs w:val="24"/>
              </w:rPr>
            </w:pPr>
            <w:r>
              <w:rPr>
                <w:rFonts w:cs="Arial" w:ascii="Arial" w:hAnsi="Arial"/>
                <w:sz w:val="24"/>
                <w:szCs w:val="24"/>
              </w:rPr>
              <w:t>10.70 Aerial replacement (various).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10.71 Radio Standing Wave Measurement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10.72 ATC / TCAS system component replacement and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8" w:after="0"/>
              <w:ind w:start="114" w:end="230"/>
              <w:rPr>
                <w:rFonts w:ascii="Arial" w:hAnsi="Arial" w:eastAsia="Arial" w:cs="Arial"/>
                <w:sz w:val="24"/>
                <w:szCs w:val="24"/>
              </w:rPr>
            </w:pPr>
            <w:r>
              <w:rPr>
                <w:rFonts w:cs="Arial" w:ascii="Arial" w:hAnsi="Arial"/>
                <w:sz w:val="24"/>
                <w:szCs w:val="24"/>
              </w:rPr>
              <w:t>10.73 Intercommunication / Passenger Address Component replacement and testing.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230"/>
              <w:rPr>
                <w:rFonts w:ascii="Arial" w:hAnsi="Arial" w:eastAsia="Arial" w:cs="Arial"/>
                <w:sz w:val="24"/>
                <w:szCs w:val="24"/>
              </w:rPr>
            </w:pPr>
            <w:r>
              <w:rPr>
                <w:rFonts w:cs="Arial" w:ascii="Arial" w:hAnsi="Arial"/>
                <w:sz w:val="24"/>
                <w:szCs w:val="24"/>
              </w:rPr>
              <w:t>10.74 Removal / installation of Pitot Static Instruments.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230"/>
              <w:rPr>
                <w:rFonts w:ascii="Arial" w:hAnsi="Arial" w:eastAsia="Arial" w:cs="Arial"/>
                <w:sz w:val="24"/>
                <w:szCs w:val="24"/>
              </w:rPr>
            </w:pPr>
            <w:r>
              <w:rPr>
                <w:rFonts w:cs="Arial" w:ascii="Arial" w:hAnsi="Arial"/>
                <w:sz w:val="24"/>
                <w:szCs w:val="24"/>
              </w:rPr>
              <w:t>10.75 Check calibration of a Pitot Static System using a Pitot Static Leak tester.</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B1, 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230"/>
              <w:rPr>
                <w:rFonts w:ascii="Arial" w:hAnsi="Arial" w:eastAsia="Arial" w:cs="Arial"/>
                <w:sz w:val="24"/>
                <w:szCs w:val="24"/>
              </w:rPr>
            </w:pPr>
            <w:r>
              <w:rPr>
                <w:rFonts w:cs="Arial" w:ascii="Arial" w:hAnsi="Arial"/>
                <w:sz w:val="24"/>
                <w:szCs w:val="24"/>
              </w:rPr>
              <w:t>10.76 Inertial Reference Unit / Platform Initialisation Check.</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5"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lineRule="auto" w:line="242" w:before="59" w:after="0"/>
              <w:ind w:start="114" w:end="230"/>
              <w:rPr>
                <w:rFonts w:ascii="Arial" w:hAnsi="Arial" w:eastAsia="Arial" w:cs="Arial"/>
                <w:sz w:val="24"/>
                <w:szCs w:val="24"/>
              </w:rPr>
            </w:pPr>
            <w:r>
              <w:rPr>
                <w:rFonts w:cs="Arial" w:ascii="Arial" w:hAnsi="Arial"/>
                <w:sz w:val="24"/>
                <w:szCs w:val="24"/>
              </w:rPr>
              <w:t>10.77 Test ILS / VOR Systems using appropriate test equipment e.g. Nav 401/402.</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52"/>
          <w:headerReference w:type="first" r:id="rId53"/>
          <w:footerReference w:type="default" r:id="rId54"/>
          <w:footerReference w:type="first" r:id="rId55"/>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20" w:before="16" w:after="0"/>
        <w:rPr>
          <w:rFonts w:ascii="Arial" w:hAnsi="Arial" w:cs="Arial"/>
          <w:sz w:val="24"/>
          <w:szCs w:val="24"/>
        </w:rPr>
      </w:pPr>
      <w:r>
        <w:rPr>
          <w:rFonts w:cs="Arial" w:ascii="Arial" w:hAnsi="Arial"/>
          <w:sz w:val="24"/>
          <w:szCs w:val="24"/>
        </w:rPr>
      </w:r>
    </w:p>
    <w:tbl>
      <w:tblPr>
        <w:tblW w:w="14950" w:type="dxa"/>
        <w:jc w:val="start"/>
        <w:tblInd w:w="77" w:type="dxa"/>
        <w:tblLayout w:type="fixed"/>
        <w:tblCellMar>
          <w:top w:w="0" w:type="dxa"/>
          <w:start w:w="0" w:type="dxa"/>
          <w:bottom w:w="0" w:type="dxa"/>
          <w:end w:w="0" w:type="dxa"/>
        </w:tblCellMar>
      </w:tblPr>
      <w:tblGrid>
        <w:gridCol w:w="1150"/>
        <w:gridCol w:w="7420"/>
        <w:gridCol w:w="1276"/>
        <w:gridCol w:w="3260"/>
        <w:gridCol w:w="1844"/>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4"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10.78 Gyroscopic Instrument component replacements and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142"/>
              <w:rPr>
                <w:rFonts w:ascii="Arial" w:hAnsi="Arial" w:eastAsia="Arial" w:cs="Arial"/>
                <w:sz w:val="24"/>
                <w:szCs w:val="24"/>
              </w:rPr>
            </w:pPr>
            <w:r>
              <w:rPr>
                <w:rFonts w:cs="Arial" w:ascii="Arial" w:hAnsi="Arial"/>
                <w:sz w:val="24"/>
                <w:szCs w:val="24"/>
              </w:rPr>
              <w:t>10.79 Fuel Quantity Indicating systems functional testing.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8" w:after="0"/>
              <w:ind w:start="114" w:end="142"/>
              <w:rPr>
                <w:rFonts w:ascii="Arial" w:hAnsi="Arial" w:eastAsia="Arial" w:cs="Arial"/>
                <w:sz w:val="24"/>
                <w:szCs w:val="24"/>
              </w:rPr>
            </w:pPr>
            <w:r>
              <w:rPr>
                <w:rFonts w:cs="Arial" w:ascii="Arial" w:hAnsi="Arial"/>
                <w:sz w:val="24"/>
                <w:szCs w:val="24"/>
              </w:rPr>
              <w:t>10.80 General Engine and aircraft temperature / pressure and flow instrumentation component replacement and testing.</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142"/>
              <w:rPr>
                <w:rFonts w:ascii="Arial" w:hAnsi="Arial" w:eastAsia="Arial" w:cs="Arial"/>
                <w:sz w:val="24"/>
                <w:szCs w:val="24"/>
              </w:rPr>
            </w:pPr>
            <w:r>
              <w:rPr>
                <w:rFonts w:cs="Arial" w:ascii="Arial" w:hAnsi="Arial"/>
                <w:sz w:val="24"/>
                <w:szCs w:val="24"/>
              </w:rPr>
              <w:t>10.81 Flight Director Systems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6"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10.82 Radio Altimeter system test utilizing appropriate (555) test set.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142"/>
              <w:rPr>
                <w:rFonts w:ascii="Arial" w:hAnsi="Arial" w:eastAsia="Arial" w:cs="Arial"/>
                <w:sz w:val="24"/>
                <w:szCs w:val="24"/>
              </w:rPr>
            </w:pPr>
            <w:r>
              <w:rPr>
                <w:rFonts w:cs="Arial" w:ascii="Arial" w:hAnsi="Arial"/>
                <w:sz w:val="24"/>
                <w:szCs w:val="24"/>
              </w:rPr>
              <w:t>10.83 DME Functional Testing utilizing appropriate test set.</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10.84 Weather Radar system component replacements and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10.85 Auto throttle systems experience and Functional Testing. (optional, fixed wing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8" w:after="0"/>
              <w:ind w:start="114" w:end="225"/>
              <w:rPr>
                <w:rFonts w:ascii="Arial" w:hAnsi="Arial" w:eastAsia="Arial" w:cs="Arial"/>
                <w:sz w:val="24"/>
                <w:szCs w:val="24"/>
              </w:rPr>
            </w:pPr>
            <w:r>
              <w:rPr>
                <w:rFonts w:cs="Arial" w:ascii="Arial" w:hAnsi="Arial"/>
                <w:sz w:val="24"/>
                <w:szCs w:val="24"/>
              </w:rPr>
              <w:t>10.86 Automatic Flight Modes experience and Functional Testing. (optional, fixed wing only).</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680" w:hRule="atLeas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lineRule="auto" w:line="242" w:before="59" w:after="0"/>
              <w:ind w:start="114" w:end="142"/>
              <w:rPr>
                <w:rFonts w:ascii="Arial" w:hAnsi="Arial" w:eastAsia="Arial" w:cs="Arial"/>
                <w:sz w:val="24"/>
                <w:szCs w:val="24"/>
              </w:rPr>
            </w:pPr>
            <w:r>
              <w:rPr>
                <w:rFonts w:cs="Arial" w:ascii="Arial" w:hAnsi="Arial"/>
                <w:sz w:val="24"/>
                <w:szCs w:val="24"/>
              </w:rPr>
              <w:t>10.87 Stability Augmentation Systems experience and functional testing. (optional, helicopters only).</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5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4"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50"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rFonts w:ascii="Arial" w:hAnsi="Arial" w:eastAsia="Arial" w:cs="Arial"/>
                <w:sz w:val="24"/>
                <w:szCs w:val="24"/>
              </w:rPr>
            </w:pPr>
            <w:r>
              <w:rPr>
                <w:rFonts w:eastAsia="Arial" w:cs="Arial" w:ascii="Arial" w:hAnsi="Arial"/>
                <w:sz w:val="24"/>
                <w:szCs w:val="24"/>
              </w:rPr>
              <w:t xml:space="preserve">Log Book Holder’s Name:................................................................ Signature: </w:t>
            </w:r>
          </w:p>
        </w:tc>
      </w:tr>
    </w:tbl>
    <w:p>
      <w:pPr>
        <w:pStyle w:val="Normal"/>
        <w:spacing w:lineRule="exact" w:line="200"/>
        <w:rPr>
          <w:rFonts w:ascii="Arial" w:hAnsi="Arial" w:cs="Arial"/>
          <w:sz w:val="24"/>
          <w:szCs w:val="24"/>
        </w:rPr>
      </w:pPr>
      <w:r>
        <w:rPr>
          <w:rFonts w:cs="Arial" w:ascii="Arial" w:hAnsi="Arial"/>
          <w:sz w:val="24"/>
          <w:szCs w:val="24"/>
        </w:rPr>
      </w:r>
    </w:p>
    <w:p>
      <w:pPr>
        <w:sectPr>
          <w:headerReference w:type="default" r:id="rId56"/>
          <w:headerReference w:type="first" r:id="rId57"/>
          <w:footerReference w:type="default" r:id="rId58"/>
          <w:footerReference w:type="first" r:id="rId59"/>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before="15" w:after="0"/>
        <w:rPr>
          <w:rFonts w:ascii="Arial" w:hAnsi="Arial" w:cs="Arial"/>
          <w:sz w:val="24"/>
          <w:szCs w:val="24"/>
        </w:rPr>
      </w:pPr>
      <w:r>
        <w:rPr>
          <w:rFonts w:cs="Arial" w:ascii="Arial" w:hAnsi="Arial"/>
          <w:sz w:val="24"/>
          <w:szCs w:val="24"/>
        </w:rPr>
      </w:r>
    </w:p>
    <w:tbl>
      <w:tblPr>
        <w:tblW w:w="14949" w:type="dxa"/>
        <w:jc w:val="start"/>
        <w:tblInd w:w="77" w:type="dxa"/>
        <w:tblLayout w:type="fixed"/>
        <w:tblCellMar>
          <w:top w:w="0" w:type="dxa"/>
          <w:start w:w="0" w:type="dxa"/>
          <w:bottom w:w="0" w:type="dxa"/>
          <w:end w:w="0" w:type="dxa"/>
        </w:tblCellMar>
      </w:tblPr>
      <w:tblGrid>
        <w:gridCol w:w="1150"/>
        <w:gridCol w:w="7420"/>
        <w:gridCol w:w="1276"/>
        <w:gridCol w:w="3260"/>
        <w:gridCol w:w="1843"/>
      </w:tblGrid>
      <w:tr>
        <w:trPr>
          <w:trHeight w:val="720" w:hRule="exact"/>
        </w:trPr>
        <w:tc>
          <w:tcPr>
            <w:tcW w:w="1150" w:type="dxa"/>
            <w:tcBorders>
              <w:top w:val="single" w:sz="16" w:space="0" w:color="000000"/>
              <w:start w:val="single" w:sz="16"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Date</w:t>
            </w:r>
          </w:p>
        </w:tc>
        <w:tc>
          <w:tcPr>
            <w:tcW w:w="742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Competence obtained</w:t>
            </w:r>
          </w:p>
        </w:tc>
        <w:tc>
          <w:tcPr>
            <w:tcW w:w="1276"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eastAsia="Lucida Sans" w:cs="Arial"/>
                <w:sz w:val="24"/>
                <w:szCs w:val="24"/>
              </w:rPr>
            </w:pPr>
            <w:r>
              <w:rPr>
                <w:rFonts w:cs="Arial" w:ascii="Arial" w:hAnsi="Arial"/>
                <w:b/>
                <w:sz w:val="24"/>
                <w:szCs w:val="24"/>
              </w:rPr>
              <w:t>Category</w:t>
            </w:r>
          </w:p>
        </w:tc>
        <w:tc>
          <w:tcPr>
            <w:tcW w:w="3260" w:type="dxa"/>
            <w:tcBorders>
              <w:top w:val="single" w:sz="16" w:space="0" w:color="000000"/>
              <w:start w:val="single" w:sz="4" w:space="0" w:color="000000"/>
              <w:bottom w:val="single" w:sz="16" w:space="0" w:color="000000"/>
              <w:end w:val="single" w:sz="4" w:space="0" w:color="000000"/>
            </w:tcBorders>
            <w:vAlign w:val="center"/>
          </w:tcPr>
          <w:p>
            <w:pPr>
              <w:pStyle w:val="TableParagraph"/>
              <w:ind w:start="57" w:end="57"/>
              <w:jc w:val="center"/>
              <w:rPr>
                <w:rFonts w:ascii="Arial" w:hAnsi="Arial" w:cs="Arial"/>
                <w:b/>
                <w:sz w:val="24"/>
                <w:szCs w:val="24"/>
              </w:rPr>
            </w:pPr>
            <w:r>
              <w:rPr>
                <w:rFonts w:cs="Arial" w:ascii="Arial" w:hAnsi="Arial"/>
                <w:b/>
                <w:sz w:val="24"/>
                <w:szCs w:val="24"/>
              </w:rPr>
              <w:t>Instructor/ Supervisor</w:t>
            </w:r>
          </w:p>
          <w:p>
            <w:pPr>
              <w:pStyle w:val="TableParagraph"/>
              <w:ind w:start="57" w:end="57"/>
              <w:jc w:val="center"/>
              <w:rPr>
                <w:rFonts w:ascii="Arial" w:hAnsi="Arial" w:eastAsia="Lucida Sans" w:cs="Arial"/>
                <w:sz w:val="24"/>
                <w:szCs w:val="24"/>
              </w:rPr>
            </w:pPr>
            <w:r>
              <w:rPr>
                <w:rFonts w:cs="Arial" w:ascii="Arial" w:hAnsi="Arial"/>
                <w:b/>
                <w:sz w:val="24"/>
                <w:szCs w:val="24"/>
              </w:rPr>
              <w:t>Signature and/or Stamp</w:t>
            </w:r>
          </w:p>
        </w:tc>
        <w:tc>
          <w:tcPr>
            <w:tcW w:w="1843" w:type="dxa"/>
            <w:tcBorders>
              <w:top w:val="single" w:sz="16" w:space="0" w:color="000000"/>
              <w:start w:val="single" w:sz="4" w:space="0" w:color="000000"/>
              <w:bottom w:val="single" w:sz="16" w:space="0" w:color="000000"/>
              <w:end w:val="single" w:sz="16" w:space="0" w:color="000000"/>
            </w:tcBorders>
            <w:vAlign w:val="center"/>
          </w:tcPr>
          <w:p>
            <w:pPr>
              <w:pStyle w:val="TableParagraph"/>
              <w:ind w:start="57" w:end="57"/>
              <w:jc w:val="center"/>
              <w:rPr>
                <w:rFonts w:ascii="Arial" w:hAnsi="Arial" w:eastAsia="Lucida Sans" w:cs="Arial"/>
                <w:sz w:val="24"/>
                <w:szCs w:val="24"/>
              </w:rPr>
            </w:pPr>
            <w:r>
              <w:rPr>
                <w:rFonts w:eastAsia="Lucida Sans" w:cs="Arial" w:ascii="Arial" w:hAnsi="Arial"/>
                <w:b/>
                <w:sz w:val="24"/>
                <w:szCs w:val="24"/>
              </w:rPr>
              <w:t>Remark</w:t>
            </w:r>
          </w:p>
        </w:tc>
      </w:tr>
      <w:tr>
        <w:trPr>
          <w:trHeight w:val="740" w:hRule="exac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eastAsia="Lucida Sans" w:cs="Arial"/>
                <w:sz w:val="24"/>
                <w:szCs w:val="24"/>
              </w:rPr>
            </w:pPr>
            <w:r>
              <w:rPr>
                <w:rFonts w:eastAsia="Lucida San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4" w:end="0"/>
              <w:rPr>
                <w:rFonts w:ascii="Arial" w:hAnsi="Arial" w:eastAsia="Arial" w:cs="Arial"/>
                <w:sz w:val="24"/>
                <w:szCs w:val="24"/>
              </w:rPr>
            </w:pPr>
            <w:r>
              <w:rPr>
                <w:rFonts w:cs="Arial" w:ascii="Arial" w:hAnsi="Arial"/>
                <w:sz w:val="24"/>
                <w:szCs w:val="24"/>
              </w:rPr>
              <w:t>10.88 ADF component replacements and functional tests.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179" w:after="0"/>
              <w:ind w:start="113"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40" w:hRule="exact"/>
        </w:trPr>
        <w:tc>
          <w:tcPr>
            <w:tcW w:w="1150" w:type="dxa"/>
            <w:tcBorders>
              <w:top w:val="single" w:sz="4" w:space="0" w:color="000000"/>
              <w:start w:val="single" w:sz="16" w:space="0" w:color="000000"/>
              <w:bottom w:val="single" w:sz="4"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4" w:space="0" w:color="000000"/>
              <w:end w:val="single" w:sz="4" w:space="0" w:color="000000"/>
            </w:tcBorders>
          </w:tcPr>
          <w:p>
            <w:pPr>
              <w:pStyle w:val="TableParagraph"/>
              <w:spacing w:lineRule="auto" w:line="242" w:before="59" w:after="0"/>
              <w:ind w:start="114" w:end="72"/>
              <w:rPr>
                <w:rFonts w:ascii="Arial" w:hAnsi="Arial" w:eastAsia="Arial" w:cs="Arial"/>
                <w:sz w:val="24"/>
                <w:szCs w:val="24"/>
              </w:rPr>
            </w:pPr>
            <w:r>
              <w:rPr>
                <w:rFonts w:cs="Arial" w:ascii="Arial" w:hAnsi="Arial"/>
                <w:sz w:val="24"/>
                <w:szCs w:val="24"/>
              </w:rPr>
              <w:t>10.89 Discuss / demonstrate typical maintenance practices on Electronic Flight Instrument systems.</w:t>
            </w:r>
          </w:p>
        </w:tc>
        <w:tc>
          <w:tcPr>
            <w:tcW w:w="1276" w:type="dxa"/>
            <w:tcBorders>
              <w:top w:val="single" w:sz="4" w:space="0" w:color="000000"/>
              <w:start w:val="single" w:sz="4" w:space="0" w:color="000000"/>
              <w:bottom w:val="single" w:sz="4" w:space="0" w:color="000000"/>
              <w:end w:val="single" w:sz="4" w:space="0" w:color="000000"/>
            </w:tcBorders>
          </w:tcPr>
          <w:p>
            <w:pPr>
              <w:pStyle w:val="TableParagraph"/>
              <w:spacing w:before="59"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4"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40" w:hRule="exact"/>
        </w:trPr>
        <w:tc>
          <w:tcPr>
            <w:tcW w:w="1150" w:type="dxa"/>
            <w:tcBorders>
              <w:top w:val="single" w:sz="4" w:space="0" w:color="000000"/>
              <w:start w:val="single" w:sz="16" w:space="0" w:color="000000"/>
              <w:bottom w:val="single" w:sz="16" w:space="0" w:color="000000"/>
              <w:end w:val="single" w:sz="4" w:space="0" w:color="000000"/>
            </w:tcBorders>
          </w:tcPr>
          <w:p>
            <w:pPr>
              <w:pStyle w:val="Normal"/>
              <w:snapToGrid w:val="false"/>
              <w:rPr>
                <w:rFonts w:ascii="Arial" w:hAnsi="Arial" w:cs="Arial"/>
                <w:sz w:val="24"/>
                <w:szCs w:val="24"/>
              </w:rPr>
            </w:pPr>
            <w:r>
              <w:rPr>
                <w:rFonts w:cs="Arial" w:ascii="Arial" w:hAnsi="Arial"/>
                <w:sz w:val="24"/>
                <w:szCs w:val="24"/>
              </w:rPr>
            </w:r>
          </w:p>
        </w:tc>
        <w:tc>
          <w:tcPr>
            <w:tcW w:w="7420" w:type="dxa"/>
            <w:tcBorders>
              <w:top w:val="single" w:sz="4" w:space="0" w:color="000000"/>
              <w:start w:val="single" w:sz="4" w:space="0" w:color="000000"/>
              <w:bottom w:val="single" w:sz="16" w:space="0" w:color="000000"/>
              <w:end w:val="single" w:sz="4" w:space="0" w:color="000000"/>
            </w:tcBorders>
          </w:tcPr>
          <w:p>
            <w:pPr>
              <w:pStyle w:val="TableParagraph"/>
              <w:spacing w:lineRule="auto" w:line="242" w:before="58" w:after="0"/>
              <w:ind w:start="114" w:end="72"/>
              <w:rPr>
                <w:rFonts w:ascii="Arial" w:hAnsi="Arial" w:eastAsia="Arial" w:cs="Arial"/>
                <w:sz w:val="24"/>
                <w:szCs w:val="24"/>
              </w:rPr>
            </w:pPr>
            <w:r>
              <w:rPr>
                <w:rFonts w:cs="Arial" w:ascii="Arial" w:hAnsi="Arial"/>
                <w:sz w:val="24"/>
                <w:szCs w:val="24"/>
              </w:rPr>
              <w:t>10.90 Discuss / demonstrate typical maintenance practices on Flight Management systems.</w:t>
            </w:r>
          </w:p>
        </w:tc>
        <w:tc>
          <w:tcPr>
            <w:tcW w:w="1276" w:type="dxa"/>
            <w:tcBorders>
              <w:top w:val="single" w:sz="4" w:space="0" w:color="000000"/>
              <w:start w:val="single" w:sz="4" w:space="0" w:color="000000"/>
              <w:bottom w:val="single" w:sz="16" w:space="0" w:color="000000"/>
              <w:end w:val="single" w:sz="4" w:space="0" w:color="000000"/>
            </w:tcBorders>
          </w:tcPr>
          <w:p>
            <w:pPr>
              <w:pStyle w:val="TableParagraph"/>
              <w:spacing w:before="58" w:after="0"/>
              <w:ind w:start="114" w:end="0"/>
              <w:rPr>
                <w:rFonts w:ascii="Arial" w:hAnsi="Arial" w:eastAsia="Arial" w:cs="Arial"/>
                <w:sz w:val="24"/>
                <w:szCs w:val="24"/>
              </w:rPr>
            </w:pPr>
            <w:r>
              <w:rPr>
                <w:rFonts w:cs="Arial" w:ascii="Arial" w:hAnsi="Arial"/>
                <w:sz w:val="24"/>
                <w:szCs w:val="24"/>
              </w:rPr>
              <w:t>B2</w:t>
            </w:r>
          </w:p>
        </w:tc>
        <w:tc>
          <w:tcPr>
            <w:tcW w:w="3260" w:type="dxa"/>
            <w:tcBorders>
              <w:top w:val="single" w:sz="4" w:space="0" w:color="000000"/>
              <w:start w:val="single" w:sz="4" w:space="0" w:color="000000"/>
              <w:bottom w:val="single" w:sz="16" w:space="0" w:color="000000"/>
              <w:end w:val="single" w:sz="4" w:space="0" w:color="000000"/>
            </w:tcBorders>
          </w:tcPr>
          <w:p>
            <w:pPr>
              <w:pStyle w:val="Normal"/>
              <w:snapToGrid w:val="false"/>
              <w:rPr>
                <w:rFonts w:ascii="Arial" w:hAnsi="Arial" w:eastAsia="Arial" w:cs="Arial"/>
                <w:sz w:val="24"/>
                <w:szCs w:val="24"/>
              </w:rPr>
            </w:pPr>
            <w:r>
              <w:rPr>
                <w:rFonts w:eastAsia="Arial" w:cs="Arial" w:ascii="Arial" w:hAnsi="Arial"/>
                <w:sz w:val="24"/>
                <w:szCs w:val="24"/>
              </w:rPr>
            </w:r>
          </w:p>
        </w:tc>
        <w:tc>
          <w:tcPr>
            <w:tcW w:w="1843" w:type="dxa"/>
            <w:tcBorders>
              <w:top w:val="single" w:sz="4" w:space="0" w:color="000000"/>
              <w:start w:val="single" w:sz="4" w:space="0" w:color="000000"/>
              <w:bottom w:val="single" w:sz="16" w:space="0" w:color="000000"/>
              <w:end w:val="single" w:sz="16" w:space="0" w:color="000000"/>
            </w:tcBorders>
          </w:tcPr>
          <w:p>
            <w:pPr>
              <w:pStyle w:val="Normal"/>
              <w:snapToGrid w:val="false"/>
              <w:rPr>
                <w:rFonts w:ascii="Arial" w:hAnsi="Arial" w:cs="Arial"/>
                <w:sz w:val="24"/>
                <w:szCs w:val="24"/>
              </w:rPr>
            </w:pPr>
            <w:r>
              <w:rPr>
                <w:rFonts w:cs="Arial" w:ascii="Arial" w:hAnsi="Arial"/>
                <w:sz w:val="24"/>
                <w:szCs w:val="24"/>
              </w:rPr>
            </w:r>
          </w:p>
        </w:tc>
      </w:tr>
      <w:tr>
        <w:trPr>
          <w:trHeight w:val="780" w:hRule="exact"/>
        </w:trPr>
        <w:tc>
          <w:tcPr>
            <w:tcW w:w="14949" w:type="dxa"/>
            <w:gridSpan w:val="5"/>
            <w:tcBorders>
              <w:top w:val="single" w:sz="16" w:space="0" w:color="000000"/>
              <w:start w:val="single" w:sz="16" w:space="0" w:color="000000"/>
              <w:bottom w:val="single" w:sz="16" w:space="0" w:color="000000"/>
              <w:end w:val="single" w:sz="16" w:space="0" w:color="000000"/>
            </w:tcBorders>
          </w:tcPr>
          <w:p>
            <w:pPr>
              <w:pStyle w:val="TableParagraph"/>
              <w:snapToGrid w:val="false"/>
              <w:spacing w:lineRule="exact" w:line="340" w:before="4" w:after="0"/>
              <w:rPr>
                <w:rFonts w:ascii="Arial" w:hAnsi="Arial" w:cs="Arial"/>
                <w:sz w:val="24"/>
                <w:szCs w:val="24"/>
              </w:rPr>
            </w:pPr>
            <w:r>
              <w:rPr>
                <w:rFonts w:cs="Arial" w:ascii="Arial" w:hAnsi="Arial"/>
                <w:sz w:val="24"/>
                <w:szCs w:val="24"/>
              </w:rPr>
            </w:r>
          </w:p>
          <w:p>
            <w:pPr>
              <w:pStyle w:val="TableParagraph"/>
              <w:ind w:start="98" w:end="0"/>
              <w:rPr/>
            </w:pPr>
            <w:r>
              <w:rPr>
                <w:rFonts w:eastAsia="Arial" w:cs="Arial" w:ascii="Arial" w:hAnsi="Arial"/>
                <w:sz w:val="24"/>
                <w:szCs w:val="24"/>
              </w:rPr>
              <w:t xml:space="preserve">Log Book Holder’s Name:................................................................ Signature: </w:t>
            </w:r>
          </w:p>
        </w:tc>
      </w:tr>
    </w:tbl>
    <w:p>
      <w:pPr>
        <w:sectPr>
          <w:headerReference w:type="default" r:id="rId60"/>
          <w:headerReference w:type="first" r:id="rId61"/>
          <w:footerReference w:type="default" r:id="rId62"/>
          <w:footerReference w:type="first" r:id="rId63"/>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lineRule="exact" w:line="200"/>
        <w:rPr>
          <w:rFonts w:ascii="Arial" w:hAnsi="Arial" w:cs="Arial"/>
          <w:sz w:val="24"/>
          <w:szCs w:val="24"/>
        </w:rPr>
      </w:pPr>
      <w:r>
        <w:rPr>
          <w:rFonts w:cs="Arial" w:ascii="Arial" w:hAnsi="Arial"/>
          <w:sz w:val="24"/>
          <w:szCs w:val="24"/>
        </w:rPr>
      </w:r>
    </w:p>
    <w:p>
      <w:pPr>
        <w:pStyle w:val="Heading2"/>
        <w:tabs>
          <w:tab w:val="clear" w:pos="720"/>
          <w:tab w:val="left" w:pos="2102" w:leader="none"/>
        </w:tabs>
        <w:ind w:start="0" w:end="0"/>
        <w:rPr/>
      </w:pPr>
      <w:r>
        <w:rPr>
          <w:rFonts w:cs="Calibri" w:ascii="Calibri" w:hAnsi="Calibri"/>
          <w:b/>
          <w:w w:val="95"/>
        </w:rPr>
        <w:t>Section</w:t>
      </w:r>
      <w:r>
        <w:rPr>
          <w:rFonts w:cs="Calibri" w:ascii="Calibri" w:hAnsi="Calibri"/>
          <w:b/>
          <w:spacing w:val="-11"/>
          <w:w w:val="95"/>
        </w:rPr>
        <w:t xml:space="preserve"> 5</w:t>
      </w:r>
      <w:r>
        <w:rPr>
          <w:rFonts w:cs="Calibri" w:ascii="Calibri" w:hAnsi="Calibri"/>
          <w:b/>
          <w:w w:val="95"/>
        </w:rPr>
        <w:t>. Maintenance Experience (OJT)</w:t>
      </w:r>
    </w:p>
    <w:p>
      <w:pPr>
        <w:pStyle w:val="Heading7"/>
        <w:spacing w:before="120" w:after="0"/>
        <w:ind w:start="0" w:end="0"/>
        <w:jc w:val="both"/>
        <w:rPr>
          <w:sz w:val="22"/>
          <w:szCs w:val="22"/>
          <w:lang w:val="vi-VN"/>
        </w:rPr>
      </w:pPr>
      <w:r>
        <w:rPr>
          <w:sz w:val="22"/>
          <w:szCs w:val="22"/>
        </w:rPr>
        <w:t xml:space="preserve">This section is to record the experience gained on in-serviced aircraft. Each entry in the </w:t>
      </w:r>
      <w:r>
        <w:rPr>
          <w:sz w:val="22"/>
          <w:szCs w:val="22"/>
          <w:lang w:val="vi-VN"/>
        </w:rPr>
        <w:t xml:space="preserve">maintenance experience </w:t>
      </w:r>
      <w:r>
        <w:rPr>
          <w:sz w:val="22"/>
          <w:szCs w:val="22"/>
        </w:rPr>
        <w:t>logbook is an on-the-job training (OJT) task. The type and range of OJT tasks under taken must be in respect of the category and/or type rating applied for. The OJT task details should be recorded by the logbook holder on completion of the task and countersigned by the task supervisor as soon as practicable after completion of the task. A specific task should only be entered once. There is no requirement to make multiple entries for the same or similar tasks.</w:t>
      </w:r>
    </w:p>
    <w:p>
      <w:pPr>
        <w:pStyle w:val="Heading7"/>
        <w:numPr>
          <w:ilvl w:val="0"/>
          <w:numId w:val="13"/>
        </w:numPr>
        <w:tabs>
          <w:tab w:val="clear" w:pos="720"/>
          <w:tab w:val="left" w:pos="454" w:leader="none"/>
        </w:tabs>
        <w:spacing w:before="120" w:after="0"/>
        <w:jc w:val="both"/>
        <w:rPr>
          <w:rFonts w:eastAsia="Times New Roman" w:cs="Arial"/>
          <w:sz w:val="22"/>
          <w:szCs w:val="22"/>
          <w:lang w:val="en-GB"/>
        </w:rPr>
      </w:pPr>
      <w:r>
        <w:rPr>
          <w:sz w:val="22"/>
          <w:szCs w:val="22"/>
          <w:lang w:val="vi-VN"/>
        </w:rPr>
        <w:t>The OJT</w:t>
      </w:r>
      <w:r>
        <w:rPr>
          <w:rFonts w:eastAsia="Times New Roman" w:cs="Arial"/>
          <w:sz w:val="22"/>
          <w:szCs w:val="22"/>
          <w:lang w:val="en-GB"/>
        </w:rPr>
        <w:t xml:space="preserve"> is gained by a AMT in the workplace. The objective of OJT is to gain the required competence and experience in performing safe maintenance. The OJT competence credits are valid within 3 (three) years to the date of application for the license.</w:t>
      </w:r>
    </w:p>
    <w:p>
      <w:pPr>
        <w:pStyle w:val="Heading7"/>
        <w:numPr>
          <w:ilvl w:val="0"/>
          <w:numId w:val="13"/>
        </w:numPr>
        <w:tabs>
          <w:tab w:val="clear" w:pos="720"/>
          <w:tab w:val="left" w:pos="454" w:leader="none"/>
        </w:tabs>
        <w:spacing w:before="120" w:after="0"/>
        <w:jc w:val="both"/>
        <w:rPr>
          <w:sz w:val="22"/>
          <w:szCs w:val="22"/>
          <w:lang w:val="vi-VN"/>
        </w:rPr>
      </w:pPr>
      <w:r>
        <w:rPr>
          <w:rFonts w:eastAsia="Times New Roman" w:cs="Arial"/>
          <w:sz w:val="22"/>
          <w:szCs w:val="22"/>
          <w:lang w:val="en-GB"/>
        </w:rPr>
        <w:t>The OJT task lists are part of maintenance</w:t>
      </w:r>
      <w:r>
        <w:rPr>
          <w:sz w:val="22"/>
          <w:szCs w:val="22"/>
          <w:lang w:val="vi-VN"/>
        </w:rPr>
        <w:t xml:space="preserve"> training program and approved by CAAV.</w:t>
      </w:r>
    </w:p>
    <w:p>
      <w:pPr>
        <w:pStyle w:val="Heading7"/>
        <w:numPr>
          <w:ilvl w:val="0"/>
          <w:numId w:val="13"/>
        </w:numPr>
        <w:tabs>
          <w:tab w:val="clear" w:pos="720"/>
          <w:tab w:val="left" w:pos="454" w:leader="none"/>
        </w:tabs>
        <w:spacing w:before="120" w:after="0"/>
        <w:jc w:val="both"/>
        <w:rPr>
          <w:sz w:val="22"/>
          <w:szCs w:val="22"/>
          <w:lang w:val="vi-VN"/>
        </w:rPr>
      </w:pPr>
      <w:r>
        <w:rPr>
          <w:sz w:val="22"/>
          <w:szCs w:val="22"/>
          <w:lang w:val="vi-VN"/>
        </w:rPr>
        <w:t>The OJT tasks to be completed shall be representative of the aircraft and systems both in complexity and in the technical input required to complete that task.</w:t>
      </w:r>
    </w:p>
    <w:p>
      <w:pPr>
        <w:pStyle w:val="Heading7"/>
        <w:numPr>
          <w:ilvl w:val="0"/>
          <w:numId w:val="13"/>
        </w:numPr>
        <w:tabs>
          <w:tab w:val="clear" w:pos="720"/>
          <w:tab w:val="left" w:pos="454" w:leader="none"/>
        </w:tabs>
        <w:spacing w:before="120" w:after="0"/>
        <w:jc w:val="both"/>
        <w:rPr>
          <w:sz w:val="22"/>
          <w:szCs w:val="22"/>
          <w:lang w:val="vi-VN"/>
        </w:rPr>
      </w:pPr>
      <w:r>
        <w:rPr>
          <w:sz w:val="22"/>
          <w:szCs w:val="22"/>
          <w:lang w:val="vi-VN"/>
        </w:rPr>
        <w:t xml:space="preserve">The OJT should include one to one supervision and should involve actual work task performance on aircraft/components, covering line and/or base maintenance tasks. </w:t>
      </w:r>
    </w:p>
    <w:p>
      <w:pPr>
        <w:pStyle w:val="Heading7"/>
        <w:numPr>
          <w:ilvl w:val="0"/>
          <w:numId w:val="13"/>
        </w:numPr>
        <w:tabs>
          <w:tab w:val="clear" w:pos="720"/>
          <w:tab w:val="left" w:pos="454" w:leader="none"/>
        </w:tabs>
        <w:spacing w:before="120" w:after="0"/>
        <w:jc w:val="both"/>
        <w:rPr>
          <w:sz w:val="22"/>
          <w:szCs w:val="22"/>
          <w:lang w:val="vi-VN"/>
        </w:rPr>
      </w:pPr>
      <w:r>
        <w:rPr>
          <w:sz w:val="22"/>
          <w:szCs w:val="22"/>
          <w:lang w:val="vi-VN"/>
        </w:rPr>
        <w:t>The use of simulators for OJT should not be allowed.</w:t>
      </w:r>
    </w:p>
    <w:p>
      <w:pPr>
        <w:pStyle w:val="Heading7"/>
        <w:numPr>
          <w:ilvl w:val="0"/>
          <w:numId w:val="13"/>
        </w:numPr>
        <w:tabs>
          <w:tab w:val="clear" w:pos="720"/>
          <w:tab w:val="left" w:pos="454" w:leader="none"/>
        </w:tabs>
        <w:spacing w:before="120" w:after="0"/>
        <w:jc w:val="both"/>
        <w:rPr>
          <w:sz w:val="22"/>
          <w:szCs w:val="22"/>
          <w:lang w:val="vi-VN"/>
        </w:rPr>
      </w:pPr>
      <w:r>
        <w:rPr>
          <w:sz w:val="22"/>
          <w:szCs w:val="22"/>
          <w:lang w:val="vi-VN"/>
        </w:rPr>
        <w:t xml:space="preserve">The OJT should cover at least 50% of the tasks </w:t>
      </w:r>
      <w:r>
        <w:rPr>
          <w:sz w:val="22"/>
          <w:szCs w:val="22"/>
        </w:rPr>
        <w:t xml:space="preserve">in each group (bold letter) </w:t>
      </w:r>
      <w:r>
        <w:rPr>
          <w:sz w:val="22"/>
          <w:szCs w:val="22"/>
          <w:lang w:val="vi-VN"/>
        </w:rPr>
        <w:t>contained in Appendix 1</w:t>
      </w:r>
      <w:r>
        <w:rPr>
          <w:sz w:val="22"/>
          <w:szCs w:val="22"/>
        </w:rPr>
        <w:t xml:space="preserve"> for the first aircraft type rating or the first license category</w:t>
      </w:r>
      <w:r>
        <w:rPr>
          <w:sz w:val="22"/>
          <w:szCs w:val="22"/>
          <w:lang w:val="vi-VN"/>
        </w:rPr>
        <w:t>. Some tasks should be selected from each paragraph of the Appendix 1. Other tasks than those in the Appendix 1 may be considered as a replacement when they are relevant. The selected task shall:</w:t>
      </w:r>
    </w:p>
    <w:p>
      <w:pPr>
        <w:pStyle w:val="ColorfulList-Accent11"/>
        <w:numPr>
          <w:ilvl w:val="0"/>
          <w:numId w:val="11"/>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representative of the aircraft/aircraft components and systems both in complexity and in the technical input required to complete that task. While relatively simple tasks may be included, other more complex maintenance tasks shall also be incorporated and undertaken as appropriate to the aircraft/aircraft component type;</w:t>
      </w:r>
    </w:p>
    <w:p>
      <w:pPr>
        <w:pStyle w:val="ColorfulList-Accent11"/>
        <w:numPr>
          <w:ilvl w:val="0"/>
          <w:numId w:val="11"/>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selected among those applicable to the type of aircraft and license (sub) category applied for;</w:t>
      </w:r>
    </w:p>
    <w:p>
      <w:pPr>
        <w:pStyle w:val="ColorfulList-Accent11"/>
        <w:numPr>
          <w:ilvl w:val="0"/>
          <w:numId w:val="11"/>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representative of the maintenance to be performed in terms of complexity, frequency, variety, safety, criticality, novelty etc….;</w:t>
      </w:r>
    </w:p>
    <w:p>
      <w:pPr>
        <w:pStyle w:val="ColorfulList-Accent11"/>
        <w:numPr>
          <w:ilvl w:val="0"/>
          <w:numId w:val="11"/>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include components unique to the type, or type-specific maintenance practices;</w:t>
      </w:r>
    </w:p>
    <w:p>
      <w:pPr>
        <w:pStyle w:val="ColorfulList-Accent11"/>
        <w:numPr>
          <w:ilvl w:val="0"/>
          <w:numId w:val="11"/>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distributed in order that all ATA chapters and task categories (servicing, trouble shooting, component location, deactivation, removal/installation, etc.)  are covered;</w:t>
      </w:r>
    </w:p>
    <w:p>
      <w:pPr>
        <w:pStyle w:val="ColorfulList-Accent11"/>
        <w:numPr>
          <w:ilvl w:val="0"/>
          <w:numId w:val="11"/>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take into account, when available, the feedback from in-service experience or customer specific additional training needs.</w:t>
      </w:r>
    </w:p>
    <w:p>
      <w:pPr>
        <w:pStyle w:val="Heading7"/>
        <w:numPr>
          <w:ilvl w:val="0"/>
          <w:numId w:val="13"/>
        </w:numPr>
        <w:tabs>
          <w:tab w:val="clear" w:pos="720"/>
          <w:tab w:val="left" w:pos="454" w:leader="none"/>
        </w:tabs>
        <w:spacing w:before="120" w:after="0"/>
        <w:jc w:val="both"/>
        <w:rPr>
          <w:sz w:val="22"/>
          <w:szCs w:val="22"/>
          <w:lang w:val="vi-VN"/>
        </w:rPr>
      </w:pPr>
      <w:r>
        <w:rPr>
          <w:sz w:val="22"/>
          <w:szCs w:val="22"/>
          <w:lang w:val="vi-VN"/>
        </w:rPr>
        <w:t>Up to 50% of the required OJT may be undertaken before the aircraft theoretical type training starts.</w:t>
      </w:r>
    </w:p>
    <w:p>
      <w:pPr>
        <w:pStyle w:val="Heading7"/>
        <w:keepNext w:val="true"/>
        <w:numPr>
          <w:ilvl w:val="0"/>
          <w:numId w:val="13"/>
        </w:numPr>
        <w:tabs>
          <w:tab w:val="clear" w:pos="720"/>
          <w:tab w:val="left" w:pos="454" w:leader="none"/>
        </w:tabs>
        <w:spacing w:before="120" w:after="0"/>
        <w:jc w:val="both"/>
        <w:rPr>
          <w:sz w:val="22"/>
          <w:szCs w:val="22"/>
          <w:lang w:val="vi-VN"/>
        </w:rPr>
      </w:pPr>
      <w:r>
        <w:rPr>
          <w:sz w:val="22"/>
          <w:szCs w:val="22"/>
          <w:lang w:val="vi-VN"/>
        </w:rPr>
        <w:t>Regarding the day-to-day supervision of the OJT programme in the approved maintenance organisation and the role of the supervisor(s), the following should be considered:</w:t>
      </w:r>
    </w:p>
    <w:p>
      <w:pPr>
        <w:pStyle w:val="ColorfulList-Accent11"/>
        <w:numPr>
          <w:ilvl w:val="0"/>
          <w:numId w:val="11"/>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It is sufficient that the completion of individual OJT task is confirmed by the direct supervisor;</w:t>
      </w:r>
    </w:p>
    <w:p>
      <w:pPr>
        <w:pStyle w:val="ColorfulList-Accent11"/>
        <w:numPr>
          <w:ilvl w:val="0"/>
          <w:numId w:val="11"/>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During the day-to-day OJT performance, the supervision aims at overseeing the complete process, including task completion, use of manuals and procedures, observance of safety measures, warnings and recommendations and adequate behaviour in the maintenance environment;</w:t>
      </w:r>
    </w:p>
    <w:p>
      <w:pPr>
        <w:pStyle w:val="ColorfulList-Accent11"/>
        <w:numPr>
          <w:ilvl w:val="0"/>
          <w:numId w:val="11"/>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The supervisor(s) should personally observe the work being performed to ensure the safe completeness and should be readily available for consultation, if needed during the OJT performance;</w:t>
      </w:r>
    </w:p>
    <w:p>
      <w:pPr>
        <w:pStyle w:val="ColorfulList-Accent11"/>
        <w:numPr>
          <w:ilvl w:val="0"/>
          <w:numId w:val="11"/>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The supervisor(s) should countersign the tasks and release the maintenance tasks as the trainee is still not qualified to do so.</w:t>
      </w:r>
    </w:p>
    <w:p>
      <w:pPr>
        <w:pStyle w:val="ColorfulList-Accent11"/>
        <w:numPr>
          <w:ilvl w:val="0"/>
          <w:numId w:val="11"/>
        </w:numPr>
        <w:tabs>
          <w:tab w:val="clear" w:pos="720"/>
          <w:tab w:val="left" w:pos="794"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The supervisor(s) should therefore:</w:t>
      </w:r>
    </w:p>
    <w:p>
      <w:pPr>
        <w:pStyle w:val="ColorfulList-Accent11"/>
        <w:numPr>
          <w:ilvl w:val="0"/>
          <w:numId w:val="24"/>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have certifying staff privileges relevant to the OJT tasks;</w:t>
      </w:r>
    </w:p>
    <w:p>
      <w:pPr>
        <w:pStyle w:val="ColorfulList-Accent11"/>
        <w:numPr>
          <w:ilvl w:val="0"/>
          <w:numId w:val="24"/>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competent for the selected tasks;</w:t>
      </w:r>
    </w:p>
    <w:p>
      <w:pPr>
        <w:pStyle w:val="ColorfulList-Accent11"/>
        <w:numPr>
          <w:ilvl w:val="0"/>
          <w:numId w:val="24"/>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safety-orientated;</w:t>
      </w:r>
    </w:p>
    <w:p>
      <w:pPr>
        <w:pStyle w:val="ColorfulList-Accent11"/>
        <w:numPr>
          <w:ilvl w:val="0"/>
          <w:numId w:val="24"/>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capable to coach (setting objectives, giving training, performing supervision, evaluating, handling trainee’s reactions and cultural issues, managing objectively and positively debriefing sessions, determining the need for extra training or re-orientate the training, reporting, etc.);</w:t>
      </w:r>
    </w:p>
    <w:p>
      <w:pPr>
        <w:pStyle w:val="ColorfulList-Accent11"/>
        <w:numPr>
          <w:ilvl w:val="0"/>
          <w:numId w:val="24"/>
        </w:numPr>
        <w:tabs>
          <w:tab w:val="clear" w:pos="720"/>
          <w:tab w:val="left" w:pos="1021" w:leader="none"/>
          <w:tab w:val="left" w:pos="1980" w:leader="none"/>
        </w:tabs>
        <w:spacing w:lineRule="auto" w:line="240" w:before="120" w:after="0"/>
        <w:contextualSpacing/>
        <w:jc w:val="both"/>
        <w:rPr>
          <w:rFonts w:ascii="Arial" w:hAnsi="Arial" w:eastAsia="Times New Roman" w:cs="Arial"/>
          <w:lang w:val="en-GB"/>
        </w:rPr>
      </w:pPr>
      <w:r>
        <w:rPr>
          <w:rFonts w:eastAsia="Times New Roman" w:cs="Arial" w:ascii="Arial" w:hAnsi="Arial"/>
          <w:lang w:val="en-GB"/>
        </w:rPr>
        <w:t>be designated by the approved maintenance organisation to carry out the supervision.</w:t>
      </w:r>
    </w:p>
    <w:p>
      <w:pPr>
        <w:pStyle w:val="Heading7"/>
        <w:numPr>
          <w:ilvl w:val="0"/>
          <w:numId w:val="13"/>
        </w:numPr>
        <w:tabs>
          <w:tab w:val="clear" w:pos="720"/>
          <w:tab w:val="left" w:pos="454" w:leader="none"/>
        </w:tabs>
        <w:spacing w:before="120" w:after="0"/>
        <w:jc w:val="both"/>
        <w:rPr>
          <w:sz w:val="22"/>
          <w:szCs w:val="22"/>
          <w:lang w:val="vi-VN"/>
        </w:rPr>
      </w:pPr>
      <w:r>
        <w:rPr>
          <w:sz w:val="22"/>
          <w:szCs w:val="22"/>
          <w:lang w:val="vi-VN"/>
        </w:rPr>
        <w:t>The organization providing the on-the-job training should provide trainees a schedule or plan indicating the list of tasks to be performed under supervision. A record of the tasks completed should be entered into a logbook which should be designed such that each task or group of tasks is countersigned by the corresponding supervisor.</w:t>
      </w:r>
    </w:p>
    <w:p>
      <w:pPr>
        <w:pStyle w:val="Heading7"/>
        <w:numPr>
          <w:ilvl w:val="0"/>
          <w:numId w:val="13"/>
        </w:numPr>
        <w:tabs>
          <w:tab w:val="clear" w:pos="720"/>
          <w:tab w:val="left" w:pos="454" w:leader="none"/>
        </w:tabs>
        <w:spacing w:before="120" w:after="0"/>
        <w:jc w:val="both"/>
        <w:rPr>
          <w:sz w:val="22"/>
          <w:szCs w:val="22"/>
          <w:lang w:val="vi-VN"/>
        </w:rPr>
      </w:pPr>
      <w:r>
        <w:rPr>
          <w:sz w:val="22"/>
          <w:szCs w:val="22"/>
          <w:lang w:val="vi-VN"/>
        </w:rPr>
        <w:t xml:space="preserve">The final assessment of completed OJT is mandatory and </w:t>
      </w:r>
      <w:r>
        <w:rPr>
          <w:rFonts w:eastAsia="Times New Roman" w:cs="Arial"/>
          <w:sz w:val="22"/>
          <w:szCs w:val="22"/>
          <w:lang w:val="en-GB"/>
        </w:rPr>
        <w:t>shall be performed by assessors, designated and appropriately qualified.</w:t>
      </w:r>
    </w:p>
    <w:p>
      <w:pPr>
        <w:sectPr>
          <w:headerReference w:type="default" r:id="rId64"/>
          <w:headerReference w:type="first" r:id="rId65"/>
          <w:footerReference w:type="default" r:id="rId66"/>
          <w:footerReference w:type="first" r:id="rId67"/>
          <w:type w:val="nextPage"/>
          <w:pgSz w:orient="landscape" w:w="16838" w:h="11906"/>
          <w:pgMar w:left="851" w:right="851" w:gutter="0" w:header="567" w:top="794" w:footer="357" w:bottom="794"/>
          <w:pgNumType w:fmt="decimal"/>
          <w:formProt w:val="false"/>
          <w:textDirection w:val="lrTb"/>
          <w:docGrid w:type="default" w:linePitch="299" w:charSpace="0"/>
        </w:sectPr>
        <w:pStyle w:val="Heading7"/>
        <w:spacing w:before="120" w:after="0"/>
        <w:jc w:val="both"/>
        <w:rPr>
          <w:sz w:val="22"/>
          <w:szCs w:val="22"/>
          <w:lang w:val="vi-VN"/>
        </w:rPr>
      </w:pPr>
      <w:r>
        <w:rPr>
          <w:sz w:val="22"/>
          <w:szCs w:val="22"/>
          <w:lang w:val="vi-VN"/>
        </w:rPr>
      </w:r>
    </w:p>
    <w:p>
      <w:pPr>
        <w:pStyle w:val="Heading7"/>
        <w:spacing w:before="0" w:after="120"/>
        <w:ind w:start="0" w:end="0"/>
        <w:jc w:val="both"/>
        <w:rPr>
          <w:b/>
          <w:spacing w:val="-7"/>
        </w:rPr>
      </w:pPr>
      <w:r>
        <w:rPr>
          <w:b/>
          <w:spacing w:val="-7"/>
        </w:rPr>
        <w:t>OJT tasks for AMT category B1 A320 /A321 CFM56 /PW1100G</w:t>
      </w:r>
    </w:p>
    <w:tbl>
      <w:tblPr>
        <w:tblW w:w="15168" w:type="dxa"/>
        <w:jc w:val="start"/>
        <w:tblInd w:w="28" w:type="dxa"/>
        <w:tblLayout w:type="fixed"/>
        <w:tblCellMar>
          <w:top w:w="0" w:type="dxa"/>
          <w:start w:w="28" w:type="dxa"/>
          <w:bottom w:w="0" w:type="dxa"/>
          <w:end w:w="28" w:type="dxa"/>
        </w:tblCellMar>
      </w:tblPr>
      <w:tblGrid>
        <w:gridCol w:w="567"/>
        <w:gridCol w:w="3686"/>
        <w:gridCol w:w="2410"/>
        <w:gridCol w:w="709"/>
        <w:gridCol w:w="1133"/>
        <w:gridCol w:w="1137"/>
        <w:gridCol w:w="1982"/>
        <w:gridCol w:w="1077"/>
        <w:gridCol w:w="1475"/>
        <w:gridCol w:w="992"/>
      </w:tblGrid>
      <w:tr>
        <w:trPr>
          <w:tblHeader w:val="true"/>
          <w:trHeight w:val="731" w:hRule="atLeast"/>
        </w:trPr>
        <w:tc>
          <w:tcPr>
            <w:tcW w:w="567" w:type="dxa"/>
            <w:tcBorders>
              <w:top w:val="single" w:sz="8" w:space="0" w:color="000000"/>
              <w:start w:val="single" w:sz="8"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1.</w:t>
            </w:r>
          </w:p>
          <w:p>
            <w:pPr>
              <w:pStyle w:val="Normal"/>
              <w:jc w:val="center"/>
              <w:rPr>
                <w:rFonts w:ascii="Arial" w:hAnsi="Arial" w:cs="Arial"/>
                <w:b/>
                <w:sz w:val="18"/>
                <w:szCs w:val="18"/>
              </w:rPr>
            </w:pPr>
            <w:r>
              <w:rPr>
                <w:rFonts w:cs="Arial" w:ascii="Arial" w:hAnsi="Arial"/>
                <w:b/>
                <w:sz w:val="18"/>
                <w:szCs w:val="18"/>
              </w:rPr>
              <w:t>ID</w:t>
            </w:r>
          </w:p>
        </w:tc>
        <w:tc>
          <w:tcPr>
            <w:tcW w:w="3686"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2.</w:t>
            </w:r>
          </w:p>
          <w:p>
            <w:pPr>
              <w:pStyle w:val="Normal"/>
              <w:spacing w:before="60" w:after="60"/>
              <w:jc w:val="center"/>
              <w:rPr>
                <w:rFonts w:ascii="Arial" w:hAnsi="Arial" w:cs="Arial"/>
                <w:b/>
                <w:sz w:val="18"/>
                <w:szCs w:val="18"/>
              </w:rPr>
            </w:pPr>
            <w:r>
              <w:rPr>
                <w:rFonts w:cs="Arial" w:ascii="Arial" w:hAnsi="Arial"/>
                <w:b/>
                <w:sz w:val="18"/>
                <w:szCs w:val="18"/>
              </w:rPr>
              <w:t>Task description</w:t>
            </w:r>
          </w:p>
        </w:tc>
        <w:tc>
          <w:tcPr>
            <w:tcW w:w="2410"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3.</w:t>
            </w:r>
          </w:p>
          <w:p>
            <w:pPr>
              <w:pStyle w:val="Normal"/>
              <w:jc w:val="center"/>
              <w:rPr>
                <w:rFonts w:ascii="Arial" w:hAnsi="Arial" w:cs="Arial"/>
                <w:b/>
                <w:sz w:val="18"/>
                <w:szCs w:val="18"/>
              </w:rPr>
            </w:pPr>
            <w:r>
              <w:rPr>
                <w:rFonts w:cs="Arial" w:ascii="Arial" w:hAnsi="Arial"/>
                <w:b/>
                <w:sz w:val="18"/>
                <w:szCs w:val="18"/>
              </w:rPr>
              <w:t>Task reference</w:t>
            </w:r>
          </w:p>
        </w:tc>
        <w:tc>
          <w:tcPr>
            <w:tcW w:w="709"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4.</w:t>
            </w:r>
          </w:p>
          <w:p>
            <w:pPr>
              <w:pStyle w:val="Normal"/>
              <w:jc w:val="center"/>
              <w:rPr>
                <w:rFonts w:ascii="Arial" w:hAnsi="Arial" w:cs="Arial"/>
                <w:b/>
                <w:sz w:val="18"/>
                <w:szCs w:val="18"/>
              </w:rPr>
            </w:pPr>
            <w:r>
              <w:rPr>
                <w:rFonts w:cs="Arial" w:ascii="Arial" w:hAnsi="Arial"/>
                <w:b/>
                <w:sz w:val="18"/>
                <w:szCs w:val="18"/>
              </w:rPr>
              <w:t>CAT</w:t>
            </w:r>
          </w:p>
        </w:tc>
        <w:tc>
          <w:tcPr>
            <w:tcW w:w="1133"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5.</w:t>
            </w:r>
          </w:p>
          <w:p>
            <w:pPr>
              <w:pStyle w:val="Normal"/>
              <w:jc w:val="center"/>
              <w:rPr>
                <w:rFonts w:ascii="Arial" w:hAnsi="Arial" w:cs="Arial"/>
                <w:b/>
                <w:sz w:val="18"/>
                <w:szCs w:val="18"/>
              </w:rPr>
            </w:pPr>
            <w:r>
              <w:rPr>
                <w:rFonts w:eastAsia="Arial" w:cs="Arial" w:ascii="Arial" w:hAnsi="Arial"/>
                <w:b/>
                <w:sz w:val="18"/>
                <w:szCs w:val="18"/>
              </w:rPr>
              <w:t xml:space="preserve"> </w:t>
            </w:r>
            <w:r>
              <w:rPr>
                <w:rFonts w:cs="Arial" w:ascii="Arial" w:hAnsi="Arial"/>
                <w:b/>
                <w:sz w:val="18"/>
                <w:szCs w:val="18"/>
              </w:rPr>
              <w:t>A/C Reg.</w:t>
            </w:r>
          </w:p>
        </w:tc>
        <w:tc>
          <w:tcPr>
            <w:tcW w:w="1137"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6.</w:t>
            </w:r>
          </w:p>
          <w:p>
            <w:pPr>
              <w:pStyle w:val="Normal"/>
              <w:jc w:val="center"/>
              <w:rPr>
                <w:rFonts w:ascii="Arial" w:hAnsi="Arial" w:cs="Arial"/>
                <w:b/>
                <w:sz w:val="18"/>
                <w:szCs w:val="18"/>
              </w:rPr>
            </w:pPr>
            <w:r>
              <w:rPr>
                <w:rFonts w:cs="Arial" w:ascii="Arial" w:hAnsi="Arial"/>
                <w:b/>
                <w:sz w:val="18"/>
                <w:szCs w:val="18"/>
              </w:rPr>
              <w:t>Date</w:t>
            </w:r>
          </w:p>
        </w:tc>
        <w:tc>
          <w:tcPr>
            <w:tcW w:w="1982"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7. </w:t>
            </w:r>
          </w:p>
          <w:p>
            <w:pPr>
              <w:pStyle w:val="Normal"/>
              <w:jc w:val="center"/>
              <w:rPr>
                <w:rFonts w:ascii="Arial" w:hAnsi="Arial" w:cs="Arial"/>
                <w:b/>
                <w:sz w:val="18"/>
                <w:szCs w:val="18"/>
              </w:rPr>
            </w:pPr>
            <w:r>
              <w:rPr>
                <w:rFonts w:cs="Arial" w:ascii="Arial" w:hAnsi="Arial"/>
                <w:b/>
                <w:sz w:val="18"/>
                <w:szCs w:val="18"/>
              </w:rPr>
              <w:t>Maintenance record reference</w:t>
            </w:r>
          </w:p>
        </w:tc>
        <w:tc>
          <w:tcPr>
            <w:tcW w:w="1077"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8. </w:t>
            </w:r>
          </w:p>
          <w:p>
            <w:pPr>
              <w:pStyle w:val="Normal"/>
              <w:jc w:val="center"/>
              <w:rPr>
                <w:rFonts w:ascii="Arial" w:hAnsi="Arial" w:cs="Arial"/>
                <w:b/>
                <w:sz w:val="18"/>
                <w:szCs w:val="18"/>
              </w:rPr>
            </w:pPr>
            <w:r>
              <w:rPr>
                <w:rFonts w:cs="Arial" w:ascii="Arial" w:hAnsi="Arial"/>
                <w:b/>
                <w:sz w:val="18"/>
                <w:szCs w:val="18"/>
              </w:rPr>
              <w:t>Trainee’s signature</w:t>
            </w:r>
          </w:p>
        </w:tc>
        <w:tc>
          <w:tcPr>
            <w:tcW w:w="1475"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9.</w:t>
            </w:r>
          </w:p>
          <w:p>
            <w:pPr>
              <w:pStyle w:val="Normal"/>
              <w:jc w:val="center"/>
              <w:rPr>
                <w:rFonts w:ascii="Arial" w:hAnsi="Arial" w:cs="Arial"/>
                <w:b/>
                <w:sz w:val="18"/>
                <w:szCs w:val="18"/>
              </w:rPr>
            </w:pPr>
            <w:r>
              <w:rPr>
                <w:rFonts w:cs="Arial" w:ascii="Arial" w:hAnsi="Arial"/>
                <w:b/>
                <w:sz w:val="18"/>
                <w:szCs w:val="18"/>
              </w:rPr>
              <w:t xml:space="preserve">Supervisor’s signature and license number </w:t>
            </w:r>
          </w:p>
        </w:tc>
        <w:tc>
          <w:tcPr>
            <w:tcW w:w="992" w:type="dxa"/>
            <w:tcBorders>
              <w:top w:val="single" w:sz="8" w:space="0" w:color="000000"/>
              <w:start w:val="single" w:sz="6" w:space="0" w:color="000000"/>
              <w:bottom w:val="single" w:sz="6" w:space="0" w:color="000000"/>
              <w:end w:val="single" w:sz="8" w:space="0" w:color="000000"/>
            </w:tcBorders>
          </w:tcPr>
          <w:p>
            <w:pPr>
              <w:pStyle w:val="Normal"/>
              <w:jc w:val="center"/>
              <w:rPr>
                <w:rFonts w:ascii="Arial" w:hAnsi="Arial" w:cs="Arial"/>
                <w:b/>
                <w:sz w:val="18"/>
                <w:szCs w:val="18"/>
              </w:rPr>
            </w:pPr>
            <w:r>
              <w:rPr>
                <w:rFonts w:cs="Arial" w:ascii="Arial" w:hAnsi="Arial"/>
                <w:b/>
                <w:sz w:val="18"/>
                <w:szCs w:val="18"/>
              </w:rPr>
              <w:t>10.</w:t>
            </w:r>
          </w:p>
          <w:p>
            <w:pPr>
              <w:pStyle w:val="Normal"/>
              <w:jc w:val="center"/>
              <w:rPr>
                <w:rFonts w:ascii="Arial" w:hAnsi="Arial" w:cs="Arial"/>
                <w:b/>
                <w:sz w:val="18"/>
                <w:szCs w:val="18"/>
              </w:rPr>
            </w:pPr>
            <w:r>
              <w:rPr>
                <w:rFonts w:cs="Arial" w:ascii="Arial" w:hAnsi="Arial"/>
                <w:b/>
                <w:sz w:val="18"/>
                <w:szCs w:val="18"/>
              </w:rPr>
              <w:t>Remark</w:t>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05</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tabs>
                <w:tab w:val="clear" w:pos="720"/>
              </w:tabs>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FLUID LEAK MEASUREMENT-MAINTENANCE PRACTICES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AMM 05-50-00-790-001-A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tabs>
                <w:tab w:val="clear" w:pos="720"/>
              </w:tabs>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QUICK DISPATCH GUIDE AND CROSS-REFERENCES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AMM 05-50-00-040-002-A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INSPECTION AFTER HARD OR HARD OVERWEIGHT LANDING FOR AIRCRAFT WITH ENHANCED DMU/FDIMU LOAD REPORT 15</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AMM 05-51-11-200-004-B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cs="Arial"/>
                <w:b/>
                <w:sz w:val="18"/>
                <w:szCs w:val="18"/>
              </w:rPr>
            </w:pPr>
            <w:r>
              <w:rPr>
                <w:rFonts w:eastAsia="Times New Roman" w:cs="Arial" w:ascii="Arial" w:hAnsi="Arial"/>
                <w:sz w:val="18"/>
                <w:szCs w:val="18"/>
              </w:rPr>
              <w:t>INSPECTION AFTER FLAP/SLAT EXTENSION AT MORE THAN THE FLAP/SLAT LIMITING SPEED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AMM 05-51-13-200-001-A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cs="Arial"/>
                <w:b/>
                <w:sz w:val="18"/>
                <w:szCs w:val="18"/>
              </w:rPr>
            </w:pPr>
            <w:r>
              <w:rPr>
                <w:rFonts w:eastAsia="Times New Roman" w:cs="Arial" w:ascii="Arial" w:hAnsi="Arial"/>
                <w:sz w:val="18"/>
                <w:szCs w:val="18"/>
              </w:rPr>
              <w:t xml:space="preserve">INSPECTION OF THE AIRCRAFT AFTER A BIRD STRIKE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AMM 05-51-14-200-803-A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cs="Arial"/>
                <w:b/>
                <w:sz w:val="18"/>
                <w:szCs w:val="18"/>
              </w:rPr>
            </w:pPr>
            <w:r>
              <w:rPr>
                <w:rFonts w:eastAsia="Times New Roman" w:cs="Arial" w:ascii="Arial" w:hAnsi="Arial"/>
                <w:sz w:val="18"/>
                <w:szCs w:val="18"/>
              </w:rPr>
              <w:t>INSPECTION AFTER LIGHTNING STRIKE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AMM 05-51-18-200-001-A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ALTERNATE:</w:t>
              <w:br/>
              <w:t>INSPECTION AFTER LIGHTNING STRIKE FOR QUICK RELEASE OF THE AIRCRAFT FOR A MAXIMUM OF 200 FLIGHT CYCLES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AMM 05-51-18-200-802-A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r>
          </w:p>
          <w:p>
            <w:pPr>
              <w:pStyle w:val="Normal"/>
              <w:rPr>
                <w:rFonts w:ascii="Arial" w:hAnsi="Arial" w:cs="Arial"/>
                <w:b/>
                <w:sz w:val="18"/>
                <w:szCs w:val="18"/>
              </w:rPr>
            </w:pPr>
            <w:r>
              <w:rPr>
                <w:rFonts w:eastAsia="Times New Roman" w:cs="Arial" w:ascii="Arial" w:hAnsi="Arial"/>
                <w:sz w:val="18"/>
                <w:szCs w:val="18"/>
              </w:rPr>
              <w:t>INSPECTION OF THE ENGINE AFTER A BIRD STRIKE OR SLUSH INGESTION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b/>
                <w:sz w:val="18"/>
                <w:szCs w:val="18"/>
              </w:rPr>
            </w:pPr>
            <w:r>
              <w:rPr>
                <w:rFonts w:eastAsia="Times New Roman" w:cs="Arial" w:ascii="Arial" w:hAnsi="Arial"/>
                <w:sz w:val="18"/>
                <w:szCs w:val="18"/>
              </w:rPr>
              <w:t>AMM 05-51-19-200-001-A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cs="Arial"/>
                <w:b/>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AIRFRAME VIBRATION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05-50-00-810-801-A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07</w:t>
            </w:r>
          </w:p>
        </w:tc>
      </w:tr>
      <w:tr>
        <w:trPr>
          <w:trHeight w:val="901"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LIFTING FOR AIRCRAFT MAINTENANCE OPERATIONS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07-11-00-581-001-A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32" w:end="0"/>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lang w:val="en-US" w:eastAsia="en-US"/>
              </w:rPr>
            </w:pPr>
            <w:r>
              <w:rPr>
                <w:rFonts w:eastAsia="Times New Roman" w:cs="Arial" w:ascii="Arial" w:hAnsi="Arial"/>
                <w:sz w:val="18"/>
                <w:szCs w:val="18"/>
              </w:rPr>
              <w:t>ALTERNATE:</w:t>
              <w:br/>
              <w:t>LIFTING OF THE AIRCRAFT AT THE FORWARD JACKING POINT, MLG WHEELS ON THE GROUND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07-11-00-581-003-A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LOWERING OF THE AIRCRAFT FOR MAINTENANCE OPERATIONS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07-11-00-586-002-A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32"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pPr>
            <w:r>
              <w:rPr>
                <w:rFonts w:eastAsia="Times New Roman" w:cs="Arial" w:ascii="Arial" w:hAnsi="Arial"/>
                <w:sz w:val="18"/>
                <w:szCs w:val="18"/>
              </w:rPr>
              <w:t>LOWERING OF THE AIRCRAFT AT FORWARD JACKING POINT, MLG WHEELS ON THE GROUND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07-11-00-586-001-A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08</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rPr>
                <w:rFonts w:ascii="Arial" w:hAnsi="Arial" w:cs="Arial"/>
                <w:b/>
                <w:sz w:val="20"/>
                <w:szCs w:val="20"/>
              </w:rPr>
            </w:pPr>
            <w:r>
              <w:rPr>
                <w:rFonts w:cs="Arial" w:ascii="Arial" w:hAnsi="Arial"/>
                <w:b/>
                <w:sz w:val="20"/>
                <w:szCs w:val="20"/>
              </w:rPr>
            </w:r>
          </w:p>
          <w:p>
            <w:pPr>
              <w:pStyle w:val="Normal"/>
              <w:ind w:start="425" w:end="-14"/>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WEIGHING AND BALANCING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08-10-00-200-001-A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150" w:end="-14"/>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QUICK LEVELING PROCEDURE WITH THE ADIRU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AMM 08-21-00-200-001-A02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32"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QUICK LEVELING WITH A SPIRIT LEVEL IN THE FWD CARGO COMPARTMENT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08-21-00-200-001-A01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32"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QUICK LEVELING WITH A SPIRIT LEVEL IN THE PASSENGER COMPARTMENT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08-21-00-200-001-A03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10</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PARKING AND STORAGE PROCEDURE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10-10-00-550-801-A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150" w:end="0"/>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PARKING PERIODIC GROUND CHECKS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10-11-00-555-804-A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150" w:end="0"/>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STORAGE PERIODIC GROUND CHECKS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10-12-00-553-802-A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150" w:end="0"/>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RETURN TO OPERATION AFTER A STORAGE/PARKING PERIOD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AMM 10-30-00-554-005/804-A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150" w:end="0"/>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MOORING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cs="Arial" w:ascii="Arial" w:hAnsi="Arial"/>
                <w:sz w:val="18"/>
                <w:szCs w:val="18"/>
                <w:shd w:fill="FFFFFF" w:val="clear"/>
              </w:rPr>
              <w:t xml:space="preserve">AMM 10-20-00-02 CONF 00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11</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INSTALLATION OF THE METAL IDENTIFICATION PLATES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11-00-00-400-011-A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30"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INSTALLATION OF THE LABELS ON LANDING GEAR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11-00-00-400-012-A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APPLY MARKING PAINT WITH STENCILS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11-00-00-370-003-A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12</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CHECK OF NLG SHOCK ABSORBER CHARGE PRESSURE AND FLUID LEVEL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12-12-32-610-002-A/A01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NLG SHOCK ABSORBER OIL REPLENISHMENT AND NITROGEN FILLING (AIRCRAFT ON WHEELS)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12-12-32-611-001-A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NLG SHOCK ABSORBER OIL REPLENISHMENT AND NITROGEN FILLING (AIRCRAFT ON JACKS)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12-12-32-611-005-A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CHECK OF MLG SHOCK ABSORBER FLUID LEVEL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12-12-32-611-004-A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HYDRAULIC REPLENISHMENT OF THE MLG TWO-STAGE SHOCK ABSORBER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12-12-32-611-008-A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CHECK OF MLG SHOCK ABSORBER CHARGE PRESSURE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12-14-32-614-003-A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OF THE NLG SHOCK ABSORBER CHARGE-PRESSURE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12-14-32-614-004-A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REPLENISH PCU GEARBOX TO CONFIRM FLUID LEVEL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12-13-27-612-002-A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OIL REPLENISHMENT OF THE SLAT PCU GEARBOX</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12-13-27-612-003-A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ANALYZE HYDRAULIC FLUID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12-32-29-281-001-A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SAMPLE FUEL FOR MICROBIOLOGICAL CONTAMINATION ANALYSIS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12-32-28-281-003-A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20</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TIGHTENING TORQUES FOR PIPES UNIONS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AMM 20-21-12-911-001-A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TIGHTENING TORQUES FOR FLIGHT CONTROL THREADED FASTENERS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20-21-1</w:t>
            </w:r>
            <w:ins w:id="0" w:author="Phương Đông Ngô" w:date="2025-11-10T17:52:00Z">
              <w:r>
                <w:rPr>
                  <w:rFonts w:eastAsia="Times New Roman" w:cs="Arial" w:ascii="Arial" w:hAnsi="Arial"/>
                  <w:sz w:val="18"/>
                  <w:szCs w:val="18"/>
                </w:rPr>
                <w:t>3</w:t>
              </w:r>
            </w:ins>
            <w:del w:id="1" w:author="Phương Đông Ngô" w:date="2025-11-10T17:51:00Z">
              <w:r>
                <w:rPr>
                  <w:rFonts w:eastAsia="Times New Roman" w:cs="Arial" w:ascii="Arial" w:hAnsi="Arial"/>
                  <w:sz w:val="18"/>
                  <w:szCs w:val="18"/>
                </w:rPr>
                <w:delText>3</w:delText>
              </w:r>
            </w:del>
            <w:r>
              <w:rPr>
                <w:rFonts w:eastAsia="Times New Roman" w:cs="Arial" w:ascii="Arial" w:hAnsi="Arial"/>
                <w:sz w:val="18"/>
                <w:szCs w:val="18"/>
              </w:rPr>
              <w:t>-911-001-A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ins w:id="2" w:author="Phương Đông Ngô" w:date="2025-11-10T17:52:00Z">
              <w:r>
                <w:rPr>
                  <w:rFonts w:cs="Arial" w:ascii="Arial" w:hAnsi="Arial"/>
                  <w:b/>
                  <w:sz w:val="20"/>
                  <w:szCs w:val="20"/>
                </w:rPr>
                <w:br/>
                <w:t xml:space="preserve">ALTERNATE: </w:t>
              </w:r>
            </w:ins>
            <w:ins w:id="3" w:author="Phương Đông Ngô" w:date="2025-11-10T17:52:00Z">
              <w:r>
                <w:rPr>
                  <w:rFonts w:eastAsia="Times New Roman" w:cs="Arial" w:ascii="Arial" w:hAnsi="Arial"/>
                  <w:sz w:val="18"/>
                  <w:szCs w:val="18"/>
                  <w:highlight w:val="yellow"/>
                </w:rPr>
                <w:t>AMM 20-21-11-911-001-A</w:t>
              </w:r>
            </w:ins>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TIGHTENING TORQUES FOR OXYGEN UNIONS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20-21-14-911-001-A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TIGHTENING TORQUES FOR ELECTRICAL COMPONENT FASTENERS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20-21-15-912-001-A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CIRCUIT BREAKERS-MAINTENANCE PRACTICES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20-16-00-912-001-A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INSTALLATION AND REPAIR OF HYDRAULIC LINES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20-23-11-917-002-A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AIRCRAFT WIRING CONTINUITY TESTS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ESPM 20-52-21-760-000-002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REMOVAL/INSTALLATION OF AN O-RING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20-29-00-911-002-A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ULTILIZATION OF SEALANT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51-24-00</w:t>
              <w:br/>
              <w:t>SEALANT TECHNICAL DATA SHEET</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SEALANT REPAIR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51-76</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21</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DISCARD FILTER ELEMENTS OF RECIRCULATION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21-21-41-920-002-A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CABIN RECIRCULATION FANS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21-21-00-710-001-A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DISCARD LAVATORY AIR EXTRACTION FILTER ELEMENT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21-23-00-600-001-A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 xml:space="preserve">DISCARD FILTER CARTRIDGE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21-26-43-920-001-A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CONFIGURATION OF THE AVIONICS COMPARTMENT VENTILATION SYSTEM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21-26-00-860-001-A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DEACTIVATION/REACTIVATION OF THE SKIN EXCHANGER INLET BYPASS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21-26-00-040/440-001-A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D/R</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DEACTIVATION/REACTIVATION OF THE SKIN AIR OUTLET VALVE IN THE CLOSED POSITION WITH THE INTERNAL FLAP IN THE OPEN POSITION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21-26-00-040/440-002-A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D/R</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DEACTIVATION OF THE CONDITIONED-AIR INLET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21-26-00-040/440-003-A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D/R</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DEACTIVATION OF THE SKIN AIR INLET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21-26-00-040/440-004-A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D/R</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DEACTIVATION OF THE SKIN-EXCHANGER ISOLATION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21-26-00-040/440-016-A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D/R</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CHECK OF THE AVIONICS EQUIPMENT VENTILATION-SYSTEM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21-26-00-710-001-A/A01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5" w:author="Phuong Dong Ngo" w:date="2025-07-14T08:30:00Z"/>
              </w:rPr>
            </w:pPr>
            <w:ins w:id="4" w:author="Phuong Dong Ngo" w:date="2025-07-14T08:30:00Z">
              <w:r>
                <w:rPr>
                  <w:rFonts w:eastAsia="Times New Roman" w:cs="Arial" w:ascii="Arial" w:hAnsi="Arial"/>
                  <w:sz w:val="18"/>
                  <w:szCs w:val="18"/>
                </w:rPr>
                <w:t>ALTERNATE:</w:t>
              </w:r>
            </w:ins>
          </w:p>
          <w:p>
            <w:pPr>
              <w:pStyle w:val="Normal"/>
              <w:rPr>
                <w:rFonts w:ascii="Arial" w:hAnsi="Arial" w:eastAsia="Times New Roman" w:cs="Arial"/>
                <w:sz w:val="18"/>
                <w:szCs w:val="18"/>
              </w:rPr>
            </w:pPr>
            <w:r>
              <w:rPr>
                <w:rFonts w:eastAsia="Times New Roman" w:cs="Arial" w:ascii="Arial" w:hAnsi="Arial"/>
                <w:sz w:val="18"/>
                <w:szCs w:val="18"/>
              </w:rPr>
              <w:t xml:space="preserve">OPERATIONAL CHECK OF OVERRIDE FUNCTION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21-26-00-710-002-A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7" w:author="Phuong Dong Ngo" w:date="2025-07-14T08:31:00Z"/>
              </w:rPr>
            </w:pPr>
            <w:ins w:id="6" w:author="Phuong Dong Ngo" w:date="2025-07-14T08:31:00Z">
              <w:r>
                <w:rPr>
                  <w:rFonts w:eastAsia="Times New Roman" w:cs="Arial" w:ascii="Arial" w:hAnsi="Arial"/>
                  <w:sz w:val="18"/>
                  <w:szCs w:val="18"/>
                </w:rPr>
                <w:t>ALTERNATE:</w:t>
              </w:r>
            </w:ins>
          </w:p>
          <w:p>
            <w:pPr>
              <w:pStyle w:val="Normal"/>
              <w:rPr>
                <w:rFonts w:ascii="Arial" w:hAnsi="Arial" w:eastAsia="Times New Roman" w:cs="Arial"/>
                <w:sz w:val="18"/>
                <w:szCs w:val="18"/>
              </w:rPr>
            </w:pPr>
            <w:r>
              <w:rPr>
                <w:rFonts w:eastAsia="Times New Roman" w:cs="Arial" w:ascii="Arial" w:hAnsi="Arial"/>
                <w:sz w:val="18"/>
                <w:szCs w:val="18"/>
              </w:rPr>
              <w:t>OPERATIONAL CHECK OF SMOKE CONFIGURATION CONTROL CIRCUIT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21-26-00-710-003-A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9" w:author="Phuong Dong Ngo" w:date="2025-07-14T08:31:00Z"/>
              </w:rPr>
            </w:pPr>
            <w:ins w:id="8" w:author="Phuong Dong Ngo" w:date="2025-07-14T08:31:00Z">
              <w:r>
                <w:rPr>
                  <w:rFonts w:eastAsia="Times New Roman" w:cs="Arial" w:ascii="Arial" w:hAnsi="Arial"/>
                  <w:sz w:val="18"/>
                  <w:szCs w:val="18"/>
                </w:rPr>
                <w:t>ALTERNATE:</w:t>
              </w:r>
            </w:ins>
          </w:p>
          <w:p>
            <w:pPr>
              <w:pStyle w:val="Normal"/>
              <w:rPr>
                <w:rFonts w:ascii="Arial" w:hAnsi="Arial" w:eastAsia="Times New Roman" w:cs="Arial"/>
                <w:sz w:val="18"/>
                <w:szCs w:val="18"/>
              </w:rPr>
            </w:pPr>
            <w:r>
              <w:rPr>
                <w:rFonts w:eastAsia="Times New Roman" w:cs="Arial" w:ascii="Arial" w:hAnsi="Arial"/>
                <w:sz w:val="18"/>
                <w:szCs w:val="18"/>
              </w:rPr>
              <w:t>OPERATIONAL CHECK OF DITCHING CONFIGURATION CONTROL CIRCUIT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21-26-00-710-004-A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OPERATIONAL TEST OF THE AFT CARGO-COMPARTMENT VENTILATION-SYSTEM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21-28-00-710-006-A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OPERATIONAL TEST OF MANUAL MODE SELECTION AND MANUAL MODE PRESSURE CONTROL AND FUNCTIONAL TEST OF MANUAL MODE CABIN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21-31-00-710-003-A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TEST OF THE PRESSURE CONTROL AND MONITORING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21-31-00-710-002-A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TEST OF THE RESIDUAL PRESSURE CONTROL UNIT (RPCU)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21-31-00-710-802-A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OPERATIONAL TEST OF THE OUTFLOW VALVE CLOSING IN DITCHING CONFIGURATION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21-31-00-710-004-A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 xml:space="preserve">REMOVAL/ INSTALLATION OF THE CABIN PRESSURE CONTROLLER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21-31-34-04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REMOVAL/INSTALLATION OF THE PRIMARY HEAT EXCHANGER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21-52-25-04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MAIN HEAT EXCHANGER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21-52-26-04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REHEATER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21-52-31-04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CONDENSER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21-52-32-04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DEACTIVATION/REACTIVATION OF THE AIR CONDITIONING PACK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21-51-00-04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D/R</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PACK TEMPERATURE-CONTROL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21-61-00-710-001-A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COMPRESSOR OUTLET - TEMPERATURE SENSOR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21-61-11-000/400-001-A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WATER-EXTRACTOR TEMPERATURE SENSORS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21-61-13-000/400-001-A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 OF THE PACK OUTLET - TEMPERATURE SENSORS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21-61-15-000/400-001-A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TEST OF THE COCKPIT AND CABIN TEMPERATURE CONTROL WITHOUT CFDS/MCDU.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21-63-00-720-001-A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TEST OF THE COCKPIT AND CABIN TEMPERATURE CONTROL WITH CFDS/MCDU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21-63-00-710-004-A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 xml:space="preserve">TS ECAM WARNING: AIR PACK 1/2 REGUL FAULT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21-51-00, 21-61-00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MAINTENANCE STATUS: TEMP CTL 1/2</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21-51-00, 21-61-00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TS ECAM WARNING: AIR PACK 1/2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21-51-00, 21-61-00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 xml:space="preserve">TS ECAM WARNING: PACK 1/2 OVERHEAT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21-61-00, 21-63-00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FAILURE MESSAGE: P1 OUT TEMP SENSOR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TSM 21-61-00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FAILURE MESSGAE: P1 COMP TEMP SENSOR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21-61-00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TS ECAM WARNING: VENT BLOWER FAULT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21-26-00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ECAM WARNING: VENT EXTRACT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21-26-00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ECAM WARNING: VENT AVNCS CTL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21-26-00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ECAM WARNING: VENT SKIN VALVE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21-26-00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VENT BLOWER FAULT ALERT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21-09-01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VENT EXTRACT FAULT ALERT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21-09-02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425" w:end="0"/>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pPr>
            <w:r>
              <w:rPr>
                <w:rFonts w:eastAsia="Times New Roman" w:cs="Arial" w:ascii="Arial" w:hAnsi="Arial"/>
                <w:sz w:val="18"/>
                <w:szCs w:val="18"/>
              </w:rPr>
              <w:t>AVIONICS BLOWER FAN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21-26-01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AVIONICS SKIN AIR OUTLET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21-26-04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AVIONICS SKIN AIR INLET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21-26-05</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 xml:space="preserve">AVIONICS EQUIPMENT VENTILATION COMPUTER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21-26-10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AVIONICS EXTRACT FAN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21-26-02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del w:id="10" w:author="Phuong Dong Ngo" w:date="2025-07-14T08:36:00Z">
              <w:r>
                <w:rPr>
                  <w:rFonts w:eastAsia="Times New Roman" w:cs="Arial" w:ascii="Arial" w:hAnsi="Arial"/>
                  <w:sz w:val="18"/>
                  <w:szCs w:val="18"/>
                </w:rPr>
                <w:delText>PACK FLOW CONTROL VALVE</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del w:id="11" w:author="Phuong Dong Ngo" w:date="2025-07-14T08:36:00Z">
              <w:r>
                <w:rPr>
                  <w:rFonts w:eastAsia="Times New Roman" w:cs="Arial" w:ascii="Arial" w:hAnsi="Arial"/>
                  <w:sz w:val="18"/>
                  <w:szCs w:val="18"/>
                </w:rPr>
                <w:delText xml:space="preserve">MEL 21-51-01 </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del w:id="12" w:author="Phuong Dong Ngo" w:date="2025-07-14T08:36:00Z">
              <w:r>
                <w:rPr>
                  <w:rFonts w:eastAsia="Times New Roman" w:cs="Arial" w:ascii="Arial" w:hAnsi="Arial"/>
                  <w:sz w:val="18"/>
                  <w:szCs w:val="18"/>
                </w:rPr>
                <w:delText>MEL</w:delText>
              </w:r>
            </w:del>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AIR CONDITIONING PACK</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21-52-01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COCKPIT AND CABIN TRIM AIR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21-63-02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04"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HOT AIR PRESSURE REGULATING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21-63-03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22</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RUDDER TRAVEL LIMITING FUNCTION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22-61-00-710-001-A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RUDDER TRIM FUNCTION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22-62-00-710-001-A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YAW DAMPER FUNCTION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22-63-00-710-001-A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GROUND SCANNING OF THE AFS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22-91-00-710-001-A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AFS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22-96-00-710-001-A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AUTOPILOT (AP)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22-10-01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FLIGHT DIRECTOR (FD)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22-10-02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FAC 2</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 xml:space="preserve">MEL 22-60-02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23</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HIGH FREQUENCY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23-11-00-710-001-A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BITE TEST OF THE HIGH FREQUENCY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23-11-00-740-001-A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REMOVAL/INSTALLATION OF THE HIGH FREQUENCY TRANSCEIVER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23-11-33-04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HIGH FREQUENCY COUPLER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23-11-36-04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VERY HIGH FREQUENCY (VHF)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23-12-00-710-001-A</w:t>
              <w:br/>
              <w:t>AMM 23-12-00-710-803-A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pPr>
            <w:r>
              <w:rPr>
                <w:rFonts w:eastAsia="Times New Roman" w:cs="Arial" w:ascii="Arial" w:hAnsi="Arial"/>
                <w:sz w:val="18"/>
                <w:szCs w:val="18"/>
              </w:rPr>
              <w:t>REMOVAL/INSTALLATION OF THE VHF ANTENNAS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23-12-11-04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VERY HIGH FREQUENCY (VHF) TRANSCEIVER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23-12-33-04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MECHANIC CALL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23-42-00-710-001-A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CHECK OF THE COCKPIT VOICE RECORDER AND THE CVR CHANNEL RECORDING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23-71-00-710-001-A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TEST OF THE CVR RECORDING LOGIC INCLUDING TIME DELAY RELAY</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23-71-00-710-002-A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OPERATIONAL CHECK OF THE UNDERWATER LOCATOR BEACON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23-71-00-720-001-A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INTERFACE AND POWER-UP TEST OF THE CABIN INTERCOMMUNICATION DATA SYSTEM THROUGH THE CFDS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23-73-00-740-005-B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 xml:space="preserve">GROUND SCANNING OF THE CABIN INTERCOMMUNICATION DATA SYSTEM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23-73-00-740-012-A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 xml:space="preserve">OPERATIONAL TEST OF THE CABIN AND FLIGHT CREW INTERPHONE SYSTEM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23-73-00-710-003-A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TEST OF THE PASSENGER ADDRESS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23-73-00-710-005-A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OPERATIONAL TEST OF THE CABIN SIGNS OPERATIONAL TEST OF THE PASSENGER CALL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23-73-00-710-017-A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CIDS 1(2) MAINTENANCE MESSAGE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23-00-01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RADIO MANAGEMENT PANEL (RMP)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23-13-01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CAPT AND F/O ACP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23-52-01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HEADSET/BOOMSET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23-51-02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CABIN HANDSET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23-73-06-02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COCKPIT DOOR SURVEILLANCE SYSTEM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23-72-01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24</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REMOVAL/INSTALLATION OF THE INTEGRATED DRIVE GENERATOR-IDG 1(2) (CFM56 OR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24-21-51-04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REMOVAL/INSTALLATION OF THE QUICK ATTACH/DETACH ADAPTER OF THE IDG (CFM56 OR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24-21-41-04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OPERATIONAL TEST OF THE IDG DISCONNECT AND RECONNECT FUNCTION - ENGINE STATIC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24-21-00-710-040-A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TEST OF THE IDG DISCONNECT AND RECONNECT FUNCTION-ENGINE IN OPERATION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24-21-00-720-041-A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pPr>
            <w:r>
              <w:rPr>
                <w:rFonts w:eastAsia="Times New Roman" w:cs="Arial" w:ascii="Arial" w:hAnsi="Arial"/>
                <w:sz w:val="18"/>
                <w:szCs w:val="18"/>
              </w:rPr>
              <w:t>OPERATIONAL TEST OF THE IDG DISCONNECT AND RECONNECT FUNCTION - ENGINE STATIC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24-21-00-710-803-A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TEST OF THE IDG DISCONNECT AND RECONNECT FUNCTION - ENGINE IN OPERATION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24-21-00-710-803-A01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REMOVE AND DISCARD SCAVENGE AND CHARGE FILTER ELEMENTS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24-21-00-920-040-B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REMOVE AND DISCARD SCAVENGE AND CHARGE FILTER ELEMENTS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24-21-00-920-802-A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TORQUE CHECK OF THE IDG QUICK ATTACH/DETACH ADAPTER TENSION-BOLT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24-21-00-210-043-A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TORQUE CHECK OF THE IDG QUICK ATTACH/DETACH ADAPTER TENSION-BOLT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24-21-41-200-802-A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APU GENERATOR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24-23-51-000/400-001-A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CHECK OF THE GAPCU VIA THE CFDS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24-41-00-740-002-B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ECAM WARNING: ELEC STATIC INV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24-30-00, 24-38-00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ECAM WARNING: ELEC APU GEN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24-20-00, 24-23-00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AC MAIN GENERATION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24-22-01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 xml:space="preserve">AC AUXILIARY GENERATION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24-23-01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25</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CAPTAIN/FIRST OFFICER SEAT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25-11-51-000/400-001-A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PASSENGER SEATS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25-21-41-000/400-001-A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WALL-MOUNTED CABIN-ATTENDANT SEATS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25-22-41-000/400-001-A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FREE-STANDING CABIN-ATTENDANT SEAT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25-22-42-000/400-001-A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CABIN ATTENDANT SWIVEL-SEAT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25-22-43-000/400-001-A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OVERHEAD STOWAGE COMPARTMENTS OR COMPONENTS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25-24-41-04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 xml:space="preserve">REMOVAL/INSTALLATION OF THE ESCAPE SLIDE-RAFT PACK ASSEMBLY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25-62-44-04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OFFWING ESCAPE SLIDE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25-62-42-04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ESCAPE SLIDE DOOR 2 &amp; 3</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25-62-47-04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INFLATION RESERVOIR FOR THE OFFWING ESCAPE SLIDE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25-62-46-04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REMOVAL/INSTALLATION OF THE ESCAPE-SLIDE INFLATION RESERVOIR DOOR 2 &amp; 3</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25-62-49-04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CABIN DOOR SLIDE PERMANENTLY INDICATED ARMED ON THE DOOR/ OXY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25-07-01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CABIN DOOR SLIDE PERMANENTLY INDICATED NOT ARMED ON THE DOOR/ OXY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25-07-02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4" w:author="Phuong Dong Ngo" w:date="2025-07-14T08:42:00Z"/>
              </w:rPr>
            </w:pPr>
            <w:ins w:id="13" w:author="Phuong Dong Ngo" w:date="2025-07-14T08:42:00Z">
              <w:r>
                <w:rPr>
                  <w:rFonts w:eastAsia="Times New Roman" w:cs="Arial" w:ascii="Arial" w:hAnsi="Arial"/>
                  <w:sz w:val="18"/>
                  <w:szCs w:val="18"/>
                </w:rPr>
                <w:t>ALTERNATE:</w:t>
              </w:r>
            </w:ins>
          </w:p>
          <w:p>
            <w:pPr>
              <w:pStyle w:val="Normal"/>
              <w:rPr>
                <w:rFonts w:ascii="Arial" w:hAnsi="Arial" w:eastAsia="Times New Roman" w:cs="Arial"/>
                <w:sz w:val="18"/>
                <w:szCs w:val="18"/>
              </w:rPr>
            </w:pPr>
            <w:r>
              <w:rPr>
                <w:rFonts w:eastAsia="Times New Roman" w:cs="Arial" w:ascii="Arial" w:hAnsi="Arial"/>
                <w:sz w:val="18"/>
                <w:szCs w:val="18"/>
              </w:rPr>
              <w:t>CABIN OVERWING EXIT SLIDE PERMANENTLY INDICATED ARMED ON THE DOOR/ OXY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25-07-03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CABIN OVERWING EXIT SLIDE PERMANENTLY</w:t>
              <w:br/>
              <w:t>INDICATED NOT ARMED ON THE DOOR/OXY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25-07-04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PILOT SEAT OTHER MANUAL ADJUSTMENTS.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25-11-04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PILOT SEAT SHOULDER HARNESS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25-11-06</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PASSENGER SEAT BACKREST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25-20-02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CABIN ATTENDANT SEAT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25-20-09</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CARGO COMPARTMENT RESTRAINT COMPONENTS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25-50-06</w:t>
            </w:r>
          </w:p>
          <w:p>
            <w:pPr>
              <w:pStyle w:val="Normal"/>
              <w:rPr>
                <w:rFonts w:ascii="Arial" w:hAnsi="Arial" w:eastAsia="Times New Roman" w:cs="Arial"/>
                <w:sz w:val="18"/>
                <w:szCs w:val="18"/>
              </w:rPr>
            </w:pPr>
            <w:r>
              <w:rPr>
                <w:rFonts w:eastAsia="Times New Roman" w:cs="Arial" w:ascii="Arial" w:hAnsi="Arial"/>
                <w:sz w:val="18"/>
                <w:szCs w:val="18"/>
              </w:rPr>
              <w:t xml:space="preserve">WBM: </w:t>
            </w:r>
            <w:r>
              <w:rPr>
                <w:rFonts w:cs="Arial" w:ascii="Arial" w:hAnsi="Arial"/>
                <w:sz w:val="18"/>
                <w:szCs w:val="18"/>
              </w:rPr>
              <w:t>CTL-LIM-FWD-BULK-NMF-00021284.0017001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CABIN DOOR SLIDE OR SLIDE RAFT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25-62-01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6" w:author="Phuong Dong Ngo" w:date="2025-07-14T08:43:00Z"/>
              </w:rPr>
            </w:pPr>
            <w:ins w:id="15" w:author="Phuong Dong Ngo" w:date="2025-07-14T08:43:00Z">
              <w:r>
                <w:rPr>
                  <w:rFonts w:eastAsia="Times New Roman" w:cs="Arial" w:ascii="Arial" w:hAnsi="Arial"/>
                  <w:sz w:val="18"/>
                  <w:szCs w:val="18"/>
                </w:rPr>
                <w:t>ALTERNATE:</w:t>
              </w:r>
            </w:ins>
          </w:p>
          <w:p>
            <w:pPr>
              <w:pStyle w:val="Normal"/>
              <w:rPr>
                <w:rFonts w:ascii="Arial" w:hAnsi="Arial" w:eastAsia="Times New Roman" w:cs="Arial"/>
                <w:sz w:val="18"/>
                <w:szCs w:val="18"/>
              </w:rPr>
            </w:pPr>
            <w:ins w:id="17" w:author="Phuong Dong Ngo" w:date="2025-07-14T08:43:00Z">
              <w:r>
                <w:rPr>
                  <w:rFonts w:eastAsia="Times New Roman" w:cs="Arial" w:ascii="Arial" w:hAnsi="Arial"/>
                  <w:sz w:val="18"/>
                  <w:szCs w:val="18"/>
                </w:rPr>
                <w:t>CABIN DOOR CHECK SLIDE PRESSURE MESSAGE ON THE FAP</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8" w:author="Phuong Dong Ngo" w:date="2025-07-14T08:44:00Z">
              <w:r>
                <w:rPr>
                  <w:rFonts w:eastAsia="Times New Roman" w:cs="Arial" w:ascii="Arial" w:hAnsi="Arial"/>
                  <w:sz w:val="18"/>
                  <w:szCs w:val="18"/>
                </w:rPr>
                <w:t>MEL 25-62-06</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9" w:author="Phuong Dong Ngo" w:date="2025-07-14T08:44:00Z">
              <w:r>
                <w:rPr>
                  <w:rFonts w:eastAsia="Times New Roman" w:cs="Arial" w:ascii="Arial" w:hAnsi="Arial"/>
                  <w:sz w:val="18"/>
                  <w:szCs w:val="18"/>
                </w:rPr>
                <w:t>MEL</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1" w:author="Phuong Dong Ngo" w:date="2025-07-14T08:43:00Z"/>
              </w:rPr>
            </w:pPr>
            <w:ins w:id="20" w:author="Phuong Dong Ngo" w:date="2025-07-14T08:43:00Z">
              <w:r>
                <w:rPr>
                  <w:rFonts w:eastAsia="Times New Roman" w:cs="Arial" w:ascii="Arial" w:hAnsi="Arial"/>
                  <w:sz w:val="18"/>
                  <w:szCs w:val="18"/>
                </w:rPr>
                <w:t>ALTERNATE:</w:t>
              </w:r>
            </w:ins>
          </w:p>
          <w:p>
            <w:pPr>
              <w:pStyle w:val="Normal"/>
              <w:rPr>
                <w:rFonts w:ascii="Arial" w:hAnsi="Arial" w:eastAsia="Times New Roman" w:cs="Arial"/>
                <w:sz w:val="18"/>
                <w:szCs w:val="18"/>
              </w:rPr>
            </w:pPr>
            <w:ins w:id="22" w:author="Phuong Dong Ngo" w:date="2025-07-14T08:43:00Z">
              <w:r>
                <w:rPr>
                  <w:rFonts w:eastAsia="Times New Roman" w:cs="Arial" w:ascii="Arial" w:hAnsi="Arial"/>
                  <w:sz w:val="18"/>
                  <w:szCs w:val="18"/>
                </w:rPr>
                <w:t>CABIN OVERWING EXIT CHECK SLIDE PRESSURE MESSAGE ON THE FAP</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3" w:author="Phuong Dong Ngo" w:date="2025-07-14T08:44:00Z">
              <w:r>
                <w:rPr>
                  <w:rFonts w:eastAsia="Times New Roman" w:cs="Arial" w:ascii="Arial" w:hAnsi="Arial"/>
                  <w:sz w:val="18"/>
                  <w:szCs w:val="18"/>
                </w:rPr>
                <w:t>MEL 25-62-07</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4" w:author="Phuong Dong Ngo" w:date="2025-07-14T08:44:00Z">
              <w:r>
                <w:rPr>
                  <w:rFonts w:eastAsia="Times New Roman" w:cs="Arial" w:ascii="Arial" w:hAnsi="Arial"/>
                  <w:sz w:val="18"/>
                  <w:szCs w:val="18"/>
                </w:rPr>
                <w:t>MEL</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26</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CHECK OF LOOP/ SQUIB</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26-12-00-710-001-A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AVIONICS SMOKE DETECTION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26-15-00-710-001-A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CHECK OF CARGO- COMPARTMENT SMOKE-DETECTION BY CFDS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26-16-00-710-802-A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6" w:author="Phuong Dong Ngo" w:date="2025-07-14T08:45:00Z"/>
              </w:rPr>
            </w:pPr>
            <w:ins w:id="25" w:author="Phuong Dong Ngo" w:date="2025-07-14T08:45:00Z">
              <w:r>
                <w:rPr>
                  <w:rFonts w:eastAsia="Times New Roman" w:cs="Arial" w:ascii="Arial" w:hAnsi="Arial"/>
                  <w:sz w:val="18"/>
                  <w:szCs w:val="18"/>
                </w:rPr>
                <w:t>ALTERNATE:</w:t>
              </w:r>
            </w:ins>
          </w:p>
          <w:p>
            <w:pPr>
              <w:pStyle w:val="Normal"/>
              <w:rPr>
                <w:rFonts w:ascii="Arial" w:hAnsi="Arial" w:eastAsia="Times New Roman" w:cs="Arial"/>
                <w:sz w:val="18"/>
                <w:szCs w:val="18"/>
              </w:rPr>
            </w:pPr>
            <w:ins w:id="27" w:author="Phuong Dong Ngo" w:date="2025-07-14T08:45:00Z">
              <w:r>
                <w:rPr>
                  <w:rFonts w:eastAsia="Times New Roman" w:cs="Arial" w:ascii="Arial" w:hAnsi="Arial"/>
                  <w:sz w:val="18"/>
                  <w:szCs w:val="18"/>
                </w:rPr>
                <w:t>OPERATIONAL CHECK OF CARGO COMPARTMENT SMOKE DETECTION BY PTT</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8" w:author="Phuong Dong Ngo" w:date="2025-07-14T08:45:00Z">
              <w:r>
                <w:rPr>
                  <w:rFonts w:eastAsia="Times New Roman" w:cs="Arial" w:ascii="Arial" w:hAnsi="Arial"/>
                  <w:sz w:val="18"/>
                  <w:szCs w:val="18"/>
                </w:rPr>
                <w:t>AMM 26-16-00-710-001-A</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9" w:author="Phuong Dong Ngo" w:date="2025-07-14T08:45:00Z">
              <w:r>
                <w:rPr>
                  <w:rFonts w:eastAsia="Times New Roman" w:cs="Arial" w:ascii="Arial" w:hAnsi="Arial"/>
                  <w:sz w:val="18"/>
                  <w:szCs w:val="18"/>
                </w:rPr>
                <w:t>FOT</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REMOVE CARGO COMPARTMENT SMOKE DETECTORS FOR CLEANING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26-16-15-100-001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LAVATORY SMOKE-DETECTION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26-17-00-710-001-A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ENGINE FIRE- EXTINGUISHER BOTTLE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26-21-41-04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APU AUTO- FIRE- EXTING. CIRCUIT AND THE APU LP FUEL-VALVE OPERATION USING EACH INDIV. MOTOR IN TURN AND TEST APU EMERG. SHUTDOWN CIRCUIT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26-22-00-710-002-A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VISUAL CHECK OF FIRE EXTINGUISHER BOTTLE PRESSURE READING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26-25-00-200-005</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GVI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ENGINE 1 (2) FIRE LOOP A (B)</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26-12-00-02 CONF 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ENG FIRE DECT LOOP A B</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26-12-01 OR</w:t>
            </w:r>
          </w:p>
          <w:p>
            <w:pPr>
              <w:pStyle w:val="Normal"/>
              <w:rPr>
                <w:rFonts w:ascii="Arial" w:hAnsi="Arial" w:eastAsia="Times New Roman" w:cs="Arial"/>
                <w:sz w:val="18"/>
                <w:szCs w:val="18"/>
              </w:rPr>
            </w:pPr>
            <w:r>
              <w:rPr>
                <w:rFonts w:eastAsia="Times New Roman" w:cs="Arial" w:ascii="Arial" w:hAnsi="Arial"/>
                <w:sz w:val="18"/>
                <w:szCs w:val="18"/>
              </w:rPr>
              <w:t>MEL 26-12-02 OR</w:t>
            </w:r>
          </w:p>
          <w:p>
            <w:pPr>
              <w:pStyle w:val="Normal"/>
              <w:rPr>
                <w:rFonts w:ascii="Arial" w:hAnsi="Arial" w:eastAsia="Times New Roman" w:cs="Arial"/>
                <w:sz w:val="18"/>
                <w:szCs w:val="18"/>
              </w:rPr>
            </w:pPr>
            <w:r>
              <w:rPr>
                <w:rFonts w:eastAsia="Times New Roman" w:cs="Arial" w:ascii="Arial" w:hAnsi="Arial"/>
                <w:sz w:val="18"/>
                <w:szCs w:val="18"/>
              </w:rPr>
              <w:t>MEL 26-12-03 OR</w:t>
            </w:r>
          </w:p>
          <w:p>
            <w:pPr>
              <w:pStyle w:val="Normal"/>
              <w:rPr>
                <w:rFonts w:ascii="Arial" w:hAnsi="Arial" w:eastAsia="Times New Roman" w:cs="Arial"/>
                <w:sz w:val="18"/>
                <w:szCs w:val="18"/>
              </w:rPr>
            </w:pPr>
            <w:r>
              <w:rPr>
                <w:rFonts w:eastAsia="Times New Roman" w:cs="Arial" w:ascii="Arial" w:hAnsi="Arial"/>
                <w:sz w:val="18"/>
                <w:szCs w:val="18"/>
              </w:rPr>
              <w:t>MEL 26-12-04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APU FIRE EXTINGUISHER OVERPRESSURE INDICATION (RED DISC)</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26-22-02A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27</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DEACTIVATION/ REACTIVATION OF THE AILERON SERVO CONTROL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27-14-00-04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D/R</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 INSTALLATION OF AILERON SERVO CONTROL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27-14-51-04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 INSTALLATION OF RUDDER SERVO CONTROL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27-24-51-04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 INSTALLATION OF ELEVATOR SERVO CONTROL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27-34-51-04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CHECK OF TENSION REGULATOR (POINTER WITHIN THE LIMITS)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27-21-00-220-002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31" w:author="Phuong Dong Ngo" w:date="2025-07-14T08:47:00Z"/>
              </w:rPr>
            </w:pPr>
            <w:ins w:id="30" w:author="Phuong Dong Ngo" w:date="2025-07-14T08:47:00Z">
              <w:r>
                <w:rPr>
                  <w:rFonts w:eastAsia="Times New Roman" w:cs="Arial" w:ascii="Arial" w:hAnsi="Arial"/>
                  <w:sz w:val="18"/>
                  <w:szCs w:val="18"/>
                </w:rPr>
                <w:t>ALTERNATE:</w:t>
              </w:r>
            </w:ins>
          </w:p>
          <w:p>
            <w:pPr>
              <w:pStyle w:val="Normal"/>
              <w:rPr>
                <w:rFonts w:ascii="Arial" w:hAnsi="Arial" w:eastAsia="Times New Roman" w:cs="Arial"/>
                <w:sz w:val="18"/>
                <w:szCs w:val="18"/>
              </w:rPr>
            </w:pPr>
            <w:r>
              <w:rPr>
                <w:rFonts w:eastAsia="Times New Roman" w:cs="Arial" w:ascii="Arial" w:hAnsi="Arial"/>
                <w:sz w:val="18"/>
                <w:szCs w:val="18"/>
              </w:rPr>
              <w:t>FUNCTIONAL CHECK OF POINTER ON TENSION COMPENSATOR (SCALE WITHIN LIMITS)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27-41-00-220-001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LUBRICATION OF RUDDER PEDAL ADJUSTMENT MECHANISM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27-21-43-600-001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RUDDER SERVOCONTROL AND HINGE BEARINGS FOR EXCESSIVE PLAY AND CONDITION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27-24-00-200-001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CHECK ELEVATOR SERVOCONTROL AND HINGE BEARINGS FOR EXCESSIVE PLAY AND CONDITION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27-34-00-200-001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OPERATIONAL TEST OF THE JAMMING PROTECTION DEVICE OF THE TRIMMABLE HORIZONTAL STABILIZER ACTUATOR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27-44-00-710-001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32" w:author="Phuong Dong Ngo" w:date="2025-09-19T08:46:00Z">
              <w:r>
                <w:rPr>
                  <w:rFonts w:eastAsia="Times New Roman" w:cs="Arial" w:ascii="Arial" w:hAnsi="Arial"/>
                  <w:sz w:val="18"/>
                  <w:szCs w:val="18"/>
                  <w:highlight w:val="yellow"/>
                </w:rPr>
                <w:t>CHECK OIL LEVEL OF THS ACTUATOR GEARBOX</w:t>
              </w:r>
            </w:ins>
            <w:del w:id="33" w:author="Phuong Dong Ngo" w:date="2025-09-19T08:46:00Z">
              <w:r>
                <w:rPr>
                  <w:rFonts w:eastAsia="Times New Roman" w:cs="Arial" w:ascii="Arial" w:hAnsi="Arial"/>
                  <w:sz w:val="18"/>
                  <w:szCs w:val="18"/>
                  <w:highlight w:val="yellow"/>
                </w:rPr>
                <w:delText>VISUAL CHECK OF THS ACTUATOR THREADED NUT (FAIL SAFE NUT)</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r>
              <w:rPr>
                <w:rFonts w:eastAsia="Times New Roman" w:cs="Arial" w:ascii="Arial" w:hAnsi="Arial"/>
                <w:sz w:val="18"/>
                <w:szCs w:val="18"/>
                <w:highlight w:val="yellow"/>
              </w:rPr>
              <w:t xml:space="preserve">AMM </w:t>
            </w:r>
            <w:ins w:id="34" w:author="Phuong Dong Ngo" w:date="2025-09-19T08:47:00Z">
              <w:r>
                <w:rPr>
                  <w:rFonts w:eastAsia="Times New Roman" w:cs="Arial" w:ascii="Arial" w:hAnsi="Arial"/>
                  <w:sz w:val="18"/>
                  <w:szCs w:val="18"/>
                </w:rPr>
                <w:t>27-44-51-210-004</w:t>
              </w:r>
            </w:ins>
            <w:del w:id="35" w:author="Phuong Dong Ngo" w:date="2025-09-19T08:47:00Z">
              <w:r>
                <w:rPr>
                  <w:rFonts w:eastAsia="Times New Roman" w:cs="Arial" w:ascii="Arial" w:hAnsi="Arial"/>
                  <w:sz w:val="18"/>
                  <w:szCs w:val="18"/>
                  <w:highlight w:val="yellow"/>
                </w:rPr>
                <w:delText>27-44-51-210-002</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highlight w:val="yellow"/>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OIL LEVEL OF THS ACTUATOR GEARBOX.</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27-44-51-210-004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THS ACTUATOR BALL SCREW NUT BODY AND SCREW AND CLAW STOPS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27-44-51-220-001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UPPER AND LOWER THS ACTUATOR ATTACHMENT (PRIMARY AND SECONDARY)</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27-44-51-220-002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INTEGRITY OF THS ACTUATOR BALL SCREW SHAFT (PRIMARY AND SECONDARY LOAD PATH)</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27-44-51-280-001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CHECK OF WTB/ POB</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27-51-00-710-001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CHECK OF FLAP INTERCONNECTING STRUT AND FLAP DISCONNECT PROXIMITY SENSORS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27-51-00-710-002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INTERCONNECTING STRUT AND ATTACHMENTS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27-51-44-200-001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OF FLAPS TRANSMISSION SHAFTING INTEGRITY, INCLUDING INSPECTION OF SEAL WITNESS DRAINS.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27-54-00-210-002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CHECK OF SLATS TRANSMISSION SHAFTING INTEGRITY, INCLUDING INSPECTION OF SEAL WITNESS DRAINS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27-84-00-210-002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ECAM WARINING: ELAC#2 PITCH FAULT</w:t>
            </w:r>
          </w:p>
          <w:p>
            <w:pPr>
              <w:pStyle w:val="Normal"/>
              <w:rPr>
                <w:rFonts w:ascii="Arial" w:hAnsi="Arial" w:eastAsia="Times New Roman" w:cs="Arial"/>
                <w:sz w:val="18"/>
                <w:szCs w:val="18"/>
              </w:rPr>
            </w:pPr>
            <w:r>
              <w:rPr>
                <w:rFonts w:eastAsia="Times New Roman" w:cs="Arial" w:ascii="Arial" w:hAnsi="Arial"/>
                <w:sz w:val="18"/>
                <w:szCs w:val="18"/>
              </w:rPr>
              <w:t>ALTERNATE: ELAC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27-00-00, 27-10-00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MAINTENANCE STATUS: F/CTL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TSM 27-00-00 OR</w:t>
            </w:r>
          </w:p>
          <w:p>
            <w:pPr>
              <w:pStyle w:val="Normal"/>
              <w:rPr/>
            </w:pPr>
            <w:r>
              <w:rPr>
                <w:rFonts w:eastAsia="Times New Roman" w:cs="Arial" w:ascii="Arial" w:hAnsi="Arial"/>
                <w:sz w:val="18"/>
                <w:szCs w:val="18"/>
              </w:rPr>
              <w:t>TSM 27-40-00 OR</w:t>
            </w:r>
          </w:p>
          <w:p>
            <w:pPr>
              <w:pStyle w:val="Normal"/>
              <w:rPr/>
            </w:pPr>
            <w:r>
              <w:rPr>
                <w:rFonts w:eastAsia="Times New Roman" w:cs="Arial" w:ascii="Arial" w:hAnsi="Arial"/>
                <w:sz w:val="18"/>
                <w:szCs w:val="18"/>
              </w:rPr>
              <w:t xml:space="preserve">TSM 27-81-00 OR </w:t>
            </w:r>
          </w:p>
          <w:p>
            <w:pPr>
              <w:pStyle w:val="Normal"/>
              <w:rPr>
                <w:rFonts w:ascii="Arial" w:hAnsi="Arial" w:eastAsia="Times New Roman" w:cs="Arial"/>
                <w:sz w:val="18"/>
                <w:szCs w:val="18"/>
              </w:rPr>
            </w:pPr>
            <w:r>
              <w:rPr>
                <w:rFonts w:eastAsia="Times New Roman" w:cs="Arial" w:ascii="Arial" w:hAnsi="Arial"/>
                <w:sz w:val="18"/>
                <w:szCs w:val="18"/>
              </w:rPr>
              <w:t xml:space="preserve">TSM 27-90-00 OR </w:t>
            </w:r>
          </w:p>
          <w:p>
            <w:pPr>
              <w:pStyle w:val="Normal"/>
              <w:rPr>
                <w:rFonts w:ascii="Arial" w:hAnsi="Arial" w:eastAsia="Times New Roman" w:cs="Arial"/>
                <w:sz w:val="18"/>
                <w:szCs w:val="18"/>
              </w:rPr>
            </w:pPr>
            <w:r>
              <w:rPr>
                <w:rFonts w:eastAsia="Times New Roman" w:cs="Arial" w:ascii="Arial" w:hAnsi="Arial"/>
                <w:sz w:val="18"/>
                <w:szCs w:val="18"/>
              </w:rPr>
              <w:t>TSM 27-92-00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ECAM WARNING: F/CTL AIL SERVO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TSM 27-10-00 OR</w:t>
            </w:r>
          </w:p>
          <w:p>
            <w:pPr>
              <w:pStyle w:val="Normal"/>
              <w:rPr/>
            </w:pPr>
            <w:r>
              <w:rPr>
                <w:rFonts w:eastAsia="Times New Roman" w:cs="Arial" w:ascii="Arial" w:hAnsi="Arial"/>
                <w:sz w:val="18"/>
                <w:szCs w:val="18"/>
              </w:rPr>
              <w:t>TSM 27-90-00 OR</w:t>
            </w:r>
          </w:p>
          <w:p>
            <w:pPr>
              <w:pStyle w:val="Normal"/>
              <w:rPr>
                <w:rFonts w:ascii="Arial" w:hAnsi="Arial" w:eastAsia="Times New Roman" w:cs="Arial"/>
                <w:sz w:val="18"/>
                <w:szCs w:val="18"/>
              </w:rPr>
            </w:pPr>
            <w:r>
              <w:rPr>
                <w:rFonts w:eastAsia="Times New Roman" w:cs="Arial" w:ascii="Arial" w:hAnsi="Arial"/>
                <w:sz w:val="18"/>
                <w:szCs w:val="18"/>
              </w:rPr>
              <w:t>TSM27-93-00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ECAM WARNING: F/CTL FLAP SYS 1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27-51-00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ECAM WARNING: F/CTL SLAT SYS 1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27-81-00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MAINTENANCE STATUS: SFCS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TSM 27-51-00 OR</w:t>
            </w:r>
          </w:p>
          <w:p>
            <w:pPr>
              <w:pStyle w:val="Normal"/>
              <w:rPr>
                <w:rFonts w:ascii="Arial" w:hAnsi="Arial" w:eastAsia="Times New Roman" w:cs="Arial"/>
                <w:sz w:val="18"/>
                <w:szCs w:val="18"/>
              </w:rPr>
            </w:pPr>
            <w:r>
              <w:rPr>
                <w:rFonts w:eastAsia="Times New Roman" w:cs="Arial" w:ascii="Arial" w:hAnsi="Arial"/>
                <w:sz w:val="18"/>
                <w:szCs w:val="18"/>
              </w:rPr>
              <w:t>TSM 27-81-00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FLCTL MAINTENANCE MESSAGE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27-00-01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del w:id="36" w:author="Phuong Dong Ngo" w:date="2025-07-14T08:49:00Z">
              <w:r>
                <w:rPr>
                  <w:rFonts w:eastAsia="Times New Roman" w:cs="Arial" w:ascii="Arial" w:hAnsi="Arial"/>
                  <w:sz w:val="18"/>
                  <w:szCs w:val="18"/>
                </w:rPr>
                <w:delText>ELEVATOR SERVO-CONTROL.</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del w:id="37" w:author="Phuong Dong Ngo" w:date="2025-07-14T08:49:00Z">
              <w:r>
                <w:rPr>
                  <w:rFonts w:eastAsia="Times New Roman" w:cs="Arial" w:ascii="Arial" w:hAnsi="Arial"/>
                  <w:sz w:val="18"/>
                  <w:szCs w:val="18"/>
                </w:rPr>
                <w:delText>MEL 27-34-01</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del w:id="38" w:author="Phuong Dong Ngo" w:date="2025-07-14T08:49:00Z">
              <w:r>
                <w:rPr>
                  <w:rFonts w:eastAsia="Times New Roman" w:cs="Arial" w:ascii="Arial" w:hAnsi="Arial"/>
                  <w:sz w:val="18"/>
                  <w:szCs w:val="18"/>
                </w:rPr>
                <w:delText>MEL</w:delText>
              </w:r>
            </w:del>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SFCC FLAP CHANNEL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27-51-01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SFCC SLAT CHANNEL.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27-81-01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ELAC 1</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27-93-01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SEC 1</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27-94-01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SEC 2</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27-94-02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40" w:author="Phuong Dong Ngo" w:date="2025-07-14T08:50:00Z"/>
              </w:rPr>
            </w:pPr>
            <w:ins w:id="39" w:author="Phuong Dong Ngo" w:date="2025-07-14T08:50:00Z">
              <w:r>
                <w:rPr>
                  <w:rFonts w:eastAsia="Times New Roman" w:cs="Arial" w:ascii="Arial" w:hAnsi="Arial"/>
                  <w:sz w:val="18"/>
                  <w:szCs w:val="18"/>
                </w:rPr>
                <w:t>ALTERNATE:</w:t>
              </w:r>
            </w:ins>
          </w:p>
          <w:p>
            <w:pPr>
              <w:pStyle w:val="Normal"/>
              <w:rPr>
                <w:rFonts w:ascii="Arial" w:hAnsi="Arial" w:eastAsia="Times New Roman" w:cs="Arial"/>
                <w:sz w:val="18"/>
                <w:szCs w:val="18"/>
              </w:rPr>
            </w:pPr>
            <w:ins w:id="41" w:author="Phuong Dong Ngo" w:date="2025-07-14T08:50:00Z">
              <w:r>
                <w:rPr>
                  <w:rFonts w:eastAsia="Times New Roman" w:cs="Arial" w:ascii="Arial" w:hAnsi="Arial"/>
                  <w:sz w:val="18"/>
                  <w:szCs w:val="18"/>
                </w:rPr>
                <w:t>SEC 3</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42" w:author="Phuong Dong Ngo" w:date="2025-07-14T08:50:00Z">
              <w:r>
                <w:rPr>
                  <w:rFonts w:eastAsia="Times New Roman" w:cs="Arial" w:ascii="Arial" w:hAnsi="Arial"/>
                  <w:sz w:val="18"/>
                  <w:szCs w:val="18"/>
                </w:rPr>
                <w:t>MEL 27-94-03</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43" w:author="Phuong Dong Ngo" w:date="2025-07-14T08:51:00Z">
              <w:r>
                <w:rPr>
                  <w:rFonts w:eastAsia="Times New Roman" w:cs="Arial" w:ascii="Arial" w:hAnsi="Arial"/>
                  <w:sz w:val="18"/>
                  <w:szCs w:val="18"/>
                </w:rPr>
                <w:t>MEL</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45" w:author="Phuong Dong Ngo" w:date="2025-07-14T08:50:00Z"/>
              </w:rPr>
            </w:pPr>
            <w:ins w:id="44" w:author="Phuong Dong Ngo" w:date="2025-07-14T08:50:00Z">
              <w:r>
                <w:rPr>
                  <w:rFonts w:eastAsia="Times New Roman" w:cs="Arial" w:ascii="Arial" w:hAnsi="Arial"/>
                  <w:sz w:val="18"/>
                  <w:szCs w:val="18"/>
                </w:rPr>
                <w:t>ALTERNATE:</w:t>
              </w:r>
            </w:ins>
          </w:p>
          <w:p>
            <w:pPr>
              <w:pStyle w:val="Normal"/>
              <w:rPr>
                <w:rFonts w:ascii="Arial" w:hAnsi="Arial" w:eastAsia="Times New Roman" w:cs="Arial"/>
                <w:sz w:val="18"/>
                <w:szCs w:val="18"/>
              </w:rPr>
            </w:pPr>
            <w:ins w:id="46" w:author="Phuong Dong Ngo" w:date="2025-07-14T08:50:00Z">
              <w:r>
                <w:rPr>
                  <w:rFonts w:eastAsia="Times New Roman" w:cs="Arial" w:ascii="Arial" w:hAnsi="Arial"/>
                  <w:sz w:val="18"/>
                  <w:szCs w:val="18"/>
                </w:rPr>
                <w:t>FCDC 2</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47" w:author="Phuong Dong Ngo" w:date="2025-07-14T08:51:00Z">
              <w:r>
                <w:rPr>
                  <w:rFonts w:eastAsia="Times New Roman" w:cs="Arial" w:ascii="Arial" w:hAnsi="Arial"/>
                  <w:sz w:val="18"/>
                  <w:szCs w:val="18"/>
                </w:rPr>
                <w:t>MEL 27-95-02</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48" w:author="Phuong Dong Ngo" w:date="2025-07-14T08:51:00Z">
              <w:r>
                <w:rPr>
                  <w:rFonts w:eastAsia="Times New Roman" w:cs="Arial" w:ascii="Arial" w:hAnsi="Arial"/>
                  <w:sz w:val="18"/>
                  <w:szCs w:val="18"/>
                </w:rPr>
                <w:t>MEL</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50" w:author="Phuong Dong Ngo" w:date="2025-07-14T08:51:00Z"/>
              </w:rPr>
            </w:pPr>
            <w:ins w:id="49" w:author="Phuong Dong Ngo" w:date="2025-07-14T08:51:00Z">
              <w:r>
                <w:rPr>
                  <w:rFonts w:eastAsia="Times New Roman" w:cs="Arial" w:ascii="Arial" w:hAnsi="Arial"/>
                  <w:sz w:val="18"/>
                  <w:szCs w:val="18"/>
                </w:rPr>
                <w:t>ALTERNATE:</w:t>
              </w:r>
            </w:ins>
          </w:p>
          <w:p>
            <w:pPr>
              <w:pStyle w:val="Normal"/>
              <w:rPr>
                <w:rFonts w:ascii="Arial" w:hAnsi="Arial" w:eastAsia="Times New Roman" w:cs="Arial"/>
                <w:sz w:val="18"/>
                <w:szCs w:val="18"/>
              </w:rPr>
            </w:pPr>
            <w:ins w:id="51" w:author="Phuong Dong Ngo" w:date="2025-07-14T08:51:00Z">
              <w:r>
                <w:rPr>
                  <w:rFonts w:eastAsia="Times New Roman" w:cs="Arial" w:ascii="Arial" w:hAnsi="Arial"/>
                  <w:sz w:val="18"/>
                  <w:szCs w:val="18"/>
                </w:rPr>
                <w:t>FAC 2</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52" w:author="Phuong Dong Ngo" w:date="2025-07-14T08:51:00Z">
              <w:r>
                <w:rPr>
                  <w:rFonts w:eastAsia="Times New Roman" w:cs="Arial" w:ascii="Arial" w:hAnsi="Arial"/>
                  <w:sz w:val="18"/>
                  <w:szCs w:val="18"/>
                </w:rPr>
                <w:t>MEL 22-60-02</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53" w:author="Phuong Dong Ngo" w:date="2025-07-14T08:51:00Z">
              <w:r>
                <w:rPr>
                  <w:rFonts w:eastAsia="Times New Roman" w:cs="Arial" w:ascii="Arial" w:hAnsi="Arial"/>
                  <w:sz w:val="18"/>
                  <w:szCs w:val="18"/>
                </w:rPr>
                <w:t>MEL</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RUBBER SEAL UNDER SLAT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CDL 27-07</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CDL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SEAL BETWEEN INBOARD AND OUTBOARD FLAP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CDL 27-08</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CDL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SLAT END SEAL AND WEATHER SEAL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CDL 27-10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CDL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FLAP TRACK MOVEABLE FAIRING SEAL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CDL 27-14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CDL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55" w:author="Phuong Dong Ngo" w:date="2025-07-14T08:56:00Z"/>
              </w:rPr>
            </w:pPr>
            <w:ins w:id="54" w:author="Phuong Dong Ngo" w:date="2025-07-14T08:56:00Z">
              <w:r>
                <w:rPr>
                  <w:rFonts w:eastAsia="Times New Roman" w:cs="Arial" w:ascii="Arial" w:hAnsi="Arial"/>
                  <w:sz w:val="18"/>
                  <w:szCs w:val="18"/>
                </w:rPr>
                <w:t>ALTERNATE:</w:t>
              </w:r>
            </w:ins>
          </w:p>
          <w:p>
            <w:pPr>
              <w:pStyle w:val="Normal"/>
              <w:rPr>
                <w:rFonts w:ascii="Arial" w:hAnsi="Arial" w:eastAsia="Times New Roman" w:cs="Arial"/>
                <w:sz w:val="18"/>
                <w:szCs w:val="18"/>
              </w:rPr>
            </w:pPr>
            <w:r>
              <w:rPr>
                <w:rFonts w:eastAsia="Times New Roman" w:cs="Arial" w:ascii="Arial" w:hAnsi="Arial"/>
                <w:sz w:val="18"/>
                <w:szCs w:val="18"/>
              </w:rPr>
              <w:t>FLAP TRACK FIXED FAIRING SEAL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CDL 27-15</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CDL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28</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REMOVAL/ INSTALLATION OF FUEL PUMP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28-21-51-04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REMOVAL/ INSTALLATION OF APU FUEL PUMP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28-22-51-04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REMOVAL/ INSTALLATION OF LP FUEL VALVE ACTUATOR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28-24-51-04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REMOVAL/ INSTALLATION OF TRANSFER VALVE ACTUATOR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28-15-51-04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REMOVAL/INSTALLATION OF FUEL CONTROL VALVE ACTUATOR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28-26-51-04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DEFUEL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28-25-00-710-002-A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OPERATIONAL TEST OF THE REFUEL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28-25-00-710-003-A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ENG 1 (2) LP FUEL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28-24-00-710-002-A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FUEL LEAK FROM AFT PYLON DRAIN PORTS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28-11-00-810- 814-A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LEFT WING TANK FUEL PUMP SYSTEM MALFUNCTION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28-21-00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REFUEL VALVE FAILS TO CLOSE ON THE COMPLETION OF A REFUEL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28-25-00-810- 801-A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FUEL SPILLAGE FROM R/H WING NACA VENT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28-25-00-810- 816-A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FAILURE MESSAGE: FUEL LEVEL SENSING L HI LEVEL SENSOR 17QJ1</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28-46-00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FUEL USED INDICATION ON THE FUEL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28-07-06</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FUEL QUANTITY PRESELECTOR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28-25-01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FUEL QUANTITY ON THE REFUEL/ DEFUEL CONTROL PANEL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28-25-02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LH WING TRANSFER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28-15-01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RH WING TRANSFER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28-15-02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WING TANK PUMP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28-21-01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CENTER TANK PUMP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28-21-02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REFUEL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28-25-03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TRANSFER DEFUEL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28-25-04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29</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PUT THE RELATED HYDRAULIC SYSTEM IN THE DEPRESSURIZED CONFIGURATION BEFORE MAINTENANCE ACTION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29-00-00-864-001-A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OF THE INTERNAL LEAKAGE OF THE GREEN HYDRAULIC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29-00-00-280-001-A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CHECK OF THE INTERNAL LEAKAGE OF THE BLUE HYDRAULIC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29-00-00-280-002-A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CHECK OF THE INTERNAL LEAKAGE OF THE YELLOW HYDRAULIC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29-00-00-280-003-A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CHECK OF THE INTERNAL LEAKAGE OF THE POWER TRANSFER UNIT (PTU)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29-00-00-280-004-A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OF THE EXTERNAL LEAKS OF THE HYDRAULIC COMPONENTS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29-00-00-790-001-A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DRAIN THE WATER SEPARATOR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29-14-00-680-001-A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 xml:space="preserve">REMOVAL/ INSTALLATION OF THE GREEN-ENGINE PUMP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29-11-51-04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REMOVAL/INSTALLATION OF YELLOW-ENGINE PUMP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29-13-51-04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BLUE ELECTRIC PUMP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29-12-51-04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YELLOW ELECTRIC PUMP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29-24-51-04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FUNCTIONAL TEST OF THE PRESSURIZING SYSTEM OF THE HYDRAULIC RESERVOIRS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29-14-00-720-001-A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FUNCTIONAL CHECK OF HYDRAULIC FIRE SHUT OFF VALVES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29-10-00-720-001-A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 xml:space="preserve">OPERATIONAL CHECK OF RAT MANUAL DEPLOYMENT AND FUNCTIONAL CHECK OF RAT USING GROUND TEST UNIT, FOLLOWED BY CHECK OF FILTER INDICATOR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29-22-00-720-003-A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CHECK OF RAM AIR TURBINE AUTOMATIC DEPLOYMENT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29-22-00-710-006-A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TEST OF THE MANUAL DEPLOYMENT AND THE RETRACTION OF THE RAM AIR TURBINE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29-22-00-710-007-A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FUNCTIONAL/OPERATIONAL CHECK OF THE POWER TRANSFER UNIT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29-23-00 PB501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CHECK OF RESERVOIR LOW LEVEL WARNING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29-31-00-710-001-A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8"/>
                <w:szCs w:val="18"/>
                <w:shd w:fill="FFFFFF" w:val="clear"/>
              </w:rPr>
            </w:pPr>
            <w:r>
              <w:rPr>
                <w:rFonts w:cs="Arial" w:ascii="Arial" w:hAnsi="Arial"/>
                <w:sz w:val="18"/>
                <w:szCs w:val="18"/>
                <w:shd w:fill="FFFFFF" w:val="clear"/>
              </w:rPr>
              <w:t>OPERATIONAL CHECK OF EDP DEPRESSURIZATION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cs="Arial" w:ascii="Arial" w:hAnsi="Arial"/>
                <w:sz w:val="18"/>
                <w:szCs w:val="18"/>
                <w:shd w:fill="FFFFFF" w:val="clear"/>
              </w:rPr>
              <w:t>AMM 29-10-00-710-004-A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56" w:author="Phuong Dong Ngo" w:date="2025-07-14T09:11:00Z">
              <w:r>
                <w:rPr>
                  <w:rFonts w:cs="Arial" w:ascii="Arial" w:hAnsi="Arial"/>
                  <w:sz w:val="18"/>
                  <w:szCs w:val="18"/>
                  <w:shd w:fill="FFFFFF" w:val="clear"/>
                </w:rPr>
                <w:t>MAIN HYDRAULIC POWER - FAULT ISOLATION PROCEDURES</w:t>
              </w:r>
            </w:ins>
            <w:del w:id="57" w:author="Phuong Dong Ngo" w:date="2025-07-14T09:11:00Z">
              <w:r>
                <w:rPr>
                  <w:rFonts w:cs="Arial" w:ascii="Arial" w:hAnsi="Arial"/>
                  <w:sz w:val="18"/>
                  <w:szCs w:val="18"/>
                  <w:shd w:fill="FFFFFF" w:val="clear"/>
                </w:rPr>
                <w:delText>LOSS OF THE SYSTEM PRESSURE OF THE GREEN AND YELLOW HYDRAULIC SYSTEMS/ THE GREEN AND BLUE HYDRAULIC SYSTEMS/ THE BLUE AND YELLOW HYDRAULIC SYSTEMS</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8"/>
                <w:szCs w:val="18"/>
                <w:shd w:fill="FFFFFF" w:val="clear"/>
                <w:del w:id="61" w:author="Phuong Dong Ngo" w:date="2025-07-14T09:11:00Z"/>
              </w:rPr>
            </w:pPr>
            <w:ins w:id="58" w:author="Phuong Dong Ngo" w:date="2025-07-14T09:11:00Z">
              <w:r>
                <w:rPr>
                  <w:rFonts w:eastAsia="Times New Roman" w:cs="Arial" w:ascii="Arial" w:hAnsi="Arial"/>
                  <w:sz w:val="18"/>
                  <w:szCs w:val="18"/>
                </w:rPr>
                <w:t>TSM 29-10-00</w:t>
              </w:r>
            </w:ins>
            <w:del w:id="59" w:author="Phuong Dong Ngo" w:date="2025-07-14T09:11:00Z">
              <w:r>
                <w:rPr>
                  <w:rFonts w:eastAsia="Times New Roman" w:cs="Arial" w:ascii="Arial" w:hAnsi="Arial"/>
                  <w:sz w:val="18"/>
                  <w:szCs w:val="18"/>
                </w:rPr>
                <w:delText xml:space="preserve">TSM </w:delText>
              </w:r>
            </w:del>
            <w:del w:id="60" w:author="Phuong Dong Ngo" w:date="2025-07-14T09:11:00Z">
              <w:r>
                <w:rPr>
                  <w:rFonts w:cs="Arial" w:ascii="Arial" w:hAnsi="Arial"/>
                  <w:sz w:val="18"/>
                  <w:szCs w:val="18"/>
                  <w:shd w:fill="FFFFFF" w:val="clear"/>
                </w:rPr>
                <w:delText>29-10-00-810-801-A OR</w:delText>
              </w:r>
            </w:del>
          </w:p>
          <w:p>
            <w:pPr>
              <w:pStyle w:val="Normal"/>
              <w:rPr>
                <w:rFonts w:ascii="Arial" w:hAnsi="Arial" w:cs="Arial"/>
                <w:sz w:val="18"/>
                <w:szCs w:val="18"/>
                <w:shd w:fill="FFFFFF" w:val="clear"/>
                <w:del w:id="64" w:author="Phuong Dong Ngo" w:date="2025-07-14T09:11:00Z"/>
              </w:rPr>
            </w:pPr>
            <w:del w:id="62" w:author="Phuong Dong Ngo" w:date="2025-07-14T09:11:00Z">
              <w:r>
                <w:rPr>
                  <w:rFonts w:eastAsia="Times New Roman" w:cs="Arial" w:ascii="Arial" w:hAnsi="Arial"/>
                  <w:sz w:val="18"/>
                  <w:szCs w:val="18"/>
                </w:rPr>
                <w:delText xml:space="preserve">TSM </w:delText>
              </w:r>
            </w:del>
            <w:del w:id="63" w:author="Phuong Dong Ngo" w:date="2025-07-14T09:11:00Z">
              <w:r>
                <w:rPr>
                  <w:rFonts w:cs="Arial" w:ascii="Arial" w:hAnsi="Arial"/>
                  <w:sz w:val="18"/>
                  <w:szCs w:val="18"/>
                  <w:shd w:fill="FFFFFF" w:val="clear"/>
                </w:rPr>
                <w:delText>29-10-00-810-802-A OR</w:delText>
              </w:r>
            </w:del>
          </w:p>
          <w:p>
            <w:pPr>
              <w:pStyle w:val="Normal"/>
              <w:rPr>
                <w:rFonts w:ascii="Arial" w:hAnsi="Arial" w:eastAsia="Times New Roman" w:cs="Arial"/>
                <w:sz w:val="18"/>
                <w:szCs w:val="18"/>
              </w:rPr>
            </w:pPr>
            <w:del w:id="65" w:author="Phuong Dong Ngo" w:date="2025-07-14T09:11:00Z">
              <w:r>
                <w:rPr>
                  <w:rFonts w:eastAsia="Times New Roman" w:cs="Arial" w:ascii="Arial" w:hAnsi="Arial"/>
                  <w:sz w:val="18"/>
                  <w:szCs w:val="18"/>
                </w:rPr>
                <w:delText xml:space="preserve">TSM </w:delText>
              </w:r>
            </w:del>
            <w:del w:id="66" w:author="Phuong Dong Ngo" w:date="2025-07-14T09:11:00Z">
              <w:r>
                <w:rPr>
                  <w:rFonts w:cs="Arial" w:ascii="Arial" w:hAnsi="Arial"/>
                  <w:sz w:val="18"/>
                  <w:szCs w:val="18"/>
                  <w:shd w:fill="FFFFFF" w:val="clear"/>
                </w:rPr>
                <w:delText>29-10-00-810-803-A</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67" w:author="Phuong Dong Ngo" w:date="2025-07-14T09:12:00Z">
              <w:r>
                <w:rPr>
                  <w:rFonts w:eastAsia="Times New Roman" w:cs="Arial" w:ascii="Arial" w:hAnsi="Arial"/>
                  <w:sz w:val="18"/>
                  <w:szCs w:val="18"/>
                </w:rPr>
                <w:t>GREEN MAIN HYDRAULIC POWER</w:t>
              </w:r>
            </w:ins>
            <w:del w:id="68" w:author="Phuong Dong Ngo" w:date="2025-07-14T09:12:00Z">
              <w:r>
                <w:rPr>
                  <w:rFonts w:eastAsia="Times New Roman" w:cs="Arial" w:ascii="Arial" w:hAnsi="Arial"/>
                  <w:sz w:val="18"/>
                  <w:szCs w:val="18"/>
                </w:rPr>
                <w:delText>PRESSURE INDICATION OUT OF TOLERANCE ON DS HYD PAGE</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69" w:author="Phuong Dong Ngo" w:date="2025-07-14T09:12:00Z">
              <w:r>
                <w:rPr>
                  <w:rFonts w:eastAsia="Times New Roman" w:cs="Arial" w:ascii="Arial" w:hAnsi="Arial"/>
                  <w:sz w:val="18"/>
                  <w:szCs w:val="18"/>
                </w:rPr>
                <w:t>TSM 29-11-00</w:t>
              </w:r>
            </w:ins>
            <w:del w:id="70" w:author="Phuong Dong Ngo" w:date="2025-07-14T09:12:00Z">
              <w:r>
                <w:rPr>
                  <w:rFonts w:eastAsia="Times New Roman" w:cs="Arial" w:ascii="Arial" w:hAnsi="Arial"/>
                  <w:sz w:val="18"/>
                  <w:szCs w:val="18"/>
                </w:rPr>
                <w:delText>TSM 29-10-00</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72" w:author="Phuong Dong Ngo" w:date="2025-07-16T09:57:00Z"/>
              </w:rPr>
            </w:pPr>
            <w:ins w:id="71" w:author="Phuong Dong Ngo" w:date="2025-07-16T09:57:00Z">
              <w:r>
                <w:rPr>
                  <w:rFonts w:eastAsia="Times New Roman" w:cs="Arial" w:ascii="Arial" w:hAnsi="Arial"/>
                  <w:sz w:val="18"/>
                  <w:szCs w:val="18"/>
                </w:rPr>
                <w:t>ALTERNATE:</w:t>
              </w:r>
            </w:ins>
          </w:p>
          <w:p>
            <w:pPr>
              <w:pStyle w:val="Normal"/>
              <w:rPr>
                <w:rFonts w:ascii="Arial" w:hAnsi="Arial" w:eastAsia="Times New Roman" w:cs="Arial"/>
                <w:sz w:val="18"/>
                <w:szCs w:val="18"/>
              </w:rPr>
            </w:pPr>
            <w:ins w:id="73" w:author="Phuong Dong Ngo" w:date="2025-07-14T09:12:00Z">
              <w:r>
                <w:rPr>
                  <w:rFonts w:eastAsia="Times New Roman" w:cs="Arial" w:ascii="Arial" w:hAnsi="Arial"/>
                  <w:sz w:val="18"/>
                  <w:szCs w:val="18"/>
                </w:rPr>
                <w:t>BLUE MAIN HYDRAULIC POWER</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74" w:author="Phuong Dong Ngo" w:date="2025-07-14T09:12:00Z">
              <w:r>
                <w:rPr>
                  <w:rFonts w:eastAsia="Times New Roman" w:cs="Arial" w:ascii="Arial" w:hAnsi="Arial"/>
                  <w:sz w:val="18"/>
                  <w:szCs w:val="18"/>
                </w:rPr>
                <w:t>TSM 29-12-00</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75" w:author="Phuong Dong Ngo" w:date="2025-07-14T09:13:00Z">
              <w:r>
                <w:rPr>
                  <w:rFonts w:eastAsia="Times New Roman" w:cs="Arial" w:ascii="Arial" w:hAnsi="Arial"/>
                  <w:sz w:val="18"/>
                  <w:szCs w:val="18"/>
                </w:rPr>
                <w:t>T/S</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ins w:id="77" w:author="Phuong Dong Ngo" w:date="2025-07-16T09:57:00Z"/>
              </w:rPr>
            </w:pPr>
            <w:ins w:id="76" w:author="Phuong Dong Ngo" w:date="2025-07-16T09:57:00Z">
              <w:r>
                <w:rPr>
                  <w:rFonts w:eastAsia="Times New Roman" w:cs="Arial" w:ascii="Arial" w:hAnsi="Arial"/>
                  <w:sz w:val="18"/>
                  <w:szCs w:val="18"/>
                </w:rPr>
                <w:t>ALTERNATE:</w:t>
              </w:r>
            </w:ins>
          </w:p>
          <w:p>
            <w:pPr>
              <w:pStyle w:val="Normal"/>
              <w:rPr>
                <w:rFonts w:ascii="Arial" w:hAnsi="Arial" w:eastAsia="Times New Roman" w:cs="Arial"/>
                <w:sz w:val="18"/>
                <w:szCs w:val="18"/>
              </w:rPr>
            </w:pPr>
            <w:ins w:id="78" w:author="Phuong Dong Ngo" w:date="2025-07-14T09:12:00Z">
              <w:r>
                <w:rPr>
                  <w:rFonts w:eastAsia="Times New Roman" w:cs="Arial" w:ascii="Arial" w:hAnsi="Arial"/>
                  <w:sz w:val="18"/>
                  <w:szCs w:val="18"/>
                </w:rPr>
                <w:t>YELLOW MAIN HYDRAULIC POWER</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79" w:author="Phuong Dong Ngo" w:date="2025-07-14T09:13:00Z">
              <w:r>
                <w:rPr>
                  <w:rFonts w:eastAsia="Times New Roman" w:cs="Arial" w:ascii="Arial" w:hAnsi="Arial"/>
                  <w:sz w:val="18"/>
                  <w:szCs w:val="18"/>
                </w:rPr>
                <w:t>TSM 29-13-00</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80" w:author="Phuong Dong Ngo" w:date="2025-07-14T09:13:00Z">
              <w:r>
                <w:rPr>
                  <w:rFonts w:eastAsia="Times New Roman" w:cs="Arial" w:ascii="Arial" w:hAnsi="Arial"/>
                  <w:sz w:val="18"/>
                  <w:szCs w:val="18"/>
                </w:rPr>
                <w:t>T/S</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RESERVOIR QUANTITY INDICATION ON THE HYD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29-07-05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RAT INDICATION ON THE HYD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29-07-06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SYSTEM LABEL INDICATION ON THE HYD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29-07-07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SYSTEM PRESSURE INDICATION ON THE HYD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29-07-08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30</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WING ICE-PROTECTION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30-11-00-710-001-A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OPERATIONAL CHECK OF THE ENGINE-AIR-INTAKE ICE-PROTECTION SYSTEM (WITH THE ENGINES IN OPERATION) (CFM 56 &amp;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30-21-00-710-002-A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TEST OF THE NAI VALVE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30-21-00-710-003-A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OF THE OPERATION OF THE PROBE HEATING CHANNEL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30-31-00-040-001-A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D/R</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cs="Arial" w:ascii="Arial" w:hAnsi="Arial"/>
                <w:sz w:val="18"/>
                <w:szCs w:val="18"/>
                <w:shd w:fill="FFFFFF" w:val="clear"/>
              </w:rPr>
              <w:t>REPLACEMENT OF THE RAIN REPELLENT CAN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AMM </w:t>
            </w:r>
            <w:r>
              <w:rPr>
                <w:rFonts w:cs="Arial" w:ascii="Arial" w:hAnsi="Arial"/>
                <w:sz w:val="18"/>
                <w:szCs w:val="18"/>
                <w:shd w:fill="FFFFFF" w:val="clear"/>
              </w:rPr>
              <w:t>30-45-42-960-801-A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cs="Arial" w:ascii="Arial" w:hAnsi="Arial"/>
                <w:sz w:val="18"/>
                <w:szCs w:val="18"/>
                <w:shd w:fill="FFFFFF" w:val="clear"/>
              </w:rPr>
              <w:t>REMOVAL/ INSTALLATION OF THE ENGINE AIR-INTAKE ANTI-ICE VALVE</w:t>
            </w:r>
            <w:r>
              <w:rPr>
                <w:rFonts w:eastAsia="Times New Roman" w:cs="Arial" w:ascii="Arial" w:hAnsi="Arial"/>
                <w:sz w:val="18"/>
                <w:szCs w:val="18"/>
              </w:rPr>
              <w:t xml:space="preserve">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AMM </w:t>
            </w:r>
            <w:r>
              <w:rPr>
                <w:rFonts w:cs="Arial" w:ascii="Arial" w:hAnsi="Arial"/>
                <w:sz w:val="18"/>
                <w:szCs w:val="18"/>
                <w:shd w:fill="FFFFFF" w:val="clear"/>
              </w:rPr>
              <w:t>30-21-51-000-041-A</w:t>
            </w:r>
          </w:p>
          <w:p>
            <w:pPr>
              <w:pStyle w:val="Normal"/>
              <w:rPr>
                <w:rFonts w:ascii="Arial" w:hAnsi="Arial" w:eastAsia="Times New Roman" w:cs="Arial"/>
                <w:sz w:val="18"/>
                <w:szCs w:val="18"/>
              </w:rPr>
            </w:pPr>
            <w:r>
              <w:rPr>
                <w:rFonts w:cs="Arial" w:ascii="Arial" w:hAnsi="Arial"/>
                <w:sz w:val="18"/>
                <w:szCs w:val="18"/>
                <w:shd w:fill="FFFFFF" w:val="clear"/>
              </w:rPr>
              <w:t>AMM 30-21-51-400-042-A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2"/>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cs="Arial" w:ascii="Arial" w:hAnsi="Arial"/>
                <w:sz w:val="18"/>
                <w:szCs w:val="18"/>
                <w:shd w:fill="FFFFFF" w:val="clear"/>
              </w:rPr>
              <w:t>REMOVAL/ INSTALLATION OF THE UPPER ANTI-ICE VALVE</w:t>
            </w:r>
            <w:r>
              <w:rPr>
                <w:rFonts w:eastAsia="Times New Roman" w:cs="Arial" w:ascii="Arial" w:hAnsi="Arial"/>
                <w:sz w:val="18"/>
                <w:szCs w:val="18"/>
              </w:rPr>
              <w:t xml:space="preserve">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AMM </w:t>
            </w:r>
            <w:r>
              <w:rPr>
                <w:rFonts w:cs="Arial" w:ascii="Arial" w:hAnsi="Arial"/>
                <w:sz w:val="18"/>
                <w:szCs w:val="18"/>
                <w:shd w:fill="FFFFFF" w:val="clear"/>
              </w:rPr>
              <w:t>30-21-51-000-802-A</w:t>
            </w:r>
          </w:p>
          <w:p>
            <w:pPr>
              <w:pStyle w:val="Normal"/>
              <w:rPr>
                <w:rFonts w:ascii="Arial" w:hAnsi="Arial" w:eastAsia="Times New Roman" w:cs="Arial"/>
                <w:sz w:val="18"/>
                <w:szCs w:val="18"/>
              </w:rPr>
            </w:pPr>
            <w:r>
              <w:rPr>
                <w:rFonts w:eastAsia="Times New Roman" w:cs="Arial" w:ascii="Arial" w:hAnsi="Arial"/>
                <w:sz w:val="18"/>
                <w:szCs w:val="18"/>
              </w:rPr>
              <w:t xml:space="preserve">AMM </w:t>
            </w:r>
            <w:r>
              <w:rPr>
                <w:rFonts w:cs="Arial" w:ascii="Arial" w:hAnsi="Arial"/>
                <w:sz w:val="18"/>
                <w:szCs w:val="18"/>
                <w:shd w:fill="FFFFFF" w:val="clear"/>
              </w:rPr>
              <w:t>30-21-51-400-802-A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590"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8"/>
                <w:szCs w:val="18"/>
                <w:shd w:fill="FFFFFF" w:val="clear"/>
              </w:rPr>
            </w:pPr>
            <w:r>
              <w:rPr>
                <w:rFonts w:cs="Arial" w:ascii="Arial" w:hAnsi="Arial"/>
                <w:sz w:val="18"/>
                <w:szCs w:val="18"/>
                <w:shd w:fill="FFFFFF" w:val="clear"/>
              </w:rPr>
              <w:t>ALTERNATE:</w:t>
            </w:r>
          </w:p>
          <w:p>
            <w:pPr>
              <w:pStyle w:val="Normal"/>
              <w:rPr>
                <w:rFonts w:ascii="Arial" w:hAnsi="Arial" w:cs="Arial"/>
                <w:sz w:val="18"/>
                <w:szCs w:val="18"/>
              </w:rPr>
            </w:pPr>
            <w:r>
              <w:rPr>
                <w:rFonts w:cs="Arial" w:ascii="Arial" w:hAnsi="Arial"/>
                <w:sz w:val="18"/>
                <w:szCs w:val="18"/>
                <w:shd w:fill="FFFFFF" w:val="clear"/>
              </w:rPr>
              <w:t>REMOVAL/ INSTALLATION OF THE LOWER ANTI-ICE VALVE</w:t>
            </w:r>
            <w:r>
              <w:rPr>
                <w:rFonts w:eastAsia="Times New Roman" w:cs="Arial" w:ascii="Arial" w:hAnsi="Arial"/>
                <w:sz w:val="18"/>
                <w:szCs w:val="18"/>
              </w:rPr>
              <w:t xml:space="preserve"> (PW1100)</w:t>
            </w:r>
          </w:p>
          <w:p>
            <w:pPr>
              <w:pStyle w:val="Normal"/>
              <w:rPr>
                <w:rFonts w:ascii="Arial" w:hAnsi="Arial" w:eastAsia="Times New Roman" w:cs="Arial"/>
                <w:sz w:val="18"/>
                <w:szCs w:val="18"/>
              </w:rPr>
            </w:pPr>
            <w:r>
              <w:rPr>
                <w:rFonts w:eastAsia="Times New Roman" w:cs="Arial" w:ascii="Arial" w:hAnsi="Arial"/>
                <w:sz w:val="18"/>
                <w:szCs w:val="18"/>
              </w:rPr>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AMM </w:t>
            </w:r>
            <w:r>
              <w:rPr>
                <w:rFonts w:cs="Arial" w:ascii="Arial" w:hAnsi="Arial"/>
                <w:sz w:val="18"/>
                <w:szCs w:val="18"/>
                <w:shd w:fill="FFFFFF" w:val="clear"/>
              </w:rPr>
              <w:t>30-21-51-000-803-A</w:t>
            </w:r>
          </w:p>
          <w:p>
            <w:pPr>
              <w:pStyle w:val="Normal"/>
              <w:rPr>
                <w:rFonts w:ascii="Arial" w:hAnsi="Arial" w:eastAsia="Times New Roman" w:cs="Arial"/>
                <w:sz w:val="18"/>
                <w:szCs w:val="18"/>
              </w:rPr>
            </w:pPr>
            <w:r>
              <w:rPr>
                <w:rFonts w:eastAsia="Times New Roman" w:cs="Arial" w:ascii="Arial" w:hAnsi="Arial"/>
                <w:sz w:val="18"/>
                <w:szCs w:val="18"/>
              </w:rPr>
              <w:t xml:space="preserve">AMM </w:t>
            </w:r>
            <w:r>
              <w:rPr>
                <w:rFonts w:cs="Arial" w:ascii="Arial" w:hAnsi="Arial"/>
                <w:sz w:val="18"/>
                <w:szCs w:val="18"/>
                <w:shd w:fill="FFFFFF" w:val="clear"/>
              </w:rPr>
              <w:t>30-21-51-400-803-A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numPr>
                <w:ilvl w:val="0"/>
                <w:numId w:val="0"/>
              </w:numPr>
              <w:ind w:hanging="0" w:start="0"/>
              <w:jc w:val="start"/>
              <w:rPr>
                <w:rFonts w:ascii="Arial" w:hAnsi="Arial" w:cs="Arial"/>
                <w:sz w:val="18"/>
                <w:szCs w:val="18"/>
                <w:shd w:fill="FFFFFF" w:val="clear"/>
                <w:ins w:id="82" w:author="Phuong Dong Ngo" w:date="2025-07-14T09:17:00Z"/>
              </w:rPr>
            </w:pPr>
            <w:ins w:id="81" w:author="Phuong Dong Ngo" w:date="2025-07-14T09:17:00Z">
              <w:r>
                <w:rPr>
                  <w:rFonts w:cs="Arial" w:ascii="Arial" w:hAnsi="Arial"/>
                  <w:sz w:val="18"/>
                  <w:szCs w:val="18"/>
                  <w:shd w:fill="FFFFFF" w:val="clear"/>
                </w:rPr>
                <w:t xml:space="preserve">ALTERNATE: </w:t>
              </w:r>
            </w:ins>
          </w:p>
          <w:p>
            <w:pPr>
              <w:pStyle w:val="Normal"/>
              <w:numPr>
                <w:ilvl w:val="0"/>
                <w:numId w:val="0"/>
              </w:numPr>
              <w:ind w:hanging="0" w:start="0"/>
              <w:rPr>
                <w:rFonts w:ascii="Arial" w:hAnsi="Arial" w:eastAsia="Times New Roman" w:cs="Arial"/>
                <w:sz w:val="18"/>
                <w:szCs w:val="18"/>
              </w:rPr>
            </w:pPr>
            <w:ins w:id="83" w:author="Phuong Dong Ngo" w:date="2025-07-14T09:17:00Z">
              <w:r>
                <w:rPr>
                  <w:rFonts w:cs="Arial" w:ascii="Arial" w:hAnsi="Arial"/>
                  <w:sz w:val="18"/>
                  <w:szCs w:val="18"/>
                  <w:shd w:fill="FFFFFF" w:val="clear"/>
                </w:rPr>
                <w:t xml:space="preserve">REMOVAL/INSTALLATION OF THE NACELLE ANTI-ICE SOLENOID-MANIFOLD </w:t>
              </w:r>
            </w:ins>
            <w:del w:id="84" w:author="Phuong Dong Ngo" w:date="2025-07-14T09:16:00Z">
              <w:r>
                <w:rPr>
                  <w:rFonts w:cs="Arial" w:ascii="Arial" w:hAnsi="Arial"/>
                  <w:sz w:val="18"/>
                  <w:szCs w:val="18"/>
                  <w:shd w:fill="FFFFFF" w:val="clear"/>
                </w:rPr>
                <w:delText>REMOVAL/ INSTALLATION OF THE WING ANTI-ICE CONTROL-VALVE</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del w:id="88" w:author="Phuong Dong Ngo" w:date="2025-07-14T09:16:00Z"/>
              </w:rPr>
            </w:pPr>
            <w:ins w:id="85" w:author="Phuong Dong Ngo" w:date="2025-07-14T09:17:00Z">
              <w:r>
                <w:rPr>
                  <w:rFonts w:eastAsia="Times New Roman" w:cs="Arial" w:ascii="Arial" w:hAnsi="Arial"/>
                  <w:sz w:val="18"/>
                  <w:szCs w:val="18"/>
                </w:rPr>
                <w:t xml:space="preserve">AMM 30-21-21-000/400-801-A </w:t>
              </w:r>
            </w:ins>
            <w:del w:id="86" w:author="Phuong Dong Ngo" w:date="2025-07-14T09:16:00Z">
              <w:r>
                <w:rPr>
                  <w:rFonts w:eastAsia="Times New Roman" w:cs="Arial" w:ascii="Arial" w:hAnsi="Arial"/>
                  <w:sz w:val="18"/>
                  <w:szCs w:val="18"/>
                </w:rPr>
                <w:delText xml:space="preserve">AMM </w:delText>
              </w:r>
            </w:del>
            <w:del w:id="87" w:author="Phuong Dong Ngo" w:date="2025-07-14T09:16:00Z">
              <w:r>
                <w:rPr>
                  <w:rFonts w:cs="Arial" w:ascii="Arial" w:hAnsi="Arial"/>
                  <w:sz w:val="18"/>
                  <w:szCs w:val="18"/>
                  <w:shd w:fill="FFFFFF" w:val="clear"/>
                </w:rPr>
                <w:delText>30-11-51-000-001-A</w:delText>
              </w:r>
            </w:del>
          </w:p>
          <w:p>
            <w:pPr>
              <w:pStyle w:val="Normal"/>
              <w:rPr>
                <w:rFonts w:ascii="Arial" w:hAnsi="Arial" w:eastAsia="Times New Roman" w:cs="Arial"/>
                <w:sz w:val="18"/>
                <w:szCs w:val="18"/>
              </w:rPr>
            </w:pPr>
            <w:del w:id="89" w:author="Phuong Dong Ngo" w:date="2025-07-14T09:16:00Z">
              <w:r>
                <w:rPr>
                  <w:rFonts w:eastAsia="Times New Roman" w:cs="Arial" w:ascii="Arial" w:hAnsi="Arial"/>
                  <w:sz w:val="18"/>
                  <w:szCs w:val="18"/>
                </w:rPr>
                <w:delText xml:space="preserve">AMM </w:delText>
              </w:r>
            </w:del>
            <w:del w:id="90" w:author="Phuong Dong Ngo" w:date="2025-07-14T09:16:00Z">
              <w:r>
                <w:rPr>
                  <w:rFonts w:cs="Arial" w:ascii="Arial" w:hAnsi="Arial"/>
                  <w:sz w:val="18"/>
                  <w:szCs w:val="18"/>
                  <w:shd w:fill="FFFFFF" w:val="clear"/>
                </w:rPr>
                <w:delText>30-11-51-400-001-A</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91" w:author="Phuong Dong Ngo" w:date="2025-07-14T09:17:00Z">
              <w:r>
                <w:rPr>
                  <w:rFonts w:eastAsia="Times New Roman" w:cs="Arial" w:ascii="Arial" w:hAnsi="Arial"/>
                  <w:sz w:val="18"/>
                  <w:szCs w:val="18"/>
                </w:rPr>
                <w:t>R/I</w:t>
              </w:r>
            </w:ins>
            <w:del w:id="92" w:author="Phuong Dong Ngo" w:date="2025-07-14T09:16:00Z">
              <w:r>
                <w:rPr>
                  <w:rFonts w:eastAsia="Times New Roman" w:cs="Arial" w:ascii="Arial" w:hAnsi="Arial"/>
                  <w:sz w:val="18"/>
                  <w:szCs w:val="18"/>
                </w:rPr>
                <w:delText>R/I</w:delText>
              </w:r>
            </w:del>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cs="Arial"/>
                <w:sz w:val="18"/>
                <w:szCs w:val="18"/>
                <w:shd w:fill="FFFFFF" w:val="clear"/>
                <w:ins w:id="94" w:author="Phuong Dong Ngo" w:date="2025-07-14T09:16:00Z"/>
              </w:rPr>
            </w:pPr>
            <w:ins w:id="93" w:author="Phuong Dong Ngo" w:date="2025-07-14T09:16:00Z">
              <w:r>
                <w:rPr>
                  <w:rFonts w:cs="Arial" w:ascii="Arial" w:hAnsi="Arial"/>
                  <w:sz w:val="18"/>
                  <w:szCs w:val="18"/>
                  <w:shd w:fill="FFFFFF" w:val="clear"/>
                </w:rPr>
                <w:t>ALTERNATE:</w:t>
              </w:r>
            </w:ins>
          </w:p>
          <w:p>
            <w:pPr>
              <w:pStyle w:val="Normal"/>
              <w:rPr>
                <w:rFonts w:ascii="Arial" w:hAnsi="Arial" w:cs="Arial"/>
                <w:sz w:val="18"/>
                <w:szCs w:val="18"/>
                <w:shd w:fill="FFFFFF" w:val="clear"/>
              </w:rPr>
            </w:pPr>
            <w:ins w:id="95" w:author="Phuong Dong Ngo" w:date="2025-07-14T09:16:00Z">
              <w:r>
                <w:rPr>
                  <w:rFonts w:cs="Arial" w:ascii="Arial" w:hAnsi="Arial"/>
                  <w:sz w:val="18"/>
                  <w:szCs w:val="18"/>
                  <w:shd w:fill="FFFFFF" w:val="clear"/>
                </w:rPr>
                <w:t>REMOVAL/ INSTALLATION OF THE WING ANTI-ICE CONTROL-VALVE</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ins w:id="98" w:author="Phuong Dong Ngo" w:date="2025-07-14T09:16:00Z"/>
              </w:rPr>
            </w:pPr>
            <w:ins w:id="96" w:author="Phuong Dong Ngo" w:date="2025-07-14T09:16:00Z">
              <w:r>
                <w:rPr>
                  <w:rFonts w:eastAsia="Times New Roman" w:cs="Arial" w:ascii="Arial" w:hAnsi="Arial"/>
                  <w:sz w:val="18"/>
                  <w:szCs w:val="18"/>
                </w:rPr>
                <w:t xml:space="preserve">AMM </w:t>
              </w:r>
            </w:ins>
            <w:ins w:id="97" w:author="Phuong Dong Ngo" w:date="2025-07-14T09:16:00Z">
              <w:r>
                <w:rPr>
                  <w:rFonts w:cs="Arial" w:ascii="Arial" w:hAnsi="Arial"/>
                  <w:sz w:val="18"/>
                  <w:szCs w:val="18"/>
                  <w:shd w:fill="FFFFFF" w:val="clear"/>
                </w:rPr>
                <w:t>30-11-51-000-001-A</w:t>
              </w:r>
            </w:ins>
          </w:p>
          <w:p>
            <w:pPr>
              <w:pStyle w:val="Normal"/>
              <w:rPr>
                <w:rFonts w:ascii="Arial" w:hAnsi="Arial" w:eastAsia="Times New Roman" w:cs="Arial"/>
                <w:sz w:val="18"/>
                <w:szCs w:val="18"/>
              </w:rPr>
            </w:pPr>
            <w:ins w:id="99" w:author="Phuong Dong Ngo" w:date="2025-07-14T09:16:00Z">
              <w:r>
                <w:rPr>
                  <w:rFonts w:eastAsia="Times New Roman" w:cs="Arial" w:ascii="Arial" w:hAnsi="Arial"/>
                  <w:sz w:val="18"/>
                  <w:szCs w:val="18"/>
                </w:rPr>
                <w:t xml:space="preserve">AMM </w:t>
              </w:r>
            </w:ins>
            <w:ins w:id="100" w:author="Phuong Dong Ngo" w:date="2025-07-14T09:16:00Z">
              <w:r>
                <w:rPr>
                  <w:rFonts w:cs="Arial" w:ascii="Arial" w:hAnsi="Arial"/>
                  <w:sz w:val="18"/>
                  <w:szCs w:val="18"/>
                  <w:shd w:fill="FFFFFF" w:val="clear"/>
                </w:rPr>
                <w:t>30-11-51-400-001-A</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01" w:author="Phuong Dong Ngo" w:date="2025-07-14T09:16:00Z">
              <w:r>
                <w:rPr>
                  <w:rFonts w:eastAsia="Times New Roman" w:cs="Arial" w:ascii="Arial" w:hAnsi="Arial"/>
                  <w:sz w:val="18"/>
                  <w:szCs w:val="18"/>
                </w:rPr>
                <w:t>R/I</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rPr/>
            </w:pPr>
            <w:r>
              <w:rPr>
                <w:rFonts w:eastAsia="Arial" w:cs="Arial" w:ascii="Arial" w:hAnsi="Arial"/>
                <w:b/>
                <w:sz w:val="20"/>
                <w:szCs w:val="20"/>
              </w:rPr>
              <w:t xml:space="preserve"> </w:t>
            </w:r>
            <w:r>
              <w:rPr>
                <w:rFonts w:cs="Arial" w:ascii="Arial" w:hAnsi="Arial"/>
                <w:b/>
                <w:sz w:val="20"/>
                <w:szCs w:val="20"/>
              </w:rPr>
              <w:t>1</w:t>
            </w:r>
            <w:ins w:id="102" w:author="Phuong Dong Ngo" w:date="2025-07-14T09:15:00Z">
              <w:r>
                <w:rPr>
                  <w:rFonts w:cs="Arial" w:ascii="Arial" w:hAnsi="Arial"/>
                  <w:b/>
                  <w:sz w:val="20"/>
                  <w:szCs w:val="20"/>
                </w:rPr>
                <w:t>48</w:t>
              </w:r>
            </w:ins>
            <w:del w:id="103" w:author="Phuong Dong Ngo" w:date="2025-07-14T09:15:00Z">
              <w:r>
                <w:rPr>
                  <w:rFonts w:cs="Arial" w:ascii="Arial" w:hAnsi="Arial"/>
                  <w:b/>
                  <w:sz w:val="20"/>
                  <w:szCs w:val="20"/>
                </w:rPr>
                <w:delText>53</w:delText>
              </w:r>
            </w:del>
            <w:r>
              <w:rPr>
                <w:rFonts w:cs="Arial" w:ascii="Arial" w:hAnsi="Arial"/>
                <w:b/>
                <w:sz w:val="20"/>
                <w:szCs w:val="20"/>
              </w:rPr>
              <w:t>.</w:t>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trike/>
                <w:sz w:val="18"/>
                <w:szCs w:val="18"/>
              </w:rPr>
            </w:pPr>
            <w:r>
              <w:rPr>
                <w:rFonts w:cs="Arial" w:ascii="Arial" w:hAnsi="Arial"/>
                <w:sz w:val="18"/>
                <w:szCs w:val="18"/>
                <w:shd w:fill="FFFFFF" w:val="clear"/>
              </w:rPr>
              <w:t>OPERATIONAL TEST OF THE WING ICE-PROTECTION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AMM </w:t>
            </w:r>
            <w:r>
              <w:rPr>
                <w:rFonts w:cs="Arial" w:ascii="Arial" w:hAnsi="Arial"/>
                <w:sz w:val="18"/>
                <w:szCs w:val="18"/>
                <w:shd w:fill="FFFFFF" w:val="clear"/>
              </w:rPr>
              <w:t>30-11-00-710-001-A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WING ANTI-ICE CONTROL-VALVE FAILED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30-11-00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FAILURE OF THE ENGINE AIR INTAKE ANTI-ICE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30-21-00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04" w:author="Phuong Dong Ngo" w:date="2025-07-14T09:18:00Z">
              <w:r>
                <w:rPr>
                  <w:rFonts w:eastAsia="Times New Roman" w:cs="Arial" w:ascii="Arial" w:hAnsi="Arial"/>
                  <w:sz w:val="18"/>
                  <w:szCs w:val="18"/>
                </w:rPr>
                <w:t>ANTI ICE OVERHEAD PANEL</w:t>
              </w:r>
            </w:ins>
            <w:del w:id="105" w:author="Phuong Dong Ngo" w:date="2025-07-14T09:18:00Z">
              <w:r>
                <w:rPr>
                  <w:rFonts w:eastAsia="Times New Roman" w:cs="Arial" w:ascii="Arial" w:hAnsi="Arial"/>
                  <w:sz w:val="18"/>
                  <w:szCs w:val="18"/>
                </w:rPr>
                <w:delText>ANTI ICE WING PB-SW FAULT LIGHT</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06" w:author="Phuong Dong Ngo" w:date="2025-07-14T09:18:00Z">
              <w:r>
                <w:rPr>
                  <w:rFonts w:eastAsia="Times New Roman" w:cs="Arial" w:ascii="Arial" w:hAnsi="Arial"/>
                  <w:sz w:val="18"/>
                  <w:szCs w:val="18"/>
                </w:rPr>
                <w:t>MEL 30-01</w:t>
              </w:r>
            </w:ins>
            <w:del w:id="107" w:author="Phuong Dong Ngo" w:date="2025-07-14T09:18:00Z">
              <w:r>
                <w:rPr>
                  <w:rFonts w:eastAsia="Times New Roman" w:cs="Arial" w:ascii="Arial" w:hAnsi="Arial"/>
                  <w:sz w:val="18"/>
                  <w:szCs w:val="18"/>
                </w:rPr>
                <w:delText xml:space="preserve">MEL 30-01-01-03 </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WING ANTI-ICE CONTROL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30-11-01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ENGINE ANTI-ICE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30-21-01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PROBE HEAT COMPUTER (PHC)</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 xml:space="preserve">MEL 30-31-01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PITOT HEATER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30-31-02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WINDOW HEAT COMPUTER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30-42-01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FIXED LATERAL WINDOW AND SLIDING WINDOW HEATING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30-42-02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WINDSHIELD HEATING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30-42-03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RAIN REPELLENT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30-45-03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31</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COMPUTER-FLIGHT WARNING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31-53-34-04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GROUND SCANNING OF THE CENTRAL WARNING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31-50-00-710-001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r>
            <w:ins w:id="108" w:author="Phuong Dong Ngo" w:date="2025-07-14T09:19:00Z">
              <w:r>
                <w:rPr>
                  <w:rFonts w:eastAsia="Times New Roman" w:cs="Arial" w:ascii="Arial" w:hAnsi="Arial"/>
                  <w:sz w:val="18"/>
                  <w:szCs w:val="18"/>
                </w:rPr>
                <w:t>:</w:t>
              </w:r>
            </w:ins>
            <w:r>
              <w:rPr>
                <w:rFonts w:eastAsia="Times New Roman" w:cs="Arial" w:ascii="Arial" w:hAnsi="Arial"/>
                <w:sz w:val="18"/>
                <w:szCs w:val="18"/>
              </w:rPr>
              <w:br/>
              <w:t>OPERATIONAL TEST OF THE FLIGHTT WARNING COMPUTER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31-50-00-710-002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UPDATE OF THE APU HOURS AND CYCLES IN THE FDIMU AFTER APU, ECB OR FDIMU REPLACEMENT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31-36-00-740-013-A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 xml:space="preserve">UPDATE OF THE ENGINE HOURS AND CYCLES IN THE FLIGHT DATA INTERFACE AND MANAGEMENT UNIT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31-36-00-740-014-A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 xml:space="preserve">PRINTOUT OF THE ENGINE/APU HOURS AND CYCLES STORED IN THE FLIGHT DATA INTERFACE AND MANAGEMENT UNIT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31-36-00-740-015-A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PROCEDURE TO SET THE CLOCK</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31-21-00-750-002-A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EIS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31-60-00-710-001-A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1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GROUND SCANNING TEST OF THE DMC</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31-60-00-740-007-A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rPr/>
            </w:pPr>
            <w:r>
              <w:rPr>
                <w:rFonts w:eastAsia="Arial" w:cs="Arial" w:ascii="Arial" w:hAnsi="Arial"/>
                <w:b/>
                <w:sz w:val="20"/>
                <w:szCs w:val="20"/>
              </w:rPr>
              <w:t xml:space="preserve"> </w:t>
            </w:r>
            <w:r>
              <w:rPr>
                <w:rFonts w:cs="Arial" w:ascii="Arial" w:hAnsi="Arial"/>
                <w:b/>
                <w:sz w:val="20"/>
                <w:szCs w:val="20"/>
              </w:rPr>
              <w:t>16</w:t>
            </w:r>
            <w:ins w:id="109" w:author="Phuong Dong Ngo" w:date="2025-07-14T09:20:00Z">
              <w:r>
                <w:rPr>
                  <w:rFonts w:cs="Arial" w:ascii="Arial" w:hAnsi="Arial"/>
                  <w:b/>
                  <w:sz w:val="20"/>
                  <w:szCs w:val="20"/>
                </w:rPr>
                <w:t>0</w:t>
              </w:r>
            </w:ins>
            <w:del w:id="110" w:author="Phuong Dong Ngo" w:date="2025-07-14T09:20:00Z">
              <w:r>
                <w:rPr>
                  <w:rFonts w:cs="Arial" w:ascii="Arial" w:hAnsi="Arial"/>
                  <w:b/>
                  <w:sz w:val="20"/>
                  <w:szCs w:val="20"/>
                </w:rPr>
                <w:delText>5</w:delText>
              </w:r>
            </w:del>
            <w:r>
              <w:rPr>
                <w:rFonts w:cs="Arial" w:ascii="Arial" w:hAnsi="Arial"/>
                <w:b/>
                <w:sz w:val="20"/>
                <w:szCs w:val="20"/>
              </w:rPr>
              <w:t>.</w:t>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READ THE AVIONICS STATUS ON THE MCDU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31-32-00-740-009-A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PROCEDURE FOR THE CLASS 3 FAULT READING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31-32-00-869-002-A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ELECTRICAL CLOCK INDICATOR.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31-20-01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PRINTER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31-30-07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32</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TO CLOSE/ OPEN THE SPARE-SEAL ACTIVATING-VALVE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32-11-13-860-001/002-A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DEACTIVATION /REACTIVATION OF THE BSCU CHANNEL/SYSTEM 1 OR 2</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32-42-00-04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D/R</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CHECK OF THE NORMAL BRAKING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32-42-00-710-001-A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FUNCTIONAL TEST OF THE NOSE WHEEL STEERING WITH THE HANDWHEEL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32-51-00-720-003-A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TO SIMULATE GROUND CONFIGURATION WITH THE AIRCRAFT ON JACKS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32-00-00-869-001-A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FLIGHT CONFIGURATION PRECAUTIONS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32-00-00-860-001-A/A01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CONTROL AND INTERFACE UNIT-LANDING GEAR REMOVAL/ INSTALLATION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32-31-71-04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BITE CHECK OF LANDING-GEAR CONTROL INTERFACE-UNIT WITH USE OF MCDU TO ENSURE THAT CONTINUOUS BITE IS OPERATIVE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32-69-00-740-001-A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OF THE AFT NOSE-GEAR DOORS GAPS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32-22-00-220-002-A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 OF THE NLG LEG DOOR ASSEMBLY AND THE SEALS OF THE NLG MAIN AND AFT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32-22-00-210-801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12" w:author="Phuong Dong Ngo" w:date="2025-07-14T09:22:00Z"/>
              </w:rPr>
            </w:pPr>
            <w:ins w:id="111" w:author="Phuong Dong Ngo" w:date="2025-07-14T09:22:00Z">
              <w:r>
                <w:rPr>
                  <w:rFonts w:eastAsia="Times New Roman" w:cs="Arial" w:ascii="Arial" w:hAnsi="Arial"/>
                  <w:sz w:val="18"/>
                  <w:szCs w:val="18"/>
                </w:rPr>
                <w:t>ALTERNATE:</w:t>
              </w:r>
            </w:ins>
          </w:p>
          <w:p>
            <w:pPr>
              <w:pStyle w:val="Normal"/>
              <w:rPr>
                <w:rFonts w:ascii="Arial" w:hAnsi="Arial" w:eastAsia="Times New Roman" w:cs="Arial"/>
                <w:sz w:val="18"/>
                <w:szCs w:val="18"/>
              </w:rPr>
            </w:pPr>
            <w:ins w:id="113" w:author="Phuong Dong Ngo" w:date="2025-07-14T09:22:00Z">
              <w:r>
                <w:rPr>
                  <w:rFonts w:eastAsia="Times New Roman" w:cs="Arial" w:ascii="Arial" w:hAnsi="Arial"/>
                  <w:sz w:val="18"/>
                  <w:szCs w:val="18"/>
                </w:rPr>
                <w:t>REMOVAL/INSTALLATION OF NLG DOOR OR SEAL</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14" w:author="Phuong Dong Ngo" w:date="2025-07-14T09:22:00Z">
              <w:r>
                <w:rPr>
                  <w:rFonts w:eastAsia="Times New Roman" w:cs="Arial" w:ascii="Arial" w:hAnsi="Arial"/>
                  <w:sz w:val="18"/>
                  <w:szCs w:val="18"/>
                </w:rPr>
                <w:t>AMM 32-22-11/13/15 CONF 00</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15" w:author="Phuong Dong Ngo" w:date="2025-07-14T09:22:00Z">
              <w:r>
                <w:rPr>
                  <w:rFonts w:eastAsia="Times New Roman" w:cs="Arial" w:ascii="Arial" w:hAnsi="Arial"/>
                  <w:sz w:val="18"/>
                  <w:szCs w:val="18"/>
                </w:rPr>
                <w:t>R/I</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BITE TEST OF THE BSCU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32-46-00-740-001-A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FUNCTIONAL TEST OF THE TACHOMETERS AND THE ANTI-SKID SYSTEM WITH THE NORMAL BRAKING SYSTEM 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32-42-00-720-002-A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FUNCTIONAL TEST OF THE TACHOMETERS WITH THE AIDS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32-42-00-720-003-A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TEST OF AUTOMATICALLY REACTIVATION OF THE NORMAL BRAKING MODE WITH THE PARKING BRAKE APPLIED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32-42-00-720-004-A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CHECK OF BRAKE ACCUMULATOR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32-44-00-720-002-A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cs="Arial" w:ascii="Arial" w:hAnsi="Arial"/>
                <w:sz w:val="18"/>
                <w:szCs w:val="18"/>
                <w:shd w:fill="FFFFFF" w:val="clear"/>
              </w:rPr>
              <w:t>FUNCTIONAL CHECK OF MLG TORQUE LINK DAMPER FLUID LEVEL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AMM </w:t>
            </w:r>
            <w:r>
              <w:rPr>
                <w:rFonts w:cs="Arial" w:ascii="Arial" w:hAnsi="Arial"/>
                <w:sz w:val="18"/>
                <w:szCs w:val="18"/>
                <w:shd w:fill="FFFFFF" w:val="clear"/>
              </w:rPr>
              <w:t>32-11-11-200-001-A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ECAM WARNING: L/G SYS DISAGREE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32-31-00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r>
            <w:r>
              <w:rPr>
                <w:rFonts w:eastAsia="Times New Roman" w:cs="Arial" w:ascii="Arial" w:hAnsi="Arial"/>
                <w:sz w:val="18"/>
                <w:szCs w:val="18"/>
                <w:lang w:val="fr-FR"/>
              </w:rPr>
              <w:t xml:space="preserve">TS FAILURE MESSAGE: 24GA SENSOR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32-31-00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FAILURE MESSAGE: OTHER SENSORS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32-31-00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TS ECAM WARNING: LGCIU 1 FAULT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32-31-00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ECAM WARNING: BRAKES SYS 1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32-42-00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ECAM WARNING: BRAKES-N/WS MINOR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32-43-00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CREW OBSERVATION: UNDEMANDED STEERING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32-51-00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TS ECAM WARNING: WHEEL N/W STRG FAULT</w:t>
            </w:r>
          </w:p>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N/W STEERING DEVIATION</w:t>
            </w:r>
          </w:p>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N/W STEERING NOISE DURING TAXI</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TSM 32-31-00 OR </w:t>
            </w:r>
          </w:p>
          <w:p>
            <w:pPr>
              <w:pStyle w:val="Normal"/>
              <w:rPr>
                <w:rFonts w:ascii="Arial" w:hAnsi="Arial" w:eastAsia="Times New Roman" w:cs="Arial"/>
                <w:sz w:val="18"/>
                <w:szCs w:val="18"/>
              </w:rPr>
            </w:pPr>
            <w:r>
              <w:rPr>
                <w:rFonts w:eastAsia="Times New Roman" w:cs="Arial" w:ascii="Arial" w:hAnsi="Arial"/>
                <w:sz w:val="18"/>
                <w:szCs w:val="18"/>
              </w:rPr>
              <w:t>TSM 32-51-00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BRAKES TEMPERATURE INDICATION ON THE WHEEL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32-07-01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BRAKES-NWS MINOR FAULT ALERT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32-09-01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LANDING GEAR CONTROL AND INTERFACE UNIT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32-31-01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MAIN WHEEL BRAKE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32-42-01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GREEN SYSTEM BRAKE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32-42-02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AUTO/BRK FUNCTION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32-42-05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pPr>
            <w:r>
              <w:rPr>
                <w:rFonts w:eastAsia="Times New Roman" w:cs="Arial" w:ascii="Arial" w:hAnsi="Arial"/>
                <w:sz w:val="18"/>
                <w:szCs w:val="18"/>
              </w:rPr>
              <w:t>YELLOW SYSTEM BRAKE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32-44-01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BRAKING/STEERING CONTROL UNIT (BSCU) SYSTEM 1</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32-42-03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BRAKING/STEERING CONTROL UNIT (BSCU) SYSTEM 2.</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32-42-04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ACCU PRESS INDICATOR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32-44-02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BRAKES PRESSURE INDICATOR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32-44-03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 BRAKING CONTROL UNIT (ABCU)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32-44-04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PARKING BRAKE CONTROL VALVE ELECTRICAL MOTOR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32-45-01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BRAKE TEMPERATURE MONITORING UNIT (BTMU)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32-47-01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RUDDER PEDALS DISC PB</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32-51-02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NWS ELECTRICAL DEACTIVATION BOX</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32-51-03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PARKING BRAKE LIGHT ON THE NWS ELECTRICAL DEACTIVATION BOX</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32-51-04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33</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ins w:id="116" w:author="Phuong Dong Ngo" w:date="2025-09-19T08:48:00Z">
              <w:r>
                <w:rPr>
                  <w:rFonts w:eastAsia="Times New Roman" w:cs="Arial" w:ascii="Arial" w:hAnsi="Arial"/>
                  <w:sz w:val="18"/>
                  <w:szCs w:val="18"/>
                  <w:highlight w:val="yellow"/>
                </w:rPr>
                <w:t>REMOVE EMERGENCY POWER SUPPLY UNIT BATTERY FOR IN SHOP</w:t>
              </w:r>
            </w:ins>
            <w:del w:id="117" w:author="Phuong Dong Ngo" w:date="2025-09-19T08:48:00Z">
              <w:r>
                <w:rPr>
                  <w:rFonts w:eastAsia="Times New Roman" w:cs="Arial" w:ascii="Arial" w:hAnsi="Arial"/>
                  <w:sz w:val="18"/>
                  <w:szCs w:val="18"/>
                  <w:highlight w:val="yellow"/>
                </w:rPr>
                <w:delText>CHECK OF THE BATTERY CAPACITY</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r>
              <w:rPr>
                <w:rFonts w:eastAsia="Times New Roman" w:cs="Arial" w:ascii="Arial" w:hAnsi="Arial"/>
                <w:sz w:val="18"/>
                <w:szCs w:val="18"/>
                <w:highlight w:val="yellow"/>
              </w:rPr>
              <w:t xml:space="preserve">AMM </w:t>
            </w:r>
            <w:ins w:id="118" w:author="Phuong Dong Ngo" w:date="2025-09-19T08:48:00Z">
              <w:r>
                <w:rPr>
                  <w:rFonts w:eastAsia="Times New Roman" w:cs="Arial" w:ascii="Arial" w:hAnsi="Arial"/>
                  <w:sz w:val="18"/>
                  <w:szCs w:val="18"/>
                  <w:highlight w:val="yellow"/>
                </w:rPr>
                <w:t>33-51-00-710-812</w:t>
              </w:r>
            </w:ins>
            <w:del w:id="119" w:author="Phuong Dong Ngo" w:date="2025-09-19T08:48:00Z">
              <w:r>
                <w:rPr>
                  <w:rFonts w:eastAsia="Times New Roman" w:cs="Arial" w:ascii="Arial" w:hAnsi="Arial"/>
                  <w:sz w:val="18"/>
                  <w:szCs w:val="18"/>
                  <w:highlight w:val="yellow"/>
                </w:rPr>
                <w:delText>33-51-00-710-003-A</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highlight w:val="yellow"/>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GENERAL ILLUMINATION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33-12-00-710-001-A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INSTRUMENT AND PANEL INTEGRAL-LIGHTING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33-13-00-710-001-A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COCKPIT GENERAL ILLUMINATION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33-10-01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CABIN GENERAL ILLUMINATION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33-20-01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NAV 1 LIGHT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33-40-01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NAV 2 LIGHT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33-40-02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LANDING LIGHT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33-40-03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LANDING LIGHT EXTENSION/ RETRACTION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33-40-04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6"/>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RUNWAY TURNOFF LIGHT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33-40-05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TAXI AND TAKEOFF LIGHT.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33-40-06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7"/>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BEACON LIGHT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33-40-08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tabs>
                <w:tab w:val="clear" w:pos="720"/>
              </w:tabs>
              <w:ind w:firstLine="12" w:start="-319" w:end="0"/>
              <w:jc w:val="start"/>
              <w:rPr>
                <w:rFonts w:ascii="Arial" w:hAnsi="Arial" w:cs="Arial"/>
                <w:b/>
                <w:sz w:val="20"/>
                <w:szCs w:val="20"/>
              </w:rPr>
            </w:pPr>
            <w:ins w:id="120" w:author="Phuong Dong Ngo" w:date="2025-07-14T09:26:00Z">
              <w:r>
                <w:rPr>
                  <w:rFonts w:eastAsia="Arial" w:cs="Arial" w:ascii="Arial" w:hAnsi="Arial"/>
                  <w:b/>
                  <w:sz w:val="20"/>
                  <w:szCs w:val="20"/>
                </w:rPr>
                <w:t xml:space="preserve"> </w:t>
              </w:r>
            </w:ins>
            <w:del w:id="121" w:author="Phuong Dong Ngo" w:date="2025-07-14T09:26:00Z">
              <w:r>
                <w:rPr>
                  <w:rFonts w:cs="Arial" w:ascii="Arial" w:hAnsi="Arial"/>
                  <w:b/>
                  <w:sz w:val="20"/>
                  <w:szCs w:val="20"/>
                </w:rPr>
                <w:delText>201.</w:delText>
              </w:r>
            </w:del>
            <w:ins w:id="122" w:author="Phuong Dong Ngo" w:date="2025-07-14T09:26:00Z">
              <w:r>
                <w:rPr>
                  <w:rFonts w:cs="Arial" w:ascii="Arial" w:hAnsi="Arial"/>
                  <w:b/>
                  <w:sz w:val="20"/>
                  <w:szCs w:val="20"/>
                </w:rPr>
                <w:t>196.</w:t>
              </w:r>
            </w:ins>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WING SCAN LIGHT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33-40-09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STROBE LIGHT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33-40-10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23" w:author="Phuong Dong Ngo" w:date="2025-07-14T09:26:00Z">
              <w:r>
                <w:rPr>
                  <w:rFonts w:eastAsia="Times New Roman" w:cs="Arial" w:ascii="Arial" w:hAnsi="Arial"/>
                  <w:sz w:val="18"/>
                  <w:szCs w:val="18"/>
                </w:rPr>
                <w:t>CABIN EMERGENCY LIGHTING</w:t>
              </w:r>
            </w:ins>
            <w:del w:id="124" w:author="Phuong Dong Ngo" w:date="2025-07-14T09:26:00Z">
              <w:r>
                <w:rPr>
                  <w:rFonts w:eastAsia="Times New Roman" w:cs="Arial" w:ascii="Arial" w:hAnsi="Arial"/>
                  <w:sz w:val="18"/>
                  <w:szCs w:val="18"/>
                </w:rPr>
                <w:delText>EXIT MARKING SIGN</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33-51</w:t>
            </w:r>
            <w:del w:id="125" w:author="Phuong Dong Ngo" w:date="2025-07-14T09:27:00Z">
              <w:r>
                <w:rPr>
                  <w:rFonts w:eastAsia="Times New Roman" w:cs="Arial" w:ascii="Arial" w:hAnsi="Arial"/>
                  <w:sz w:val="18"/>
                  <w:szCs w:val="18"/>
                </w:rPr>
                <w:delText xml:space="preserve">-01 </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34</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CHECK OF THE STANDBY COMPASS INCLUDING LIGHT TEST AND VISUAL CHECK</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34-22-00-710-001-A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360"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ins w:id="126" w:author="Phuong Dong Ngo" w:date="2025-07-14T09:27:00Z">
              <w:r>
                <w:rPr>
                  <w:rFonts w:eastAsia="Times New Roman" w:cs="Arial" w:ascii="Arial" w:hAnsi="Arial"/>
                  <w:sz w:val="18"/>
                  <w:szCs w:val="18"/>
                </w:rPr>
                <w:t>:</w:t>
              </w:r>
            </w:ins>
          </w:p>
          <w:p>
            <w:pPr>
              <w:pStyle w:val="Normal"/>
              <w:rPr>
                <w:rFonts w:ascii="Arial" w:hAnsi="Arial" w:eastAsia="Times New Roman" w:cs="Arial"/>
                <w:sz w:val="18"/>
                <w:szCs w:val="18"/>
              </w:rPr>
            </w:pPr>
            <w:r>
              <w:rPr>
                <w:rFonts w:eastAsia="Times New Roman" w:cs="Arial" w:ascii="Arial" w:hAnsi="Arial"/>
                <w:sz w:val="18"/>
                <w:szCs w:val="18"/>
              </w:rPr>
              <w:t>BITE TEST OF THE MMR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34-36-00-740-003-A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4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r>
            <w:ins w:id="127" w:author="Phuong Dong Ngo" w:date="2025-07-14T09:27:00Z">
              <w:r>
                <w:rPr>
                  <w:rFonts w:eastAsia="Times New Roman" w:cs="Arial" w:ascii="Arial" w:hAnsi="Arial"/>
                  <w:sz w:val="18"/>
                  <w:szCs w:val="18"/>
                </w:rPr>
                <w:t>:</w:t>
              </w:r>
            </w:ins>
            <w:r>
              <w:rPr>
                <w:rFonts w:eastAsia="Times New Roman" w:cs="Arial" w:ascii="Arial" w:hAnsi="Arial"/>
                <w:sz w:val="18"/>
                <w:szCs w:val="18"/>
              </w:rPr>
              <w:br/>
              <w:t>OPERATIONAL TEST OF THE ILS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34-36-00-710-003-A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35</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FULL FACE/ QUICK DONNING OXYGEN MASKS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35-12-41-710-001-A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PORTABLE OXYGEN MASK</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35-30-00-220-001-A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CONNECTING HOSE, MASK AND PRESSURE ON CYLINDER PRESSURE GAUGE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35-32-42-210-002-A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VISUAL INSPECTION OF THE PORTABLE OXYGEN CYLINDERS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35-32-42-210-001-A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CYLINDER-OXYGEN STORAGE-REMOVAL/INSTALLATION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35-11-41-04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CHECK OF LOW PRESSURE SWITCH</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35-12-00-710-001-A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CAPT OXYGEN MASK FAILED THE TEST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35-10-00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PORTABLE OXYGEN UNIT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35-30-01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36</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TEST OF THE HP BLEED VALVE WITH THE BLEED TEST SET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36-11-51-720-001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FUNCTIONAL TEST OF THE OPENING OF THE BLEED-PRESSURE REGULATOR VALVE (PRV) WITH THE BLEED TEST SET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AMM 36-11-52-720-001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FUNCTIONAL TEST OF THE OVERPRESSURE VALVES WITH THE BLEED TEST SET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36-11-53-720-001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FUNCTIONAL TEST OF THE OPENING OF THE FAN AIR VALVE WITH THE BLEED TEST SET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36-11-54-720-001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FUNCTIONAL TEST OF SENSE LINE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36-11-00-720-008 OR</w:t>
              <w:br/>
              <w:t>AMM 36-11-00-720-009 OR</w:t>
              <w:br/>
              <w:t>AMM 36-11-00-720-010 OR</w:t>
              <w:br/>
              <w:t>AMM 36-11-00-720-011 OR</w:t>
              <w:br/>
              <w:t>AMM 36-11-00-720-012 OR</w:t>
              <w:br/>
              <w:t>AMM 36-11-00-720-013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HIGH PRESSURE BLEED VALVE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36-11-51-000/400-042-A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REMOVAL/INSTALLATION OF THE BLEED PRESSURE REGULATOR VALVE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36-11-52-000/400-042-A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OVERPRESSURE VALVE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36-11-53-000/400-001-A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FAN AIR VALVE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36-11-54-000/400-001-A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TEST OF THE BLEED MONITORING PRESSURE SENSOR (BMPS) WITH THE BLEED TEST SET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36-11-15-720-802 OR</w:t>
              <w:br/>
              <w:t>AMM 36-11-15-720-805</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FUNCTIONAL TEST OF THE BLEED PRESSURE SENSOR (BPS) WITH THE BLEED TEST SET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36-11-16-720-802 OR</w:t>
              <w:br/>
              <w:t>AMM 36-11-16-720-807</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LEAK TEST OF THE BLEED PRESSURE SENSOR (BPS) SENSE LINE WITH THE BLEED TEST SET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36-11-00-790-806</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LEAK TEST OF THE BLEED MONITORING PRESSURE SENSOR (BMPS) SENSE LINE WITH THE BLEED TEST SET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36-11-00-790-807</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LEAK TEST OF THE DIFFERENTIAL PRESSURE SENSOR (DPS) SENSE LINES WITH THE BLEED TEST SET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36-11-00-790-811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HP BLEED VALVE (HPV)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36-11-51-000/400-802-A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BLEED PRESSURE-REGULATOR VALVE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36-11-52-000/400-802-A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OVERPRESSURE VALVE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36-11-53-000/400-802-A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FAN AIR VALVE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36-11-54-04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FUNCTIONAL TEST OF THE HP BLEED VALVE WITH THE TEST SET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36-11-51-720-804</w:t>
              <w:br/>
              <w:t>AMM 36-11-51-720-809</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FUNCTIONAL TEST OF THE PRESSURE REGULATOR VALVE WITH THE TEST SET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36-11-52-720-811</w:t>
              <w:br/>
              <w:t>AMM 36-11-52-720-816</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FUNCTIONAL TEST OF THE OVERPRESSURE VALVE WITH THE BLEED TEST SET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36-11-53-720-802</w:t>
              <w:br/>
              <w:t>AMM 36-11-53-720-805</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FUNCTIONAL TEST OF THE OPENING OF THE FAN AIR VALVE WITH THE BLEED TEST SET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36-11-54-720-804</w:t>
              <w:br/>
              <w:t>AMM 36-11-54-720-807</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AIR ENG BLEED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36-11-00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ENG BLEED SYSTEM (CFM/PW1100)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36-11-00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MAINTENANCE STATUS: AIR BLEED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36-00-00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AIR BLEED MAINTENANCE MESSAGE.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36-00-01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ENGINE BLEED VALVE (PRV)</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36-11-02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ENGINE BLEED OVERPRESSURE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36-11-03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ENGINE BLEED FAN AIR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36-11-04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ENGINE BLEED HP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36-11-07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APU BLEED AIR SUPPLY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36-12-01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APU BLEED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 xml:space="preserve">MEL 36-12-02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28" w:author="Phuong Dong Ngo" w:date="2025-07-14T09:30:00Z">
              <w:r>
                <w:rPr>
                  <w:rFonts w:eastAsia="Times New Roman" w:cs="Arial" w:ascii="Arial" w:hAnsi="Arial"/>
                  <w:sz w:val="18"/>
                  <w:szCs w:val="18"/>
                </w:rPr>
                <w:t>REMOVAL/INSTALLATION OF THE PYLON OVERHEAT SENSING-ELEMENTS</w:t>
              </w:r>
            </w:ins>
            <w:del w:id="129" w:author="Phuong Dong Ngo" w:date="2025-07-14T09:30:00Z">
              <w:r>
                <w:rPr>
                  <w:rFonts w:eastAsia="Times New Roman" w:cs="Arial" w:ascii="Arial" w:hAnsi="Arial"/>
                  <w:sz w:val="18"/>
                  <w:szCs w:val="18"/>
                </w:rPr>
                <w:delText>PYLON LEAK DETECTION SYSTEM (CFM56)</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30" w:author="Phuong Dong Ngo" w:date="2025-07-14T09:30:00Z">
              <w:r>
                <w:rPr>
                  <w:rFonts w:eastAsia="Times New Roman" w:cs="Arial" w:ascii="Arial" w:hAnsi="Arial"/>
                  <w:sz w:val="18"/>
                  <w:szCs w:val="18"/>
                </w:rPr>
                <w:t>AMM 36-22-15-000/400-001A</w:t>
              </w:r>
            </w:ins>
            <w:del w:id="131" w:author="Phuong Dong Ngo" w:date="2025-07-14T09:30:00Z">
              <w:r>
                <w:rPr>
                  <w:rFonts w:eastAsia="Times New Roman" w:cs="Arial" w:ascii="Arial" w:hAnsi="Arial"/>
                  <w:sz w:val="18"/>
                  <w:szCs w:val="18"/>
                </w:rPr>
                <w:delText xml:space="preserve">MEL 36-22-01 </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32" w:author="Phuong Dong Ngo" w:date="2025-07-14T09:31:00Z">
              <w:r>
                <w:rPr>
                  <w:rFonts w:eastAsia="Times New Roman" w:cs="Arial" w:ascii="Arial" w:hAnsi="Arial"/>
                  <w:sz w:val="18"/>
                  <w:szCs w:val="18"/>
                </w:rPr>
                <w:t>R/I</w:t>
              </w:r>
            </w:ins>
            <w:del w:id="133" w:author="Phuong Dong Ngo" w:date="2025-07-14T09:31:00Z">
              <w:r>
                <w:rPr>
                  <w:rFonts w:eastAsia="Times New Roman" w:cs="Arial" w:ascii="Arial" w:hAnsi="Arial"/>
                  <w:sz w:val="18"/>
                  <w:szCs w:val="18"/>
                </w:rPr>
                <w:delText>MEL</w:delText>
              </w:r>
            </w:del>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38</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BITE TEST OF THE VACUUM TOILET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38-31-00-740-001-A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DISINFECTION OF POTABLE WATER SYSTEM AND DISCARD OF WATER FILTER ELEMENTS, IF INSTALLED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38-10-00-670-002-A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FLUSH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38-31-57-04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BLOCKAGE REMOVAL (ORBITAL FLUSH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38-30-00-615-002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REMOVAL/INSTALLATION OF THE WASTE TANK TRANSMITTER (40MG)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38-31-62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WASTE/ WATER DRAIN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38-32-00-710-002-A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RINSE WATER KEEPS FLOWING IN TOILET BOWL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38-31-00-810-819-A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TS LAVS CAN NOT FLUSH</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38-31-00-810-824-A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TS LIQUID LEVEL TRANSMITTER FAILURE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38-31-00-810-837-A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47</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SENSOR-OXYGEN-REMOVAL/ INSTALLATION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47-41-15-04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4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REMOVAL/ INSTALLATION OF SENSOR-TEMPERATURE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47-41-11-04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 INSTALLATION OF SENSOR-PRESSURE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47-41-13-04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D-ULPA FILTER ELEMENT REPLACEMENT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47-10-41-920-001-A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SGH</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BITE TEST OF THE IGGS WITH BLEED AIR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47-31-34-740-001-A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BITE TEST OF THE IGGS WITHOUT BLEED AIR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47-31-34-740-001-A01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FAILURE OF THE INERTING SYSTEM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47-11-00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83"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FUEL TANK INERTING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47-10-01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49</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 xml:space="preserve">REMOVAL/ INSTALLATION OF THE POWER PLANT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49-11-11-04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SELF-TEST OF THE ECB</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49-00-00-710-009-A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APU-FUEL LOW-PRESSURE CIRCUIT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49-31-00-710-003-A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APU AIR INTAKE, DIFFUSER ELBOW, SEALS AND FELT METAL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49-16-00-200-002-A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REPLACEMENT OF THE FUEL FILTER (131-9(A))</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49-32-41-920-001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IGNITER PLUG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49-41-41-04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IGNITION UNIT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49-41-38-04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IGNITER LEAD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49-41-43-04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STARTER MOTOR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49-42-51-04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WEAR INDICATOR OF STARTER MOTOR BRUSH</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49-42-51-200-008-A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REMOVAL/INSTALLATION OF THE OIL COOLER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49-91-44-04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DE-OIL SOLENOID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49-91-49-04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OIL-COOLER OUTLET-DUCT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49-52-41-04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REMOVE AND DISCARD OIL FILTER ELEMENTS (131-9(A))</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49-91-41-200-002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ECAM WARNING: APU AUTO SHUTDOWN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49-00-81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MAINTENANCE STATUS: APU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49-00-81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TS FAILURE MESSAGE: AIR INTAKE FLAP-ACTUATOR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49-16-00, 49-00-81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FAILURE MESSAGE: STARTER MOTOR / APU ROTATION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49-00-81-810-830-A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 xml:space="preserve">TS FAILURE MESSAGE: GEN SCAV + LUBE FILTERS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49-00-81-810-849-A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 xml:space="preserve">T/S OIL SMOKE AT THE APU EXHAUST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TSM 49-00-81-810-889-A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T/S FUMES IN THE CABIN/OIL SMOKE AT THE APU EXHAUST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49-00-81-810-874-A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APU MAINTENANCE MESSAGE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49-00-01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INDICATIONS ON THE APU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49-07-01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POWER PLANT (APU)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49-10-01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APU AIR INTAKE FLAP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49-10-02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51</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DAMAGE CLASSIFICATION AND MEASURE DIMENSION OF DAMAGE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51-11-00 OR</w:t>
            </w:r>
          </w:p>
          <w:p>
            <w:pPr>
              <w:pStyle w:val="Normal"/>
              <w:rPr>
                <w:rFonts w:ascii="Arial" w:hAnsi="Arial" w:eastAsia="Times New Roman" w:cs="Arial"/>
                <w:sz w:val="18"/>
                <w:szCs w:val="18"/>
              </w:rPr>
            </w:pPr>
            <w:r>
              <w:rPr>
                <w:rFonts w:eastAsia="Times New Roman" w:cs="Arial" w:ascii="Arial" w:hAnsi="Arial"/>
                <w:sz w:val="18"/>
                <w:szCs w:val="18"/>
              </w:rPr>
              <w:t>SRM 51-77-10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DAMAGE REPORTING /DATA RECORD OF ALLOWABE DAMAGE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SRM 51-11-13 OR</w:t>
            </w:r>
          </w:p>
          <w:p>
            <w:pPr>
              <w:pStyle w:val="Normal"/>
              <w:rPr>
                <w:rFonts w:ascii="Arial" w:hAnsi="Arial" w:eastAsia="Times New Roman" w:cs="Arial"/>
                <w:sz w:val="18"/>
                <w:szCs w:val="18"/>
              </w:rPr>
            </w:pPr>
            <w:r>
              <w:rPr>
                <w:rFonts w:eastAsia="Times New Roman" w:cs="Arial" w:ascii="Arial" w:hAnsi="Arial"/>
                <w:sz w:val="18"/>
                <w:szCs w:val="18"/>
              </w:rPr>
              <w:t>SRM, 51-11-15</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NEGILIBLE DAMAGE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51-73-11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TEMPORARY SKIN PROTECTION USING HIGH SPEED TAPE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51-77-12-911-001 OR</w:t>
              <w:br/>
              <w:t>SRM 51-77-13-911-009</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52</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DOOR SEALS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52-10-00-220-006-A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35" w:author="Phuong Dong Ngo" w:date="2025-07-14T09:34:00Z"/>
              </w:rPr>
            </w:pPr>
            <w:ins w:id="134" w:author="Phuong Dong Ngo" w:date="2025-07-14T09:34:00Z">
              <w:r>
                <w:rPr>
                  <w:rFonts w:eastAsia="Times New Roman" w:cs="Arial" w:ascii="Arial" w:hAnsi="Arial"/>
                  <w:sz w:val="18"/>
                  <w:szCs w:val="18"/>
                </w:rPr>
                <w:t>ALTERNATE:</w:t>
              </w:r>
            </w:ins>
          </w:p>
          <w:p>
            <w:pPr>
              <w:pStyle w:val="Normal"/>
              <w:rPr>
                <w:rFonts w:ascii="Arial" w:hAnsi="Arial" w:eastAsia="Times New Roman" w:cs="Arial"/>
                <w:sz w:val="18"/>
                <w:szCs w:val="18"/>
              </w:rPr>
            </w:pPr>
            <w:ins w:id="136" w:author="Phuong Dong Ngo" w:date="2025-07-14T09:34:00Z">
              <w:r>
                <w:rPr>
                  <w:rFonts w:eastAsia="Times New Roman" w:cs="Arial" w:ascii="Arial" w:hAnsi="Arial"/>
                  <w:sz w:val="18"/>
                  <w:szCs w:val="18"/>
                </w:rPr>
                <w:t>DETAILED INSPECTION OF EMERGENCY OVERWING DOOR SEALS</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37" w:author="Phuong Dong Ngo" w:date="2025-07-14T09:34:00Z">
              <w:r>
                <w:rPr>
                  <w:rFonts w:eastAsia="Times New Roman" w:cs="Arial" w:ascii="Arial" w:hAnsi="Arial"/>
                  <w:sz w:val="18"/>
                  <w:szCs w:val="18"/>
                </w:rPr>
                <w:t>AMM 52-22-00-220-002A</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38" w:author="Phuong Dong Ngo" w:date="2025-07-14T09:34:00Z">
              <w:r>
                <w:rPr>
                  <w:rFonts w:eastAsia="Times New Roman" w:cs="Arial" w:ascii="Arial" w:hAnsi="Arial"/>
                  <w:sz w:val="18"/>
                  <w:szCs w:val="18"/>
                </w:rPr>
                <w:t>DI</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DAMPING FUNCTION OF THE DOOR-DAMPER AND EMERGENCY- OPERATION CYLINDER WHEN YOU OPEN AND CLOSE THE PASSENGER/CREW DOOR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52-10-00-710-001-A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DOOR WARNING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52-71-00-710-001-A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39" w:author="Phuong Dong Ngo" w:date="2025-07-14T09:34:00Z">
              <w:r>
                <w:rPr>
                  <w:rFonts w:eastAsia="Times New Roman" w:cs="Arial" w:ascii="Arial" w:hAnsi="Arial"/>
                  <w:sz w:val="18"/>
                  <w:szCs w:val="18"/>
                </w:rPr>
                <w:t>LUBRICATION OF CARGO DOOR</w:t>
              </w:r>
            </w:ins>
            <w:del w:id="140" w:author="Phuong Dong Ngo" w:date="2025-07-14T09:34:00Z">
              <w:r>
                <w:rPr>
                  <w:rFonts w:eastAsia="Times New Roman" w:cs="Arial" w:ascii="Arial" w:hAnsi="Arial"/>
                  <w:sz w:val="18"/>
                  <w:szCs w:val="18"/>
                </w:rPr>
                <w:delText>DETAILED INSPECTION OF FORWARD CARGO COMPARTMENT DOOR, INTERNAL STRUCTURE</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41" w:author="Phuong Dong Ngo" w:date="2025-07-14T09:34:00Z">
              <w:r>
                <w:rPr>
                  <w:rFonts w:eastAsia="Times New Roman" w:cs="Arial" w:ascii="Arial" w:hAnsi="Arial"/>
                  <w:sz w:val="18"/>
                  <w:szCs w:val="18"/>
                </w:rPr>
                <w:t>AMM 12-22-52-640-002 -A</w:t>
              </w:r>
            </w:ins>
            <w:del w:id="142" w:author="Phuong Dong Ngo" w:date="2025-07-14T09:34:00Z">
              <w:r>
                <w:rPr>
                  <w:rFonts w:eastAsia="Times New Roman" w:cs="Arial" w:ascii="Arial" w:hAnsi="Arial"/>
                  <w:sz w:val="18"/>
                  <w:szCs w:val="18"/>
                </w:rPr>
                <w:delText>AMM 52-31-11-200-001-A</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43" w:author="Phuong Dong Ngo" w:date="2025-07-14T09:35:00Z">
              <w:r>
                <w:rPr>
                  <w:rFonts w:eastAsia="Times New Roman" w:cs="Arial" w:ascii="Arial" w:hAnsi="Arial"/>
                  <w:sz w:val="18"/>
                  <w:szCs w:val="18"/>
                </w:rPr>
                <w:t>SGH</w:t>
              </w:r>
            </w:ins>
            <w:del w:id="144" w:author="Phuong Dong Ngo" w:date="2025-07-14T09:34:00Z">
              <w:r>
                <w:rPr>
                  <w:rFonts w:eastAsia="Times New Roman" w:cs="Arial" w:ascii="Arial" w:hAnsi="Arial"/>
                  <w:sz w:val="18"/>
                  <w:szCs w:val="18"/>
                </w:rPr>
                <w:delText>DI</w:delText>
              </w:r>
            </w:del>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 OF THE CARGO DOOR SEAL (FWD/ AFT CARGO)</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45" w:author="Phuong Dong Ngo" w:date="2025-07-14T09:38:00Z">
              <w:r>
                <w:rPr>
                  <w:rFonts w:eastAsia="Times New Roman" w:cs="Arial" w:ascii="Arial" w:hAnsi="Arial"/>
                  <w:sz w:val="18"/>
                  <w:szCs w:val="18"/>
                </w:rPr>
                <w:t>AMM 52-30-00-280-002A</w:t>
              </w:r>
            </w:ins>
            <w:del w:id="146" w:author="Phuong Dong Ngo" w:date="2025-07-14T09:38:00Z">
              <w:r>
                <w:rPr>
                  <w:rFonts w:eastAsia="Times New Roman" w:cs="Arial" w:ascii="Arial" w:hAnsi="Arial"/>
                  <w:sz w:val="18"/>
                  <w:szCs w:val="18"/>
                </w:rPr>
                <w:delText>AMM 52-31-11-200-005-A OR</w:delText>
                <w:br/>
                <w:delText>AMM 52-32-11-200-005-A</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 INSTALLATION CARGO DOOR SEAL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47" w:author="Phuong Dong Ngo" w:date="2025-07-14T09:38:00Z">
              <w:r>
                <w:rPr>
                  <w:rFonts w:eastAsia="Times New Roman" w:cs="Arial" w:ascii="Arial" w:hAnsi="Arial"/>
                  <w:sz w:val="18"/>
                  <w:szCs w:val="18"/>
                </w:rPr>
                <w:t>AMM 52-31/32-18-04</w:t>
              </w:r>
            </w:ins>
            <w:del w:id="148" w:author="Phuong Dong Ngo" w:date="2025-07-14T09:38:00Z">
              <w:r>
                <w:rPr>
                  <w:rFonts w:eastAsia="Times New Roman" w:cs="Arial" w:ascii="Arial" w:hAnsi="Arial"/>
                  <w:sz w:val="18"/>
                  <w:szCs w:val="18"/>
                </w:rPr>
                <w:delText>AMM 52-31-18-04</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ADJUSTMENT OF PROXIMITY SWITCHES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52-71-00-05</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AT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0"/>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CARGO DOOR OPEN/LOCKED INDICATOR INOP</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52-35-00-810-801-A OR</w:t>
            </w:r>
          </w:p>
          <w:p>
            <w:pPr>
              <w:pStyle w:val="Normal"/>
              <w:rPr/>
            </w:pPr>
            <w:r>
              <w:rPr>
                <w:rFonts w:eastAsia="Times New Roman" w:cs="Arial" w:ascii="Arial" w:hAnsi="Arial"/>
                <w:sz w:val="18"/>
                <w:szCs w:val="18"/>
              </w:rPr>
              <w:t>TSM 52-35-00-810-802-A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rPr/>
            </w:pPr>
            <w:r>
              <w:rPr>
                <w:rFonts w:eastAsia="Arial" w:cs="Arial" w:ascii="Arial" w:hAnsi="Arial"/>
                <w:b/>
                <w:sz w:val="20"/>
                <w:szCs w:val="20"/>
              </w:rPr>
              <w:t xml:space="preserve"> </w:t>
            </w:r>
            <w:r>
              <w:rPr>
                <w:rFonts w:cs="Arial" w:ascii="Arial" w:hAnsi="Arial"/>
                <w:b/>
                <w:sz w:val="20"/>
                <w:szCs w:val="20"/>
              </w:rPr>
              <w:t>2</w:t>
            </w:r>
            <w:ins w:id="149" w:author="Phuong Dong Ngo" w:date="2025-07-14T09:39:00Z">
              <w:r>
                <w:rPr>
                  <w:rFonts w:cs="Arial" w:ascii="Arial" w:hAnsi="Arial"/>
                  <w:b/>
                  <w:sz w:val="20"/>
                  <w:szCs w:val="20"/>
                </w:rPr>
                <w:t>48</w:t>
              </w:r>
            </w:ins>
            <w:del w:id="150" w:author="Phuong Dong Ngo" w:date="2025-07-14T09:39:00Z">
              <w:r>
                <w:rPr>
                  <w:rFonts w:cs="Arial" w:ascii="Arial" w:hAnsi="Arial"/>
                  <w:b/>
                  <w:sz w:val="20"/>
                  <w:szCs w:val="20"/>
                </w:rPr>
                <w:delText>53</w:delText>
              </w:r>
            </w:del>
            <w:r>
              <w:rPr>
                <w:rFonts w:cs="Arial" w:ascii="Arial" w:hAnsi="Arial"/>
                <w:b/>
                <w:sz w:val="20"/>
                <w:szCs w:val="20"/>
              </w:rPr>
              <w:t>.</w:t>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DOOR PAX INDICATION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TSM 52-11/13-00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CABIN DOOR PERMANENTLY INDICATED OPEN ON THE DOOR/OXY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52-07-01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CARGO DOOR INDICATION ON THE DOOR/OXY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52-07-05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CABIN DOOR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52-10-01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CARGO DOOR ELECTRICAL CONTROL.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52-30-03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pPr>
            <w:r>
              <w:rPr>
                <w:rFonts w:eastAsia="Times New Roman" w:cs="Arial" w:ascii="Arial" w:hAnsi="Arial"/>
                <w:sz w:val="18"/>
                <w:szCs w:val="18"/>
              </w:rPr>
              <w:t>CARGO DOORS OPEN/LOCKED INDICATOR LIGHT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52-30-07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CDLS NORMAL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52-51-01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LOCK FUNCTION OF THE COCKPIT DOOR SW</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52-53-03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UNLOCK FUNCTION OF THE COCKPIT DOOR SW</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MEL 52-53-04 </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53</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RADOME-REMOVAL/ INSTALLATION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53-15-11-04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THE RADOME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53-15-11-200-001-A/A01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STRUCTURE DAMAGE ASSESSMENT</w:t>
              <w:br/>
              <w:t>DAMAGE ON CARGO FLOOR PANEL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 xml:space="preserve">STRUCTURE DAMAGE ASSESSMENT FUSELAGE SKIN PLATES-ALLOWABLE DENTS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STRUCTURE DAMAGE ASSESSMENT ALLOWABLE REWORK ON FUSELAGE SKIN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STRUCTURE DAMAGE ASSESSMENT BURN MARK ON FUSELAGE SKIN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54</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 FOR MISSING FASTENERS ON THE PYLON FAIRING PANELS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54-50-00-200-003-A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PYLON FIRE SEALS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54-50-00-220-807-A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PYLON LATERAL ACCESS-DOORS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54-51-21-000/400-001-A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pPr>
            <w:r>
              <w:rPr>
                <w:rFonts w:eastAsia="Times New Roman" w:cs="Arial" w:ascii="Arial" w:hAnsi="Arial"/>
                <w:sz w:val="18"/>
                <w:szCs w:val="18"/>
              </w:rPr>
              <w:t>REMOVAL/INSTALLATION OF THE ACCESS PANELS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54-52-11-000-002-B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REMOVAL/INSTALLATION OF THE PYLON-TO-WING ACCESS PANELS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54-53-11-000-002-B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ASSESSMENT OF DENT DAMAGE ON LIPSKIN OF ENGINE INTAKE COWL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NSRM</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ASSESSMENT OF DAMAGE ON INNER BARREL OF ENGINE INTAKE COWL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NSRM</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ASSESSMENT OF CRACKED DAMAGE ON PRECOOLER FAIRING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54-52-11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pPr>
            <w:r>
              <w:rPr>
                <w:rFonts w:eastAsia="Times New Roman" w:cs="Arial" w:ascii="Arial" w:hAnsi="Arial"/>
                <w:sz w:val="18"/>
                <w:szCs w:val="18"/>
              </w:rPr>
              <w:t>ASSESSMENT OF THRUST REVERSER AFT RING LIGHTNING STRIKE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NSRM</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AERODYNAMIC SEAL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CDL 54-06</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CDL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KARMAN FAIRING FIRE SEALS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54-50-00-220-802-A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DETAILED INSPECTION OF NOSE FIRE SEAL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54-50-00-220-803-A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DETAILED INSPECTION OF RMF BLOCK SEAL AND RMF FIRE FINGER SEAL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54-50-00-220-804-A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ACCESS SKIN PANELS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54-52-11-000/400-805-A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51" w:author="Phuong Dong Ngo" w:date="2025-07-14T09:44:00Z">
              <w:r>
                <w:rPr>
                  <w:rFonts w:eastAsia="Times New Roman" w:cs="Arial" w:ascii="Arial" w:hAnsi="Arial"/>
                  <w:sz w:val="18"/>
                  <w:szCs w:val="18"/>
                </w:rPr>
                <w:t>ASSESSMENT OF DAMAGE ON ENGINE INTAKE COWL (PW1100G)</w:t>
              </w:r>
            </w:ins>
            <w:del w:id="152" w:author="Phuong Dong Ngo" w:date="2025-07-14T09:44:00Z">
              <w:r>
                <w:rPr>
                  <w:rFonts w:eastAsia="Times New Roman" w:cs="Arial" w:ascii="Arial" w:hAnsi="Arial"/>
                  <w:sz w:val="18"/>
                  <w:szCs w:val="18"/>
                </w:rPr>
                <w:delText>ASSESSMENT OF DAMAGE ON INNER BARREL OF ENGINE INTAKE COWL (PW1100)</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53" w:author="Phuong Dong Ngo" w:date="2025-07-14T09:44:00Z">
              <w:r>
                <w:rPr>
                  <w:rFonts w:eastAsia="Times New Roman" w:cs="Arial" w:ascii="Arial" w:hAnsi="Arial"/>
                  <w:sz w:val="18"/>
                  <w:szCs w:val="18"/>
                </w:rPr>
                <w:t>SRM 54-10-00</w:t>
              </w:r>
            </w:ins>
            <w:del w:id="154" w:author="Phuong Dong Ngo" w:date="2025-07-14T09:44:00Z">
              <w:r>
                <w:rPr>
                  <w:rFonts w:eastAsia="Times New Roman" w:cs="Arial" w:ascii="Arial" w:hAnsi="Arial"/>
                  <w:sz w:val="18"/>
                  <w:szCs w:val="18"/>
                </w:rPr>
                <w:delText>AMM 71-11-00</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56" w:author="Phuong Dong Ngo" w:date="2025-07-14T09:47:00Z"/>
              </w:rPr>
            </w:pPr>
            <w:ins w:id="155" w:author="Phuong Dong Ngo" w:date="2025-07-14T09:47:00Z">
              <w:r>
                <w:rPr>
                  <w:rFonts w:eastAsia="Times New Roman" w:cs="Arial" w:ascii="Arial" w:hAnsi="Arial"/>
                  <w:sz w:val="18"/>
                  <w:szCs w:val="18"/>
                </w:rPr>
                <w:t>ALTERNATE:</w:t>
              </w:r>
            </w:ins>
          </w:p>
          <w:p>
            <w:pPr>
              <w:pStyle w:val="Normal"/>
              <w:rPr>
                <w:del w:id="159" w:author="Phuong Dong Ngo" w:date="2025-07-14T09:47:00Z"/>
              </w:rPr>
            </w:pPr>
            <w:ins w:id="157" w:author="Phuong Dong Ngo" w:date="2025-07-14T09:47:00Z">
              <w:r>
                <w:rPr>
                  <w:rFonts w:eastAsia="Times New Roman" w:cs="Arial" w:ascii="Arial" w:hAnsi="Arial"/>
                  <w:sz w:val="18"/>
                  <w:szCs w:val="18"/>
                </w:rPr>
                <w:t>THRUST REVERSER (PW1100G)</w:t>
              </w:r>
            </w:ins>
            <w:del w:id="158" w:author="Phuong Dong Ngo" w:date="2025-07-14T09:47:00Z">
              <w:r>
                <w:rPr>
                  <w:rFonts w:eastAsia="Times New Roman" w:cs="Arial" w:ascii="Arial" w:hAnsi="Arial"/>
                  <w:sz w:val="18"/>
                  <w:szCs w:val="18"/>
                </w:rPr>
                <w:delText>ALTERNATE:</w:delText>
              </w:r>
            </w:del>
          </w:p>
          <w:p>
            <w:pPr>
              <w:pStyle w:val="Normal"/>
              <w:widowControl w:val="false"/>
              <w:bidi w:val="0"/>
              <w:rPr>
                <w:rFonts w:ascii="Arial" w:hAnsi="Arial" w:eastAsia="Times New Roman" w:cs="Arial"/>
                <w:sz w:val="18"/>
                <w:szCs w:val="18"/>
              </w:rPr>
            </w:pPr>
            <w:del w:id="160" w:author="Phuong Dong Ngo" w:date="2025-07-14T09:47:00Z">
              <w:r>
                <w:rPr>
                  <w:rFonts w:eastAsia="Times New Roman" w:cs="Arial" w:ascii="Arial" w:hAnsi="Arial"/>
                  <w:sz w:val="18"/>
                  <w:szCs w:val="18"/>
                </w:rPr>
                <w:delText>ASSESSMENT OF CRACKED DAMAGE ON PRECOOLER FAIRING (PW1100)</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54-</w:t>
            </w:r>
            <w:ins w:id="161" w:author="Phuong Dong Ngo" w:date="2025-07-14T09:47:00Z">
              <w:r>
                <w:rPr>
                  <w:rFonts w:eastAsia="Times New Roman" w:cs="Arial" w:ascii="Arial" w:hAnsi="Arial"/>
                  <w:sz w:val="18"/>
                  <w:szCs w:val="18"/>
                </w:rPr>
                <w:t>30-00</w:t>
              </w:r>
            </w:ins>
            <w:del w:id="162" w:author="Phuong Dong Ngo" w:date="2025-07-14T09:47:00Z">
              <w:r>
                <w:rPr>
                  <w:rFonts w:eastAsia="Times New Roman" w:cs="Arial" w:ascii="Arial" w:hAnsi="Arial"/>
                  <w:sz w:val="18"/>
                  <w:szCs w:val="18"/>
                </w:rPr>
                <w:delText>52-11</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55</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ALLOWABLE DAMAGE ON THS LEADING EDGE SKIN PLATE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55-12-11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ALLOWABLE DAMAGE ON VERTICAL STABILIZER LEADING EDGE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55-32-11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ins w:id="164" w:author="Phuong Dong Ngo" w:date="2025-09-19T08:50:00Z"/>
              </w:rPr>
            </w:pPr>
            <w:ins w:id="163" w:author="Phuong Dong Ngo" w:date="2025-09-19T08:50:00Z">
              <w:r>
                <w:rPr>
                  <w:rFonts w:eastAsia="Times New Roman" w:cs="Arial" w:ascii="Arial" w:hAnsi="Arial"/>
                  <w:sz w:val="18"/>
                  <w:szCs w:val="18"/>
                  <w:highlight w:val="yellow"/>
                </w:rPr>
                <w:t>GENERAL VISUAL INSPECTION OF TRIMMABLE HORIZONTAL</w:t>
              </w:r>
            </w:ins>
          </w:p>
          <w:p>
            <w:pPr>
              <w:pStyle w:val="Normal"/>
              <w:rPr>
                <w:rFonts w:ascii="Arial" w:hAnsi="Arial" w:eastAsia="Times New Roman" w:cs="Arial"/>
                <w:sz w:val="18"/>
                <w:szCs w:val="18"/>
                <w:highlight w:val="yellow"/>
              </w:rPr>
            </w:pPr>
            <w:ins w:id="165" w:author="Phuong Dong Ngo" w:date="2025-09-19T08:50:00Z">
              <w:r>
                <w:rPr>
                  <w:rFonts w:eastAsia="Times New Roman" w:cs="Arial" w:ascii="Arial" w:hAnsi="Arial"/>
                  <w:sz w:val="18"/>
                  <w:szCs w:val="18"/>
                  <w:highlight w:val="yellow"/>
                </w:rPr>
                <w:t>STABILIZER TRAILING EDGE (EWIS)</w:t>
              </w:r>
            </w:ins>
            <w:del w:id="166" w:author="Phuong Dong Ngo" w:date="2025-09-19T08:50:00Z">
              <w:r>
                <w:rPr>
                  <w:rFonts w:eastAsia="Times New Roman" w:cs="Arial" w:ascii="Arial" w:hAnsi="Arial"/>
                  <w:sz w:val="18"/>
                  <w:szCs w:val="18"/>
                  <w:highlight w:val="yellow"/>
                </w:rPr>
                <w:delText>DETAILED INSPECTION OF HORIZONTAL STABILIZER, INTERNAL STRUCTURE OF TORQUE BOX, INBOARD OF FUSELAGE FAIRINGS</w:delText>
              </w:r>
            </w:del>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r>
              <w:rPr>
                <w:rFonts w:eastAsia="Times New Roman" w:cs="Arial" w:ascii="Arial" w:hAnsi="Arial"/>
                <w:sz w:val="18"/>
                <w:szCs w:val="18"/>
                <w:highlight w:val="yellow"/>
              </w:rPr>
              <w:t xml:space="preserve">AMM </w:t>
            </w:r>
            <w:ins w:id="167" w:author="Phuong Dong Ngo" w:date="2025-09-19T08:50:00Z">
              <w:r>
                <w:rPr>
                  <w:rFonts w:eastAsia="Times New Roman" w:cs="Arial" w:ascii="Arial" w:hAnsi="Arial"/>
                  <w:sz w:val="18"/>
                  <w:szCs w:val="18"/>
                  <w:highlight w:val="yellow"/>
                </w:rPr>
                <w:t>05-23-30-200-004</w:t>
              </w:r>
            </w:ins>
            <w:del w:id="168" w:author="Phuong Dong Ngo" w:date="2025-09-19T08:50:00Z">
              <w:r>
                <w:rPr>
                  <w:rFonts w:eastAsia="Times New Roman" w:cs="Arial" w:ascii="Arial" w:hAnsi="Arial"/>
                  <w:sz w:val="18"/>
                  <w:szCs w:val="18"/>
                  <w:highlight w:val="yellow"/>
                </w:rPr>
                <w:delText>55-10-00-210-001-A</w:delText>
              </w:r>
            </w:del>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highlight w:val="yellow"/>
              </w:rPr>
            </w:pPr>
            <w:del w:id="169" w:author="Phuong Dong Ngo" w:date="2025-09-19T08:50:00Z">
              <w:r>
                <w:rPr>
                  <w:rFonts w:eastAsia="Times New Roman" w:cs="Arial" w:ascii="Arial" w:hAnsi="Arial"/>
                  <w:sz w:val="18"/>
                  <w:szCs w:val="18"/>
                  <w:highlight w:val="yellow"/>
                </w:rPr>
                <w:delText>DI</w:delText>
              </w:r>
            </w:del>
            <w:ins w:id="170" w:author="Phuong Dong Ngo" w:date="2025-09-19T08:50:00Z">
              <w:r>
                <w:rPr>
                  <w:rFonts w:eastAsia="Times New Roman" w:cs="Arial" w:ascii="Arial" w:hAnsi="Arial"/>
                  <w:sz w:val="18"/>
                  <w:szCs w:val="18"/>
                  <w:highlight w:val="yellow"/>
                </w:rPr>
                <w:t>GVI</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highlight w:val="yellow"/>
              </w:rPr>
            </w:pPr>
            <w:r>
              <w:rPr>
                <w:rFonts w:eastAsia="Times New Roman" w:cs="Arial" w:ascii="Arial" w:hAnsi="Arial"/>
                <w:b/>
                <w:sz w:val="20"/>
                <w:szCs w:val="20"/>
                <w:highlight w:val="yellow"/>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highlight w:val="yellow"/>
              </w:rPr>
            </w:pPr>
            <w:r>
              <w:rPr>
                <w:rFonts w:cs="Arial" w:ascii="Arial" w:hAnsi="Arial"/>
                <w:b/>
                <w:sz w:val="20"/>
                <w:szCs w:val="20"/>
                <w:highlight w:val="yellow"/>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highlight w:val="yellow"/>
              </w:rPr>
            </w:pPr>
            <w:r>
              <w:rPr>
                <w:rFonts w:cs="Arial" w:ascii="Arial" w:hAnsi="Arial"/>
                <w:b/>
                <w:sz w:val="20"/>
                <w:szCs w:val="20"/>
                <w:highlight w:val="yellow"/>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highlight w:val="yellow"/>
              </w:rPr>
            </w:pPr>
            <w:r>
              <w:rPr>
                <w:rFonts w:cs="Arial" w:ascii="Arial" w:hAnsi="Arial"/>
                <w:b/>
                <w:sz w:val="20"/>
                <w:szCs w:val="20"/>
                <w:highlight w:val="yellow"/>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highlight w:val="yellow"/>
              </w:rPr>
            </w:pPr>
            <w:r>
              <w:rPr>
                <w:rFonts w:cs="Arial" w:ascii="Arial" w:hAnsi="Arial"/>
                <w:b/>
                <w:sz w:val="20"/>
                <w:szCs w:val="20"/>
                <w:highlight w:val="yellow"/>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highlight w:val="yellow"/>
              </w:rPr>
            </w:pPr>
            <w:r>
              <w:rPr>
                <w:rFonts w:cs="Arial" w:ascii="Arial" w:hAnsi="Arial"/>
                <w:b/>
                <w:sz w:val="20"/>
                <w:szCs w:val="20"/>
                <w:highlight w:val="yellow"/>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highlight w:val="yellow"/>
              </w:rPr>
            </w:pPr>
            <w:r>
              <w:rPr>
                <w:rFonts w:cs="Arial" w:ascii="Arial" w:hAnsi="Arial"/>
                <w:b/>
                <w:sz w:val="20"/>
                <w:szCs w:val="20"/>
                <w:highlight w:val="yellow"/>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r>
              <w:rPr>
                <w:rFonts w:eastAsia="Times New Roman" w:cs="Arial" w:ascii="Arial" w:hAnsi="Arial"/>
                <w:sz w:val="18"/>
                <w:szCs w:val="18"/>
                <w:highlight w:val="yellow"/>
              </w:rPr>
              <w:t>ALTERNATE:</w:t>
            </w:r>
          </w:p>
          <w:p>
            <w:pPr>
              <w:pStyle w:val="Normal"/>
              <w:rPr>
                <w:rFonts w:ascii="Arial" w:hAnsi="Arial" w:eastAsia="Times New Roman" w:cs="Arial"/>
                <w:sz w:val="18"/>
                <w:szCs w:val="18"/>
                <w:highlight w:val="yellow"/>
              </w:rPr>
            </w:pPr>
            <w:r>
              <w:rPr>
                <w:rFonts w:eastAsia="Times New Roman" w:cs="Arial" w:ascii="Arial" w:hAnsi="Arial"/>
                <w:sz w:val="18"/>
                <w:szCs w:val="18"/>
                <w:highlight w:val="yellow"/>
              </w:rPr>
              <w:t>DETAILED INSPECTION OF HORIZONTAL STABILIZER JACK FITTING AND SURROUNDING EXTERNAL STRUCTURE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highlight w:val="yellow"/>
              </w:rPr>
            </w:pPr>
            <w:r>
              <w:rPr>
                <w:rFonts w:eastAsia="Times New Roman" w:cs="Arial" w:ascii="Arial" w:hAnsi="Arial"/>
                <w:sz w:val="18"/>
                <w:szCs w:val="18"/>
                <w:highlight w:val="yellow"/>
              </w:rPr>
              <w:t>AMM 55-16-34-200-001-A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highlight w:val="yellow"/>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56</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 OF THE WINDSHIELDS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56-11-11-200-001-A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INSPECTION OF THE FIXED WINDOWS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56-11-12-200-001-A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INSPECTION OF THE SLIDING WINDOW</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56-12-11-200-001-A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ALL COCKPIT WINDOWS FROM OUTSIDE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56-10-00-200-005-A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WINDSHIELD WEATHER SEAL-REPAIR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56-11-11-300-001-A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r>
            <w:ins w:id="171" w:author="Phuong Dong Ngo" w:date="2025-07-14T09:48:00Z">
              <w:r>
                <w:rPr>
                  <w:rFonts w:eastAsia="Times New Roman" w:cs="Arial" w:ascii="Arial" w:hAnsi="Arial"/>
                  <w:sz w:val="18"/>
                  <w:szCs w:val="18"/>
                </w:rPr>
                <w:t>:</w:t>
              </w:r>
            </w:ins>
            <w:r>
              <w:rPr>
                <w:rFonts w:eastAsia="Times New Roman" w:cs="Arial" w:ascii="Arial" w:hAnsi="Arial"/>
                <w:sz w:val="18"/>
                <w:szCs w:val="18"/>
              </w:rPr>
              <w:br/>
              <w:t>REPAIR OF THE WEATHER SEAL OF THE FIXED WINDOW</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56-11-12-300-002-A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r>
            <w:ins w:id="172" w:author="Phuong Dong Ngo" w:date="2025-07-14T09:48:00Z">
              <w:r>
                <w:rPr>
                  <w:rFonts w:eastAsia="Times New Roman" w:cs="Arial" w:ascii="Arial" w:hAnsi="Arial"/>
                  <w:sz w:val="18"/>
                  <w:szCs w:val="18"/>
                </w:rPr>
                <w:t>:</w:t>
              </w:r>
            </w:ins>
            <w:r>
              <w:rPr>
                <w:rFonts w:eastAsia="Times New Roman" w:cs="Arial" w:ascii="Arial" w:hAnsi="Arial"/>
                <w:sz w:val="18"/>
                <w:szCs w:val="18"/>
              </w:rPr>
              <w:br/>
              <w:t>REPAIR OF THE WEATHER SEAL OF THE SLIDING WINDOW PANEL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56-12-11-300-003-A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57</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ACCESS PANEL-OUTER WING REMOVAL/ INSTALLATION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57-27-11-04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ASSESSMENT OF DENT DAMAGE ON NOSE SKIN OF SLAT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57-40-00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ASSESSMENT OF DENT DAMAGE ON INBOARD/OUTBOARD FLAPS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SRM 57-52-00, 57-53-00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CFM 56</w:t>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70</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POWERPLANT - SEAL &amp; GASKET REMOVAL/INSTALLATION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70-21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POWERPLANT - LIST OF MATERIAL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70-30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9"/>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WIRE LOCKING ON ENGINE (CFM 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70-22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rPr/>
            </w:pPr>
            <w:r>
              <w:rPr>
                <w:rFonts w:eastAsia="Arial" w:cs="Arial" w:ascii="Arial" w:hAnsi="Arial"/>
                <w:b/>
                <w:sz w:val="20"/>
                <w:szCs w:val="20"/>
              </w:rPr>
              <w:t xml:space="preserve"> </w:t>
            </w:r>
            <w:r>
              <w:rPr>
                <w:rFonts w:cs="Arial" w:ascii="Arial" w:hAnsi="Arial"/>
                <w:b/>
                <w:sz w:val="20"/>
                <w:szCs w:val="20"/>
              </w:rPr>
              <w:t>2</w:t>
            </w:r>
            <w:ins w:id="173" w:author="Phuong Dong Ngo" w:date="2025-07-14T09:50:00Z">
              <w:r>
                <w:rPr>
                  <w:rFonts w:cs="Arial" w:ascii="Arial" w:hAnsi="Arial"/>
                  <w:b/>
                  <w:sz w:val="20"/>
                  <w:szCs w:val="20"/>
                </w:rPr>
                <w:t>75</w:t>
              </w:r>
            </w:ins>
            <w:del w:id="174" w:author="Phuong Dong Ngo" w:date="2025-07-14T09:50:00Z">
              <w:r>
                <w:rPr>
                  <w:rFonts w:cs="Arial" w:ascii="Arial" w:hAnsi="Arial"/>
                  <w:b/>
                  <w:sz w:val="20"/>
                  <w:szCs w:val="20"/>
                </w:rPr>
                <w:delText>80</w:delText>
              </w:r>
            </w:del>
            <w:r>
              <w:rPr>
                <w:rFonts w:cs="Arial" w:ascii="Arial" w:hAnsi="Arial"/>
                <w:b/>
                <w:sz w:val="20"/>
                <w:szCs w:val="20"/>
              </w:rPr>
              <w:t>.</w:t>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POWERPLANT - TIGHTENING TORQUES (CFM56)</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70-23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ENG FADEC MAINTENANCE MESSAGE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70-00-01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 EIU MAINTENANCE MESSAGE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70-00-02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 EVMU MAINTENANCE MESSAGE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70-00-03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71</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POWER PLANT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71-00-00-04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FUEL OR HYDRAULIC OR OIL LEAKAGE LIMITS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71-00-00-790-002-B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DRAIN MAST LEAKAGE IDENTIFICATION PROCEDURE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71-00-00-790-005-A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VISUAL INSPECTION OF THE AIR INTAKE COWL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71-11-00-210-001-A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CHECK OF THE PRESSURE RELIEF DOOR ON THE INLET COWL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71-11-00-720-001-A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
                <w:sz w:val="20"/>
                <w:szCs w:val="20"/>
              </w:rPr>
            </w:pPr>
            <w:ins w:id="175" w:author="Phương Đông Ngô" w:date="2025-11-10T18:07:00Z">
              <w:r>
                <w:rPr>
                  <w:rFonts w:cs="Arial" w:ascii="Arial" w:hAnsi="Arial"/>
                  <w:b/>
                  <w:sz w:val="20"/>
                  <w:szCs w:val="20"/>
                </w:rPr>
                <w:t>WO TRaining</w:t>
              </w:r>
            </w:ins>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77" w:author="Phuong Dong Ngo" w:date="2025-07-14T09:53:00Z"/>
              </w:rPr>
            </w:pPr>
            <w:ins w:id="176" w:author="Phuong Dong Ngo" w:date="2025-07-14T09:53:00Z">
              <w:r>
                <w:rPr>
                  <w:rFonts w:eastAsia="Times New Roman" w:cs="Arial" w:ascii="Arial" w:hAnsi="Arial"/>
                  <w:sz w:val="18"/>
                  <w:szCs w:val="18"/>
                </w:rPr>
                <w:t xml:space="preserve">ALTERNATE: </w:t>
              </w:r>
            </w:ins>
          </w:p>
          <w:p>
            <w:pPr>
              <w:pStyle w:val="Normal"/>
              <w:rPr>
                <w:rFonts w:ascii="Arial" w:hAnsi="Arial" w:eastAsia="Times New Roman" w:cs="Arial"/>
                <w:sz w:val="18"/>
                <w:szCs w:val="18"/>
              </w:rPr>
            </w:pPr>
            <w:ins w:id="178" w:author="Phuong Dong Ngo" w:date="2025-07-14T09:53:00Z">
              <w:r>
                <w:rPr>
                  <w:rFonts w:eastAsia="Times New Roman" w:cs="Arial" w:ascii="Arial" w:hAnsi="Arial"/>
                  <w:sz w:val="18"/>
                  <w:szCs w:val="18"/>
                </w:rPr>
                <w:t>FUNCTIONAL CHECK OF PRESSURE RELIEF DOOR LATCH TENSION</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179" w:author="Phuong Dong Ngo" w:date="2025-07-14T09:53:00Z">
              <w:r>
                <w:rPr>
                  <w:rFonts w:eastAsia="Times New Roman" w:cs="Arial" w:ascii="Arial" w:hAnsi="Arial"/>
                  <w:sz w:val="18"/>
                  <w:szCs w:val="18"/>
                </w:rPr>
                <w:t>AMM 71-13-</w:t>
              </w:r>
            </w:ins>
            <w:ins w:id="180" w:author="Phương Đông Ngô" w:date="2026-03-23T14:37:00Z">
              <w:r>
                <w:rPr>
                  <w:rFonts w:eastAsia="Times New Roman" w:cs="Arial" w:ascii="Arial" w:hAnsi="Arial"/>
                  <w:sz w:val="18"/>
                  <w:szCs w:val="18"/>
                </w:rPr>
                <w:t>00</w:t>
              </w:r>
            </w:ins>
            <w:ins w:id="181" w:author="Phuong Dong Ngo" w:date="2025-07-14T09:53:00Z">
              <w:del w:id="182" w:author="Phương Đông Ngô" w:date="2026-03-23T14:37:00Z">
                <w:r>
                  <w:rPr>
                    <w:rFonts w:eastAsia="Times New Roman" w:cs="Arial" w:ascii="Arial" w:hAnsi="Arial"/>
                    <w:sz w:val="18"/>
                    <w:szCs w:val="18"/>
                  </w:rPr>
                  <w:delText>11</w:delText>
                </w:r>
              </w:del>
            </w:ins>
            <w:ins w:id="183" w:author="Phuong Dong Ngo" w:date="2025-07-14T09:53:00Z">
              <w:r>
                <w:rPr>
                  <w:rFonts w:eastAsia="Times New Roman" w:cs="Arial" w:ascii="Arial" w:hAnsi="Arial"/>
                  <w:sz w:val="18"/>
                  <w:szCs w:val="18"/>
                </w:rPr>
                <w:t>-</w:t>
              </w:r>
            </w:ins>
            <w:ins w:id="184" w:author="Phương Đông Ngô" w:date="2026-03-23T14:37:00Z">
              <w:r>
                <w:rPr>
                  <w:rFonts w:eastAsia="Times New Roman" w:cs="Arial" w:ascii="Arial" w:hAnsi="Arial"/>
                  <w:sz w:val="18"/>
                  <w:szCs w:val="18"/>
                </w:rPr>
                <w:t>800</w:t>
              </w:r>
            </w:ins>
            <w:ins w:id="185" w:author="Phuong Dong Ngo" w:date="2025-07-14T09:53:00Z">
              <w:del w:id="186" w:author="Phương Đông Ngô" w:date="2026-03-23T14:37:00Z">
                <w:r>
                  <w:rPr>
                    <w:rFonts w:eastAsia="Times New Roman" w:cs="Arial" w:ascii="Arial" w:hAnsi="Arial"/>
                    <w:sz w:val="18"/>
                    <w:szCs w:val="18"/>
                  </w:rPr>
                  <w:delText>280</w:delText>
                </w:r>
              </w:del>
            </w:ins>
            <w:ins w:id="187" w:author="Phuong Dong Ngo" w:date="2025-07-14T09:53:00Z">
              <w:r>
                <w:rPr>
                  <w:rFonts w:eastAsia="Times New Roman" w:cs="Arial" w:ascii="Arial" w:hAnsi="Arial"/>
                  <w:sz w:val="18"/>
                  <w:szCs w:val="18"/>
                </w:rPr>
                <w:t>-</w:t>
              </w:r>
            </w:ins>
            <w:ins w:id="188" w:author="Phương Đông Ngô" w:date="2026-03-23T14:37:00Z">
              <w:r>
                <w:rPr>
                  <w:rFonts w:eastAsia="Times New Roman" w:cs="Arial" w:ascii="Arial" w:hAnsi="Arial"/>
                  <w:sz w:val="18"/>
                  <w:szCs w:val="18"/>
                </w:rPr>
                <w:t>042</w:t>
              </w:r>
            </w:ins>
            <w:ins w:id="189" w:author="Phuong Dong Ngo" w:date="2025-07-14T09:53:00Z">
              <w:del w:id="190" w:author="Phương Đông Ngô" w:date="2026-03-23T14:37:00Z">
                <w:r>
                  <w:rPr>
                    <w:rFonts w:eastAsia="Times New Roman" w:cs="Arial" w:ascii="Arial" w:hAnsi="Arial"/>
                    <w:sz w:val="18"/>
                    <w:szCs w:val="18"/>
                  </w:rPr>
                  <w:delText>802C</w:delText>
                </w:r>
              </w:del>
            </w:ins>
            <w:ins w:id="191" w:author="Phương Đông Ngô" w:date="2026-03-23T14:37:00Z">
              <w:r>
                <w:rPr>
                  <w:rFonts w:eastAsia="Times New Roman" w:cs="Arial" w:ascii="Arial" w:hAnsi="Arial"/>
                  <w:sz w:val="18"/>
                  <w:szCs w:val="18"/>
                </w:rPr>
                <w:t>-B</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192" w:author="Phuong Dong Ngo" w:date="2025-07-14T09:53:00Z">
              <w:r>
                <w:rPr>
                  <w:rFonts w:eastAsia="Times New Roman" w:cs="Arial" w:ascii="Arial" w:hAnsi="Arial"/>
                  <w:sz w:val="18"/>
                  <w:szCs w:val="18"/>
                </w:rPr>
                <w:t>FOT</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 CHECK OF FAN COWL DOORS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71-13-11-06</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FUNCTIONAL CHECK OF FAN COWL LATCH TENSION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71-13-00-800-042-B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VISUAL INSPECTION OF THE FORWARD ENGINE MOUNT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71-21-11-210-040-B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DETAILED INSPECTION OF AFT ENGINE MOUNT INSTALLATION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71-22-11-210-042-B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FAN COWL HOLD OPEN ROD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CDL 71-09</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CDL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72</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ENGINE PRESERVATION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72-00-00-03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INSPECTION/CHECK OF THE SPINNER CONE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72-21-00-210-005-A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 OF FAN ROTOR BLADES INSTALLED ON THE FAN DISK</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72-21-00-210-009-A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r>
            <w:ins w:id="193" w:author="Phuong Dong Ngo" w:date="2025-07-14T09:54:00Z">
              <w:r>
                <w:rPr>
                  <w:rFonts w:eastAsia="Times New Roman" w:cs="Arial" w:ascii="Arial" w:hAnsi="Arial"/>
                  <w:sz w:val="18"/>
                  <w:szCs w:val="18"/>
                </w:rPr>
                <w:t>:</w:t>
              </w:r>
            </w:ins>
            <w:r>
              <w:rPr>
                <w:rFonts w:eastAsia="Times New Roman" w:cs="Arial" w:ascii="Arial" w:hAnsi="Arial"/>
                <w:sz w:val="18"/>
                <w:szCs w:val="18"/>
              </w:rPr>
              <w:br/>
              <w:t>INSPECTION OF THE FAN ROTOR BLADES REMOVED FROM THE FAN DISK</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72-21-00-210-006-A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FAN ROTOR BLADES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72-21-00-000/400-007-A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ins w:id="194" w:author="Phuong Dong Ngo" w:date="2025-07-14T09:54:00Z">
              <w:r>
                <w:rPr>
                  <w:rFonts w:eastAsia="Times New Roman" w:cs="Arial" w:ascii="Arial" w:hAnsi="Arial"/>
                  <w:sz w:val="18"/>
                  <w:szCs w:val="18"/>
                </w:rPr>
                <w:t>:</w:t>
              </w:r>
            </w:ins>
            <w:r>
              <w:rPr>
                <w:rFonts w:eastAsia="Times New Roman" w:cs="Arial" w:ascii="Arial" w:hAnsi="Arial"/>
                <w:sz w:val="18"/>
                <w:szCs w:val="18"/>
              </w:rPr>
              <w:br/>
              <w:t>REPLACEMENT OF FAN ROTOR BLADES IN PAIRS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72-21-00-300-028-A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ins w:id="195" w:author="Phuong Dong Ngo" w:date="2025-07-14T09:54:00Z">
              <w:r>
                <w:rPr>
                  <w:rFonts w:eastAsia="Times New Roman" w:cs="Arial" w:ascii="Arial" w:hAnsi="Arial"/>
                  <w:sz w:val="18"/>
                  <w:szCs w:val="18"/>
                </w:rPr>
                <w:t>:</w:t>
              </w:r>
            </w:ins>
            <w:r>
              <w:rPr>
                <w:rFonts w:eastAsia="Times New Roman" w:cs="Arial" w:ascii="Arial" w:hAnsi="Arial"/>
                <w:sz w:val="18"/>
                <w:szCs w:val="18"/>
              </w:rPr>
              <w:br/>
              <w:t>REPLACEMENT OF INDIVIDUAL FAN BLADES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72-21-00-300-029-A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r>
            <w:ins w:id="196" w:author="Phuong Dong Ngo" w:date="2025-07-14T09:54:00Z">
              <w:r>
                <w:rPr>
                  <w:rFonts w:eastAsia="Times New Roman" w:cs="Arial" w:ascii="Arial" w:hAnsi="Arial"/>
                  <w:sz w:val="18"/>
                  <w:szCs w:val="18"/>
                </w:rPr>
                <w:t>:</w:t>
              </w:r>
            </w:ins>
            <w:r>
              <w:rPr>
                <w:rFonts w:eastAsia="Times New Roman" w:cs="Arial" w:ascii="Arial" w:hAnsi="Arial"/>
                <w:sz w:val="18"/>
                <w:szCs w:val="18"/>
              </w:rPr>
              <w:br/>
              <w:t>DETAILED INSPECTION AND RELUBRICATION OF THE FAN BLADE DOVETAILS, MIDSPAN SHROUDS, SPACERS, PLATFORMS AND FAN DISK DOVETAIL SLOTS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72-21-00-210-804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ENGINE INLET, FAN BLADES, FAN OUTLET AND ABRADABLE MATERIAL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72-23-00-210-003-C</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INSPECTION/CHECK OF THE TRANSFER GEARBOX ASSEMBLY</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72-62-00-210-002-A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INSPECTION/CHECK OF THE ACCESSORY GEARBOX ASSEMBLY</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72-63-00-210-002-A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198" w:author="Phuong Dong Ngo" w:date="2025-07-14T09:55:00Z"/>
              </w:rPr>
            </w:pPr>
            <w:ins w:id="197" w:author="Phuong Dong Ngo" w:date="2025-07-14T09:55:00Z">
              <w:r>
                <w:rPr>
                  <w:rFonts w:eastAsia="Times New Roman" w:cs="Arial" w:ascii="Arial" w:hAnsi="Arial"/>
                  <w:sz w:val="18"/>
                  <w:szCs w:val="18"/>
                </w:rPr>
                <w:t xml:space="preserve">ALTERNATE: </w:t>
              </w:r>
            </w:ins>
          </w:p>
          <w:p>
            <w:pPr>
              <w:pStyle w:val="Normal"/>
              <w:rPr>
                <w:rFonts w:ascii="Arial" w:hAnsi="Arial" w:eastAsia="Times New Roman" w:cs="Arial"/>
                <w:sz w:val="18"/>
                <w:szCs w:val="18"/>
              </w:rPr>
            </w:pPr>
            <w:ins w:id="199" w:author="Phuong Dong Ngo" w:date="2025-07-14T09:55:00Z">
              <w:r>
                <w:rPr>
                  <w:rFonts w:eastAsia="Times New Roman" w:cs="Arial" w:ascii="Arial" w:hAnsi="Arial"/>
                  <w:sz w:val="18"/>
                  <w:szCs w:val="18"/>
                </w:rPr>
                <w:t>GENERAL VISUAL INSPECTION OF FAN AND ACCESSORY GEAR BOX</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00" w:author="Phuong Dong Ngo" w:date="2025-07-14T09:55:00Z">
              <w:r>
                <w:rPr>
                  <w:rFonts w:eastAsia="Times New Roman" w:cs="Arial" w:ascii="Arial" w:hAnsi="Arial"/>
                  <w:sz w:val="18"/>
                  <w:szCs w:val="18"/>
                </w:rPr>
                <w:t>AMM 05-24-30-200-002-A</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01" w:author="Phuong Dong Ngo" w:date="2025-07-14T09:55:00Z">
              <w:r>
                <w:rPr>
                  <w:rFonts w:eastAsia="Times New Roman" w:cs="Arial" w:ascii="Arial" w:hAnsi="Arial"/>
                  <w:sz w:val="18"/>
                  <w:szCs w:val="18"/>
                </w:rPr>
                <w:t>GVI</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DAMAGE ASSESSMENT:</w:t>
              <w:br/>
              <w:t>- FAN BLADE TIP DISTORSION</w:t>
              <w:br/>
              <w:t>- NICK ON FAN BLADE LEADING EDGE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72-21-00-210-009-A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73</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REMOVE, INSPECT AND REPLACE FUEL FILTER ELEMENT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73-11-10-920-001-B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INSPECTION/CHECK OF THE FUEL MANIFOLD ASSEMBLY</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73-11-30-200-002-A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TEST OF THE ELECTRONIC CONTROL UNIT (ECU)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73-21-60-720-040-B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READ THE LRU IDENTIFICATION REPORT AND THE THRUST REVERSER SHUT-OFF VALVE STATUS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73-21-60-740-006-A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CORECT FAULTS OF THE ENGINE SMR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73-21-60-740-028-B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FADEC ON THE GROUND (WITH ENGINE NON MOTORING)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73-29-00-710-040-B02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CHANGE OF THE INHIBITION STATUS OF THE THRUST REVERSER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73-29-00-860-801-A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AT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FUEL FILTER CLOGGED INDICATION ON ENGINE 1 (2)</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73-00-00-810-875(876)-A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FUEL USED INDICATION ON THE ENGINE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73-07-01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FUEL FILTER CLOG INDICATION ON THE ENGINE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73-07-02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lang w:val="de-DE"/>
              </w:rPr>
              <w:t>ALTERNATE:</w:t>
            </w:r>
          </w:p>
          <w:p>
            <w:pPr>
              <w:pStyle w:val="Normal"/>
              <w:rPr>
                <w:rFonts w:ascii="Arial" w:hAnsi="Arial" w:eastAsia="Times New Roman" w:cs="Arial"/>
                <w:sz w:val="18"/>
                <w:szCs w:val="18"/>
                <w:lang w:val="de-DE"/>
              </w:rPr>
            </w:pPr>
            <w:r>
              <w:rPr>
                <w:rFonts w:eastAsia="Times New Roman" w:cs="Arial" w:ascii="Arial" w:hAnsi="Arial"/>
                <w:sz w:val="18"/>
                <w:szCs w:val="18"/>
                <w:lang w:val="de-DE"/>
              </w:rPr>
              <w:t>ENG 1(2) FUEL FILTER CLOG ALERT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73-09-01A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74</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IGNITION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74-00-00-710-043-A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TEST OF THE IGNITION SYSTEM WITHOUT CFDS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74-00-00-710-043-A01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INSPECTION/CHECK OF THE IGNITION EXCITER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74-11-10-200-002-A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03" w:author="Phuong Dong Ngo" w:date="2025-07-14T09:57:00Z"/>
              </w:rPr>
            </w:pPr>
            <w:ins w:id="202" w:author="Phuong Dong Ngo" w:date="2025-07-14T09:57:00Z">
              <w:r>
                <w:rPr>
                  <w:rFonts w:eastAsia="Times New Roman" w:cs="Arial" w:ascii="Arial" w:hAnsi="Arial"/>
                  <w:sz w:val="18"/>
                  <w:szCs w:val="18"/>
                </w:rPr>
                <w:t>ALTERNATE:</w:t>
              </w:r>
            </w:ins>
          </w:p>
          <w:p>
            <w:pPr>
              <w:pStyle w:val="Normal"/>
              <w:rPr>
                <w:rFonts w:ascii="Arial" w:hAnsi="Arial" w:eastAsia="Times New Roman" w:cs="Arial"/>
                <w:sz w:val="18"/>
                <w:szCs w:val="18"/>
              </w:rPr>
            </w:pPr>
            <w:ins w:id="204" w:author="Phuong Dong Ngo" w:date="2025-07-14T09:57:00Z">
              <w:r>
                <w:rPr>
                  <w:rFonts w:eastAsia="Times New Roman" w:cs="Arial" w:ascii="Arial" w:hAnsi="Arial"/>
                  <w:sz w:val="18"/>
                  <w:szCs w:val="18"/>
                </w:rPr>
                <w:t>REMOVAL/ISTALLATION OF THE IGNITION EXCITER</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05" w:author="Phuong Dong Ngo" w:date="2025-07-14T09:57:00Z">
              <w:r>
                <w:rPr>
                  <w:rFonts w:eastAsia="Times New Roman" w:cs="Arial" w:ascii="Arial" w:hAnsi="Arial"/>
                  <w:sz w:val="18"/>
                  <w:szCs w:val="18"/>
                </w:rPr>
                <w:t>AMM 74-11-10-000/400-002A</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06" w:author="Phuong Dong Ngo" w:date="2025-07-14T09:57:00Z">
              <w:r>
                <w:rPr>
                  <w:rFonts w:eastAsia="Times New Roman" w:cs="Arial" w:ascii="Arial" w:hAnsi="Arial"/>
                  <w:sz w:val="18"/>
                  <w:szCs w:val="18"/>
                </w:rPr>
                <w:t>R/I</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INSPECTION/CHECK OF THE RIGHT IGNITION LEAD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74-21-10-200-002-A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4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br/>
              <w:t>INSPECTION/CHECK OF THE LEFT IGNITION LEAD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74-21-20-200-002-A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SPARK IGNITER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74-21-30-000/400-002-A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INSPECTION/CHECK OF THE SPARK IGNITER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74-21-30-200-002-A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541"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FAILURE OF THE IGNITION 1 (2) SYSTEM - ENGINE 1 (2) - CHANNEL A OR CHANNEL B</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74-00-00-810-801-A OR</w:t>
              <w:br/>
              <w:t>TSM 74-00-00-810-802-A OR</w:t>
              <w:br/>
              <w:t>TSM 74-00-00-810-803-A OR</w:t>
              <w:br/>
              <w:t>TSM 74-00-00-810-804-A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20"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FAILURE OF THE IGNITION A AND IGNITION B SYSTEMS ON ENGINE 1</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74-00-00-810-805-A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10"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IGNITION SYSTEM A</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74-31-01A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10"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IGNITION SYSTEM B</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74-31-02A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75</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VISUAL INSPECTION OF THE ECU AIR COOLING TUBES AND DUCTS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75-24-49-210-042-A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GVI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RE-GREASING OF THE VARIABLE BLEED VALVE (VBV)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75-31-00-640-801-A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ADJUSTMENT OF THE REFERENCE CLOSED POSITION OF THE VBV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75-31-00-820-001-A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MANUAL OPERATION CHECK OF THE VARIABLE BLEED VALVE DOORS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75-31-00-200-002-A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VISUAL INSPECTION OF THE VARIABLE BLEED VALVE (VBV)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75-31-00-210-002-A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GVI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HIGH PRESSURE TURBINE ACTIVE CLEARANCE CONTROL (HPTACC)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75-21-10-000/400-002-A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REMOVAL/INSTALLATION OF THE LOW PRESSURE TURBINE ACTIVE CLEARANCE CONTROL (LPTACC)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75-22-10-000/400-002-A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ECAM WARNING: ENG 1(2) COMPRESSOR VANE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75-30-00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76</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THROTTLE CONTROL UNIT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76-11-00-710-803-A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77</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DEACTIVATION OF THE NO. 1 BEARING VIBRATION SENSOR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77-31-00-040-802-A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D/R</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CHANGE THE CONFIGURATION OF THE ACCELEROMETER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77-32-34-860-041-A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CHECK OF EVMU THROUGH CFDS FOR ADVISORY INDICATION ON ECAM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77-32-34-710-040-B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FAN TRIM BALANCE WITH THE EVMU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77-32-34-750-001-A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ins w:id="207" w:author="Phuong Dong Ngo" w:date="2025-07-14T09:59:00Z">
              <w:r>
                <w:rPr>
                  <w:rFonts w:eastAsia="Times New Roman" w:cs="Arial" w:ascii="Arial" w:hAnsi="Arial"/>
                  <w:sz w:val="18"/>
                  <w:szCs w:val="18"/>
                </w:rPr>
                <w:t>:</w:t>
              </w:r>
            </w:ins>
            <w:r>
              <w:rPr>
                <w:rFonts w:eastAsia="Times New Roman" w:cs="Arial" w:ascii="Arial" w:hAnsi="Arial"/>
                <w:sz w:val="18"/>
                <w:szCs w:val="18"/>
              </w:rPr>
              <w:br/>
              <w:t>FAN TRIM BALANCE - 1 SENSOR 3 SPEED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71-00-00-750-001-B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ins w:id="208" w:author="Phuong Dong Ngo" w:date="2025-07-14T09:59:00Z">
              <w:r>
                <w:rPr>
                  <w:rFonts w:eastAsia="Times New Roman" w:cs="Arial" w:ascii="Arial" w:hAnsi="Arial"/>
                  <w:sz w:val="18"/>
                  <w:szCs w:val="18"/>
                </w:rPr>
                <w:t>:</w:t>
              </w:r>
            </w:ins>
            <w:r>
              <w:rPr>
                <w:rFonts w:eastAsia="Times New Roman" w:cs="Arial" w:ascii="Arial" w:hAnsi="Arial"/>
                <w:sz w:val="18"/>
                <w:szCs w:val="18"/>
              </w:rPr>
              <w:br/>
              <w:t>FAN TRIM BALANCE - 1 SENSOR 1 SPEED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71-00-00-750-001-B03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FAN VIBRATION LESS THAN 4 UNITS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77-00-00-810-862-A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ins w:id="209" w:author="Phuong Dong Ngo" w:date="2025-07-14T10:00:00Z">
              <w:r>
                <w:rPr>
                  <w:rFonts w:eastAsia="Times New Roman" w:cs="Arial" w:ascii="Arial" w:hAnsi="Arial"/>
                  <w:sz w:val="18"/>
                  <w:szCs w:val="18"/>
                </w:rPr>
                <w:t>:</w:t>
              </w:r>
            </w:ins>
            <w:r>
              <w:rPr>
                <w:rFonts w:eastAsia="Times New Roman" w:cs="Arial" w:ascii="Arial" w:hAnsi="Arial"/>
                <w:sz w:val="18"/>
                <w:szCs w:val="18"/>
              </w:rPr>
              <w:br/>
              <w:t>FAN VIBRATIONS HIGHER THAN OR EQUAL TO 4 UNITS AND LESS THAN 6 UNITS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77-00-00-810-863-A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ins w:id="210" w:author="Phuong Dong Ngo" w:date="2025-07-14T10:00:00Z">
              <w:r>
                <w:rPr>
                  <w:rFonts w:eastAsia="Times New Roman" w:cs="Arial" w:ascii="Arial" w:hAnsi="Arial"/>
                  <w:sz w:val="18"/>
                  <w:szCs w:val="18"/>
                </w:rPr>
                <w:t>:</w:t>
              </w:r>
            </w:ins>
            <w:r>
              <w:rPr>
                <w:rFonts w:eastAsia="Times New Roman" w:cs="Arial" w:ascii="Arial" w:hAnsi="Arial"/>
                <w:sz w:val="18"/>
                <w:szCs w:val="18"/>
              </w:rPr>
              <w:br/>
              <w:t>FAN VIBRATIONS HIGHER THAN OR EQUAL TO 6 UNITS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77-00-00-810-864-A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OIL QT (OIL QUANTITY) INDICATION ON THE CRUISE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77-07-01-04A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OIL FILTER CLOG INDICATION ON THE ENGINE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77-07-02-07A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FUEL FILTER CLOG INDICATION ON THE ENGINE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77-07-02-02A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78</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VISUAL INSPECTION OF THE CORE NOZZLE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78-11-11-210-041-A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ins w:id="211" w:author="Phuong Dong Ngo" w:date="2025-07-14T10:00:00Z">
              <w:r>
                <w:rPr>
                  <w:rFonts w:eastAsia="Times New Roman" w:cs="Arial" w:ascii="Arial" w:hAnsi="Arial"/>
                  <w:sz w:val="18"/>
                  <w:szCs w:val="18"/>
                </w:rPr>
                <w:t>:</w:t>
              </w:r>
            </w:ins>
            <w:r>
              <w:rPr>
                <w:rFonts w:eastAsia="Times New Roman" w:cs="Arial" w:ascii="Arial" w:hAnsi="Arial"/>
                <w:sz w:val="18"/>
                <w:szCs w:val="18"/>
              </w:rPr>
              <w:br/>
              <w:t>VISUAL INSPECTION OF THE CORE NOZZLE INNER AND OUTER SEALS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78-11-11-210-043-B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VISUAL INSPECTION OF THE CENTERBODY</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78-11-12-210-042-A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THE EXHAUST CENTERBODY</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78-11-12-210-041-B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CORE NOZZLE ASSEMBLY</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78-11-11-000/400-041-A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CENTERBODY</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78-11-12-000/400-041-A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THRUST REVERSER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78-31-00-710-042-A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ins w:id="212" w:author="Phuong Dong Ngo" w:date="2025-07-14T10:00:00Z">
              <w:r>
                <w:rPr>
                  <w:rFonts w:eastAsia="Times New Roman" w:cs="Arial" w:ascii="Arial" w:hAnsi="Arial"/>
                  <w:sz w:val="18"/>
                  <w:szCs w:val="18"/>
                </w:rPr>
                <w:t>:</w:t>
              </w:r>
            </w:ins>
            <w:r>
              <w:rPr>
                <w:rFonts w:eastAsia="Times New Roman" w:cs="Arial" w:ascii="Arial" w:hAnsi="Arial"/>
                <w:sz w:val="18"/>
                <w:szCs w:val="18"/>
              </w:rPr>
              <w:br/>
              <w:t>OPERATIONAL TEST OF THE THRUST REVERSER WITHOUT CFDS - ENGINE NOT RUNNING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78-31-00-710-043-A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GENERAL VISUAL INSPECTION OF PRIMARY LATCH MECHANISM (BLOCKER DOORS DEPLOYED)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78-31-00-210-041-B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VISUAL INSPECTION OF THE THRUST REVERSER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78-32-11-210-001-A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GENERAL VISUAL INSPECTION OF THE INNER BARREL HEATSHIELD, FIRE PROTECTIVE COATING AND FIRE SEALS (C-DUCTS OPEN)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78-32-11-220-040-B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GVI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MANUAL DEPLOYMENT STOWING OF THE BLOCKER DOOR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78-32-41-860-001/002-A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GENERAL VISUAL INSPECTION OF THE BLOCKER DOOR SEALS (BLOCKER DOORS DEPLOYED)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78-32-41-210-042-B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GVI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ADJUSTMENT OF THE THRUST REVERSER HALF DOOR LATCHES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78-36-41-820-042-A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ins w:id="213" w:author="Phuong Dong Ngo" w:date="2025-07-14T10:01:00Z">
              <w:r>
                <w:rPr>
                  <w:rFonts w:eastAsia="Times New Roman" w:cs="Arial" w:ascii="Arial" w:hAnsi="Arial"/>
                  <w:sz w:val="18"/>
                  <w:szCs w:val="18"/>
                </w:rPr>
                <w:t>:</w:t>
              </w:r>
            </w:ins>
            <w:r>
              <w:rPr>
                <w:rFonts w:eastAsia="Times New Roman" w:cs="Arial" w:ascii="Arial" w:hAnsi="Arial"/>
                <w:sz w:val="18"/>
                <w:szCs w:val="18"/>
              </w:rPr>
              <w:br/>
              <w:t>INSPECTION OF THE THRUST REVERSER HALF DOOR LATCHES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78-36-41-820-043-A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VISUAL INSPECTION OF THE THRUST REVERSER HALF DOOR OPENING ACTUATOR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78-36-51-210-041-A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REMOVAL/INSTALLATION OF THE THRUST REVERSER HALF DOOR OPENING ACTUATOR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78-36-51-000/400-041-A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79</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CHECK OF THE MASTER CHIP DETECTOR REMOTE INDICATION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79-00-00-200-001-A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RESETTING OF THE VISUAL INDICATOR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79-21-30-440-001-A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OF THE ELECTRICAL MASTER CHIP DETECTOR (EMCD) FOR PARTICLES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79-00-00-281-002-A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OF FWD SUMP, AFT SUMP, AGB AND TGB SCAVENGE SCREENS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79-00-00-281-003-A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PREPARATION OF THE PARTICLES FROM THE ELECTRICAL MASTER CHIP DETECTOR (EMCD)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79-00-00-281-004-A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ANALYZE PARTICLES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79-00-00-281-005-A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REMOVE AND DISCARD SUPPLY FILTER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79-21-10-920-002-B</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ENGINE OIL EXTERNAL LEAKAGE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79-00-00-810-840A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HIGH OIL CONSUMPTION - ENG 1 (2)</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79-00-00-810-818A</w:t>
              <w:br/>
              <w:t>TSM 79-00-00-810-819A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ENG 1 (2) - OIL MASTER CHIP MAGNETIC CHIP DETECTOR POP OUT EXTENDED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79-00-00-810-833A</w:t>
              <w:br/>
              <w:t>TSM 79-00-00-810-834A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 1(2) OIL FILTER CLOG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79-00-00-810-820-A</w:t>
              <w:br/>
              <w:t>TSM 79-00-00-810-821-A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OIL QUANTITY INDICATION ON THE ENGINE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79-07-03A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 1(2) OIL FILTER CLOG ALERT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79-09-02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80</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CHECK CHIP DETECTOR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80-11-10-210-001-C</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 xml:space="preserve">REMOVAL/ INSTALLATION OF THE PNEUMATIC STARTER </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80-11-20-04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VISUAL INSPECTION OF THE LOWER STARTER DUCT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80-13-42-210-040-A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VISUAL INSPECTION OF THE UPPER STARTER DUCT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80-13-43-210-040-A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ENG 1 (2) START VALVE FAULT/ START VALVE NOT OPEN (CLOSED)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80-11-00-810-803 (804)-A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START VALVE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80-11-01A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PW 1100</w:t>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70</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SAFETY CABLE INSTALLATION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70-24-00-9</w:t>
            </w:r>
            <w:ins w:id="214" w:author="Phuong Dong Ngo" w:date="2025-07-14T10:02:00Z">
              <w:r>
                <w:rPr>
                  <w:rFonts w:eastAsia="Times New Roman" w:cs="Arial" w:ascii="Arial" w:hAnsi="Arial"/>
                  <w:sz w:val="18"/>
                  <w:szCs w:val="18"/>
                </w:rPr>
                <w:t>10</w:t>
              </w:r>
            </w:ins>
            <w:del w:id="215" w:author="Phuong Dong Ngo" w:date="2025-07-14T10:02:00Z">
              <w:r>
                <w:rPr>
                  <w:rFonts w:eastAsia="Times New Roman" w:cs="Arial" w:ascii="Arial" w:hAnsi="Arial"/>
                  <w:sz w:val="18"/>
                  <w:szCs w:val="18"/>
                </w:rPr>
                <w:delText>01</w:delText>
              </w:r>
            </w:del>
            <w:r>
              <w:rPr>
                <w:rFonts w:eastAsia="Times New Roman" w:cs="Arial" w:ascii="Arial" w:hAnsi="Arial"/>
                <w:sz w:val="18"/>
                <w:szCs w:val="18"/>
              </w:rPr>
              <w:t>-813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STANDARD TORQUE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70-24-00-910-806</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KEY WASHER (TAB-TYPE) INSTALLATION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70-24-00-910-807</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COTTER PIN INSTALLATION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70-24-00-910-809</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CHECK FOR THE SELF-LOCKING FEATURE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70-26-00-910-803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POWERPLANT - INSTALLATION OF THE PACKINGS AND SEALS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70-24-00-910-808</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TUBE INSTALLATION (PW1100)</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70-24-00-910-812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ENG FADEC MAINTENANCE MESSAGE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70-00-01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 EIU MAINTENANCE MESSAGE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70-00-02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 EVMU MAINTENANCE MESSAGE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70-00-03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71</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POWER PLANT (BOOTSTRAP METHOD)</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71-00-51-04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GENERAL VISUAL INSPECTION OF THE FAN COWL DOORS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71-13-00-200-802-A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FAN COWL LOSS PREVENTION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71-13-00-710-802-A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CHECK OF FAN COWL LATCH TENSION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71-13-11-</w:t>
            </w:r>
            <w:ins w:id="216" w:author="Phương Đông Ngô" w:date="2026-03-23T14:36:00Z">
              <w:r>
                <w:rPr>
                  <w:rFonts w:eastAsia="Times New Roman" w:cs="Arial" w:ascii="Arial" w:hAnsi="Arial"/>
                  <w:sz w:val="18"/>
                  <w:szCs w:val="18"/>
                </w:rPr>
                <w:t>720</w:t>
              </w:r>
            </w:ins>
            <w:del w:id="217" w:author="Phương Đông Ngô" w:date="2026-03-23T14:36:00Z">
              <w:r>
                <w:rPr>
                  <w:rFonts w:eastAsia="Times New Roman" w:cs="Arial" w:ascii="Arial" w:hAnsi="Arial"/>
                  <w:sz w:val="18"/>
                  <w:szCs w:val="18"/>
                </w:rPr>
                <w:delText>280</w:delText>
              </w:r>
            </w:del>
            <w:r>
              <w:rPr>
                <w:rFonts w:eastAsia="Times New Roman" w:cs="Arial" w:ascii="Arial" w:hAnsi="Arial"/>
                <w:sz w:val="18"/>
                <w:szCs w:val="18"/>
              </w:rPr>
              <w:t>-80</w:t>
            </w:r>
            <w:ins w:id="218" w:author="Phương Đông Ngô" w:date="2026-03-23T14:36:00Z">
              <w:r>
                <w:rPr>
                  <w:rFonts w:eastAsia="Times New Roman" w:cs="Arial" w:ascii="Arial" w:hAnsi="Arial"/>
                  <w:sz w:val="18"/>
                  <w:szCs w:val="18"/>
                </w:rPr>
                <w:t>1</w:t>
              </w:r>
            </w:ins>
            <w:del w:id="219" w:author="Phương Đông Ngô" w:date="2026-03-23T14:36:00Z">
              <w:r>
                <w:rPr>
                  <w:rFonts w:eastAsia="Times New Roman" w:cs="Arial" w:ascii="Arial" w:hAnsi="Arial"/>
                  <w:sz w:val="18"/>
                  <w:szCs w:val="18"/>
                </w:rPr>
                <w:delText>2</w:delText>
              </w:r>
            </w:del>
            <w:r>
              <w:rPr>
                <w:rFonts w:eastAsia="Times New Roman" w:cs="Arial" w:ascii="Arial" w:hAnsi="Arial"/>
                <w:sz w:val="18"/>
                <w:szCs w:val="18"/>
              </w:rPr>
              <w:t>-A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GENERAL VISUAL INSPECTION OF THE INLET COWL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71-61-10-210-801-A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GENERAL VISUAL INSPECTION (GVI) OF THE ENGINE AND PYLON DRAIN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71-71-00-210-801-A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72</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VISUAL INSPECTION (DVI) OF THE INLET CONE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72-11-01-220-801-A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INLET CONE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72-11-01-000/400-801-A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VISUAL EXAMINATION OF THE FAN BLADE FOR BENDS AND CURLS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72-11-03-220-801-A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VISUAL INSPECTION OF THE FAN BLADES SURFACE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72-11-03-220-802-A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VISUAL EXAMINATION OF THE FAN BLADE ROOT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72-11-03-210-801-A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4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DETAILED INSPECTION OF THE FAN BLADES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72-11-03-210-802-A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VISUAL EXAMINATION OF THE FAN BLADE SPACER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72-11-03-220-804-A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VISUAL INSPECTION OF THE FAN BLADE POLYURETHANE-COAT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72-11-03-220-805-A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FAN BLADES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72-11-03-000/400-801-A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73</w:t>
            </w:r>
          </w:p>
        </w:tc>
      </w:tr>
      <w:tr>
        <w:trPr>
          <w:trHeight w:val="946"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INSPECTION OF THE IGNITER CABLE IN THE AREA ADJACENT TO THE FH01 TUBE FOR CHAFING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73-11-00-210-806-A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4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21" w:author="Phuong Dong Ngo" w:date="2025-07-14T10:03:00Z"/>
              </w:rPr>
            </w:pPr>
            <w:ins w:id="220" w:author="Phuong Dong Ngo" w:date="2025-07-14T10:03:00Z">
              <w:r>
                <w:rPr>
                  <w:rFonts w:eastAsia="Times New Roman" w:cs="Arial" w:ascii="Arial" w:hAnsi="Arial"/>
                  <w:sz w:val="18"/>
                  <w:szCs w:val="18"/>
                </w:rPr>
                <w:t>ALTERNATE:</w:t>
              </w:r>
            </w:ins>
          </w:p>
          <w:p>
            <w:pPr>
              <w:pStyle w:val="Normal"/>
              <w:rPr>
                <w:rFonts w:ascii="Arial" w:hAnsi="Arial" w:eastAsia="Times New Roman" w:cs="Arial"/>
                <w:sz w:val="18"/>
                <w:szCs w:val="18"/>
              </w:rPr>
            </w:pPr>
            <w:ins w:id="222" w:author="Phuong Dong Ngo" w:date="2025-07-14T10:03:00Z">
              <w:r>
                <w:rPr>
                  <w:rFonts w:eastAsia="Times New Roman" w:cs="Arial" w:ascii="Arial" w:hAnsi="Arial"/>
                  <w:sz w:val="18"/>
                  <w:szCs w:val="18"/>
                </w:rPr>
                <w:t>INSPECTION OF THE FUEL FILTER ELEMENT FOR FUEL SYSTEM CONTAMINATION</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23" w:author="Phuong Dong Ngo" w:date="2025-07-14T10:03:00Z">
              <w:r>
                <w:rPr>
                  <w:rFonts w:eastAsia="Times New Roman" w:cs="Arial" w:ascii="Arial" w:hAnsi="Arial"/>
                  <w:sz w:val="18"/>
                  <w:szCs w:val="18"/>
                </w:rPr>
                <w:t>AMM 73-11-00-281-801A</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24" w:author="Phuong Dong Ngo" w:date="2025-07-14T10:03:00Z">
              <w:r>
                <w:rPr>
                  <w:rFonts w:eastAsia="Times New Roman" w:cs="Arial" w:ascii="Arial" w:hAnsi="Arial"/>
                  <w:sz w:val="18"/>
                  <w:szCs w:val="18"/>
                </w:rPr>
                <w:t>I/C</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 INSTALLATION OF THE FUEL FILTER ELEMENT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73-11-06-000/400-801-A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TEST NO.7 - EEC OPERATION TEST (SELF TEST)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73-21-00-710-806-A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46"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ECAM WARNING: ENG 1(2) FUEL FILTER DEGRAD</w:t>
              <w:br/>
              <w:t>ALTERNATE: ENG 1(2) FUEL SENSOR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910"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TS ECAM WARNING: ENG 1(2) MINOR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74</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IGNITION SYSTEM WITH THE CFDS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74-00-00-710-802-A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REMOVAL/INSTALLATION OF THE IGNITER PLUG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74-21-01-000/400-801-A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VISUAL INSPECTION OF THE IGNITION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74-00-00-210-802-A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IGNITION SYSTEM A/B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74-00-00-810-831/832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IGNITION SYSTEM A</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74-31-01A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IGNITION SYSTEM B</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74-31-02A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75</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ECAM WARNING: AIR COMPRESSOR VANE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TSM ATA 75</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76</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THE THROTTLE CONTROL UNIT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76-11-00-710-804-A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77</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ECAM WARNING: ENG 1(2) HIGH VIBRATION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ATA 76</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26" w:author="Phuong Dong Ngo" w:date="2025-07-14T10:04:00Z"/>
              </w:rPr>
            </w:pPr>
            <w:ins w:id="225" w:author="Phuong Dong Ngo" w:date="2025-07-14T10:04:00Z">
              <w:r>
                <w:rPr>
                  <w:rFonts w:eastAsia="Times New Roman" w:cs="Arial" w:ascii="Arial" w:hAnsi="Arial"/>
                  <w:sz w:val="18"/>
                  <w:szCs w:val="18"/>
                </w:rPr>
                <w:t xml:space="preserve">ALTERNATE: </w:t>
              </w:r>
            </w:ins>
          </w:p>
          <w:p>
            <w:pPr>
              <w:pStyle w:val="Normal"/>
              <w:rPr>
                <w:rFonts w:ascii="Arial" w:hAnsi="Arial" w:eastAsia="Times New Roman" w:cs="Arial"/>
                <w:sz w:val="18"/>
                <w:szCs w:val="18"/>
              </w:rPr>
            </w:pPr>
            <w:ins w:id="227" w:author="Phuong Dong Ngo" w:date="2025-07-14T10:04:00Z">
              <w:r>
                <w:rPr>
                  <w:rFonts w:eastAsia="Times New Roman" w:cs="Arial" w:ascii="Arial" w:hAnsi="Arial"/>
                  <w:sz w:val="18"/>
                  <w:szCs w:val="18"/>
                </w:rPr>
                <w:t>NF HIGH VIBRATION DETECTED</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28" w:author="Phuong Dong Ngo" w:date="2025-07-14T10:04:00Z">
              <w:r>
                <w:rPr>
                  <w:rFonts w:eastAsia="Times New Roman" w:cs="Arial" w:ascii="Arial" w:hAnsi="Arial"/>
                  <w:sz w:val="18"/>
                  <w:szCs w:val="18"/>
                </w:rPr>
                <w:t>TSM 71-00-00-810-859A</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29" w:author="Phuong Dong Ngo" w:date="2025-07-14T10:05:00Z">
              <w:r>
                <w:rPr>
                  <w:rFonts w:eastAsia="Times New Roman" w:cs="Arial" w:ascii="Arial" w:hAnsi="Arial"/>
                  <w:sz w:val="18"/>
                  <w:szCs w:val="18"/>
                </w:rPr>
                <w:t>T/S</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31" w:author="Phuong Dong Ngo" w:date="2025-07-14T10:04:00Z"/>
              </w:rPr>
            </w:pPr>
            <w:ins w:id="230" w:author="Phuong Dong Ngo" w:date="2025-07-14T10:04:00Z">
              <w:r>
                <w:rPr>
                  <w:rFonts w:eastAsia="Times New Roman" w:cs="Arial" w:ascii="Arial" w:hAnsi="Arial"/>
                  <w:sz w:val="18"/>
                  <w:szCs w:val="18"/>
                </w:rPr>
                <w:t xml:space="preserve">ALTERNATE: </w:t>
              </w:r>
            </w:ins>
          </w:p>
          <w:p>
            <w:pPr>
              <w:pStyle w:val="Normal"/>
              <w:rPr>
                <w:rFonts w:ascii="Arial" w:hAnsi="Arial" w:eastAsia="Times New Roman" w:cs="Arial"/>
                <w:sz w:val="18"/>
                <w:szCs w:val="18"/>
              </w:rPr>
            </w:pPr>
            <w:ins w:id="232" w:author="Phuong Dong Ngo" w:date="2025-07-14T10:04:00Z">
              <w:r>
                <w:rPr>
                  <w:rFonts w:eastAsia="Times New Roman" w:cs="Arial" w:ascii="Arial" w:hAnsi="Arial"/>
                  <w:sz w:val="18"/>
                  <w:szCs w:val="18"/>
                </w:rPr>
                <w:t>N1 HIGH VIBRATION DETECTED</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33" w:author="Phuong Dong Ngo" w:date="2025-07-14T10:05:00Z">
              <w:r>
                <w:rPr>
                  <w:rFonts w:eastAsia="Times New Roman" w:cs="Arial" w:ascii="Arial" w:hAnsi="Arial"/>
                  <w:sz w:val="18"/>
                  <w:szCs w:val="18"/>
                </w:rPr>
                <w:t>TSM 71-00-00-810-858A</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34" w:author="Phuong Dong Ngo" w:date="2025-07-14T10:05:00Z">
              <w:r>
                <w:rPr>
                  <w:rFonts w:eastAsia="Times New Roman" w:cs="Arial" w:ascii="Arial" w:hAnsi="Arial"/>
                  <w:sz w:val="18"/>
                  <w:szCs w:val="18"/>
                </w:rPr>
                <w:t>T/S</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425"/>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ins w:id="236" w:author="Phuong Dong Ngo" w:date="2025-07-14T10:04:00Z"/>
              </w:rPr>
            </w:pPr>
            <w:ins w:id="235" w:author="Phuong Dong Ngo" w:date="2025-07-14T10:04:00Z">
              <w:r>
                <w:rPr>
                  <w:rFonts w:eastAsia="Times New Roman" w:cs="Arial" w:ascii="Arial" w:hAnsi="Arial"/>
                  <w:sz w:val="18"/>
                  <w:szCs w:val="18"/>
                </w:rPr>
                <w:t xml:space="preserve">ALTERNATE: </w:t>
              </w:r>
            </w:ins>
          </w:p>
          <w:p>
            <w:pPr>
              <w:pStyle w:val="Normal"/>
              <w:rPr>
                <w:rFonts w:ascii="Arial" w:hAnsi="Arial" w:eastAsia="Times New Roman" w:cs="Arial"/>
                <w:sz w:val="18"/>
                <w:szCs w:val="18"/>
              </w:rPr>
            </w:pPr>
            <w:ins w:id="237" w:author="Phuong Dong Ngo" w:date="2025-07-14T10:04:00Z">
              <w:r>
                <w:rPr>
                  <w:rFonts w:eastAsia="Times New Roman" w:cs="Arial" w:ascii="Arial" w:hAnsi="Arial"/>
                  <w:sz w:val="18"/>
                  <w:szCs w:val="18"/>
                </w:rPr>
                <w:t>N2 HIGH VIBRATION DETECTED</w:t>
              </w:r>
            </w:ins>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ins w:id="238" w:author="Phuong Dong Ngo" w:date="2025-07-14T10:05:00Z">
              <w:r>
                <w:rPr>
                  <w:rFonts w:eastAsia="Times New Roman" w:cs="Arial" w:ascii="Arial" w:hAnsi="Arial"/>
                  <w:sz w:val="18"/>
                  <w:szCs w:val="18"/>
                </w:rPr>
                <w:t>TSM 71-00-00-810-868A</w:t>
              </w:r>
            </w:ins>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ins w:id="239" w:author="Phuong Dong Ngo" w:date="2025-07-14T10:05:00Z">
              <w:r>
                <w:rPr>
                  <w:rFonts w:eastAsia="Times New Roman" w:cs="Arial" w:ascii="Arial" w:hAnsi="Arial"/>
                  <w:sz w:val="18"/>
                  <w:szCs w:val="18"/>
                </w:rPr>
                <w:t>T/S</w:t>
              </w:r>
            </w:ins>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N1 VIBRATION INDICATION ON THE CRUISE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77-07-01-01</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pPr>
            <w:r>
              <w:rPr>
                <w:rFonts w:eastAsia="Times New Roman" w:cs="Arial" w:ascii="Arial" w:hAnsi="Arial"/>
                <w:sz w:val="18"/>
                <w:szCs w:val="18"/>
              </w:rPr>
              <w:t>N2 VIBRATION INDICATION ON THE CRUISE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77-07-01-02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 USED (FUEL USED) INDICATION ON THE CRUISE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77-07-01-03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OIL QT (OIL QUANTITY) INDICATION ON THE CRUISE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77-07-01-04A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FUEL FILTER CLOG INDICATION ON THE ENGINE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77-07-02-02A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FUEL USED INDICATION ON THE ENGINE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77-07-02-03</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OIL FILTER CLOG INDICATION ON THE ENGINE SD PAGE</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77-07-02-07A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78</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GENERAL VISUAL INSPECTION OF THE TURBINE EXHAUST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78-11-00-210-801-A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GVI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DETAILED INSPECTION OF THE NOZZLE FIRE FINGER SEALS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78-11-01-220-801-A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DETAILED VISUAL INSPECTION OF THE EXHAUST FIRE SEAL</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78-11-01-200-801-A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DI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OPERATIONAL TEST OF THRUST REVERSER WITH MCDU</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78-31-00-710-805-A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OPERATIONAL CHECK OF THE THRUST REVERSER ACTUATION SYSTEM (TRAS) LOCKING MECHANISM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78-31-00-710-806-A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MANUAL EXTENSION/RETRACTION OF THE THRUST REVERSER TRANSLATING SLEEVES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78-32-00-860-802/803-A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GENERAL VISUAL INSPECTION OF THE THRUST REVERSER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78-32-00-210-803-A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GVI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1036"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FUNCTIONAL CHECK OF THRUST REVERSER LATCH TENSION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78-32-35-720-801-A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856"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ADJUSTMENT OF THE THRUST REVERSER LATCHES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78-32-35-820-801-A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AT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79</w:t>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VISUAL INSPECTION OF THE MAIN OIL FILTER ELEMENT FOR CONTAMINATION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79-00-00-210-809-A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GVI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LABORATORY ANALYSIS OF THE ENGINE OIL FOR CONTAMINATION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AMM 79-00-00-210-811-A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M/P</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INSPECTION OF THE MAGNETIC CHIP COLLECTORS FOR OIL CONTAMINATION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79-00-00-281-802-A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FUNCTIONAL TEST OF THE MAGNETIC CHIP COLLECTORS</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79-22-01-720-801-A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FOT</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ENGINE OIL FILTER CHANGE AND MAGNETIC CHIP DETECTOR INSPECTION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79-35-00-040-802-A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r>
            <w:ins w:id="240" w:author="Phuong Dong Ngo" w:date="2025-07-14T10:07:00Z">
              <w:r>
                <w:rPr>
                  <w:rFonts w:eastAsia="Times New Roman" w:cs="Arial" w:ascii="Arial" w:hAnsi="Arial"/>
                  <w:sz w:val="18"/>
                  <w:szCs w:val="18"/>
                </w:rPr>
                <w:t>:</w:t>
              </w:r>
            </w:ins>
            <w:r>
              <w:rPr>
                <w:rFonts w:eastAsia="Times New Roman" w:cs="Arial" w:ascii="Arial" w:hAnsi="Arial"/>
                <w:sz w:val="18"/>
                <w:szCs w:val="18"/>
              </w:rPr>
              <w:br/>
              <w:t>REPLACE THE OIL FILTER ELEMENT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79-21-06-960-801-A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 ECAM WARNING: ENG 1(2) OIL SENSOR FAULT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79-00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br/>
              <w:t>ENG 1(2) OIL CHIP DETECTED OR</w:t>
            </w:r>
          </w:p>
          <w:p>
            <w:pPr>
              <w:pStyle w:val="Normal"/>
              <w:rPr>
                <w:rFonts w:ascii="Arial" w:hAnsi="Arial" w:eastAsia="Times New Roman" w:cs="Arial"/>
                <w:sz w:val="18"/>
                <w:szCs w:val="18"/>
              </w:rPr>
            </w:pPr>
            <w:r>
              <w:rPr>
                <w:rFonts w:eastAsia="Times New Roman" w:cs="Arial" w:ascii="Arial" w:hAnsi="Arial"/>
                <w:sz w:val="18"/>
                <w:szCs w:val="18"/>
              </w:rPr>
              <w:t>ENG 1(2) OIL FILTER CLOG</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TSM 79-35-00 OR</w:t>
            </w:r>
          </w:p>
          <w:p>
            <w:pPr>
              <w:pStyle w:val="Normal"/>
              <w:rPr>
                <w:rFonts w:ascii="Arial" w:hAnsi="Arial" w:eastAsia="Times New Roman" w:cs="Arial"/>
                <w:sz w:val="18"/>
                <w:szCs w:val="18"/>
              </w:rPr>
            </w:pPr>
            <w:r>
              <w:rPr>
                <w:rFonts w:eastAsia="Times New Roman" w:cs="Arial" w:ascii="Arial" w:hAnsi="Arial"/>
                <w:sz w:val="18"/>
                <w:szCs w:val="18"/>
              </w:rPr>
              <w:t>TSM 79-21-00</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T/S</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ENG 1(2) OIL FILTER CLOG ALERT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79-09-02</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 1(2) OIL FILTER DEGRAD ALERT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79-09-04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 1(2) OIL SENSOR FAULT ALERT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79-09-05</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 1(2) OIL CHIP DETECTED ALERT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79-09-06</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snapToGrid w:val="false"/>
              <w:ind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ALTERNATE:</w:t>
            </w:r>
          </w:p>
          <w:p>
            <w:pPr>
              <w:pStyle w:val="Normal"/>
              <w:rPr>
                <w:rFonts w:ascii="Arial" w:hAnsi="Arial" w:eastAsia="Times New Roman" w:cs="Arial"/>
                <w:sz w:val="18"/>
                <w:szCs w:val="18"/>
              </w:rPr>
            </w:pPr>
            <w:r>
              <w:rPr>
                <w:rFonts w:eastAsia="Times New Roman" w:cs="Arial" w:ascii="Arial" w:hAnsi="Arial"/>
                <w:sz w:val="18"/>
                <w:szCs w:val="18"/>
              </w:rPr>
              <w:t>ENG 1(2) OIL FILTER - PARTLY CLOGGED ALERT</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MEL 79-09-07</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MEL</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15168" w:type="dxa"/>
            <w:gridSpan w:val="10"/>
            <w:tcBorders>
              <w:top w:val="single" w:sz="6" w:space="0" w:color="000000"/>
              <w:start w:val="single" w:sz="8" w:space="0" w:color="000000"/>
              <w:bottom w:val="single" w:sz="6" w:space="0" w:color="000000"/>
              <w:end w:val="single" w:sz="8" w:space="0" w:color="000000"/>
            </w:tcBorders>
            <w:shd w:fill="D9D9D9" w:val="clear"/>
            <w:vAlign w:val="center"/>
          </w:tcPr>
          <w:p>
            <w:pPr>
              <w:pStyle w:val="Normal"/>
              <w:jc w:val="center"/>
              <w:rPr>
                <w:rFonts w:ascii="Arial" w:hAnsi="Arial" w:cs="Arial"/>
                <w:b/>
                <w:sz w:val="20"/>
                <w:szCs w:val="20"/>
              </w:rPr>
            </w:pPr>
            <w:r>
              <w:rPr>
                <w:rFonts w:cs="Arial" w:ascii="Arial" w:hAnsi="Arial"/>
                <w:b/>
                <w:sz w:val="20"/>
                <w:szCs w:val="20"/>
              </w:rPr>
              <w:t>ATA 80</w:t>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INSPECTION OF THE STARTER MAGNETIC DRAIN PLUG FOR OIL CONTAMINATION</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80-11-00-200-801-A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I/C</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GENERAL VISUAL INSPECTION (GVI) OF THE ENGINE STARTING SYSTEM</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80-11-00-210-801-A</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GVI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restart"/>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25"/>
              </w:numPr>
              <w:snapToGrid w:val="false"/>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REMOVAL/INSTALLATION OF THE STARTER</w:t>
            </w:r>
          </w:p>
        </w:tc>
        <w:tc>
          <w:tcPr>
            <w:tcW w:w="2410"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80-11-01-04</w:t>
            </w:r>
          </w:p>
        </w:tc>
        <w:tc>
          <w:tcPr>
            <w:tcW w:w="709" w:type="dxa"/>
            <w:tcBorders>
              <w:top w:val="single" w:sz="6" w:space="0" w:color="000000"/>
              <w:start w:val="single" w:sz="6" w:space="0" w:color="000000"/>
              <w:bottom w:val="single" w:sz="6"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6"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r>
        <w:trPr>
          <w:trHeight w:val="794" w:hRule="atLeast"/>
        </w:trPr>
        <w:tc>
          <w:tcPr>
            <w:tcW w:w="567" w:type="dxa"/>
            <w:vMerge w:val="continue"/>
            <w:tcBorders>
              <w:top w:val="single" w:sz="6" w:space="0" w:color="000000"/>
              <w:start w:val="single" w:sz="8" w:space="0" w:color="000000"/>
              <w:bottom w:val="single" w:sz="6" w:space="0" w:color="000000"/>
              <w:end w:val="single" w:sz="6" w:space="0" w:color="000000"/>
            </w:tcBorders>
            <w:shd w:fill="FFFFFF" w:val="clear"/>
            <w:vAlign w:val="center"/>
          </w:tcPr>
          <w:p>
            <w:pPr>
              <w:pStyle w:val="Normal"/>
              <w:numPr>
                <w:ilvl w:val="0"/>
                <w:numId w:val="0"/>
              </w:numPr>
              <w:snapToGrid w:val="false"/>
              <w:ind w:hanging="0" w:start="576" w:end="0"/>
              <w:jc w:val="center"/>
              <w:rPr>
                <w:rFonts w:ascii="Arial" w:hAnsi="Arial" w:cs="Arial"/>
                <w:b/>
                <w:sz w:val="20"/>
                <w:szCs w:val="20"/>
              </w:rPr>
            </w:pPr>
            <w:r>
              <w:rPr>
                <w:rFonts w:cs="Arial" w:ascii="Arial" w:hAnsi="Arial"/>
                <w:b/>
                <w:sz w:val="20"/>
                <w:szCs w:val="20"/>
              </w:rPr>
            </w:r>
          </w:p>
        </w:tc>
        <w:tc>
          <w:tcPr>
            <w:tcW w:w="3686" w:type="dxa"/>
            <w:tcBorders>
              <w:top w:val="single" w:sz="6" w:space="0" w:color="000000"/>
              <w:start w:val="single" w:sz="6" w:space="0" w:color="000000"/>
              <w:bottom w:val="single" w:sz="8" w:space="0" w:color="000000"/>
              <w:end w:val="single" w:sz="6" w:space="0" w:color="000000"/>
            </w:tcBorders>
            <w:shd w:fill="FFFFFF" w:val="clear"/>
            <w:vAlign w:val="center"/>
          </w:tcPr>
          <w:p>
            <w:pPr>
              <w:pStyle w:val="Normal"/>
              <w:rPr/>
            </w:pPr>
            <w:r>
              <w:rPr>
                <w:rFonts w:eastAsia="Times New Roman" w:cs="Arial" w:ascii="Arial" w:hAnsi="Arial"/>
                <w:sz w:val="18"/>
                <w:szCs w:val="18"/>
              </w:rPr>
              <w:t>ALTERNATE</w:t>
            </w:r>
            <w:ins w:id="241" w:author="Phuong Dong Ngo" w:date="2025-07-14T16:57:00Z">
              <w:r>
                <w:rPr>
                  <w:rFonts w:eastAsia="Times New Roman" w:cs="Arial" w:ascii="Arial" w:hAnsi="Arial"/>
                  <w:sz w:val="18"/>
                  <w:szCs w:val="18"/>
                </w:rPr>
                <w:t>:</w:t>
              </w:r>
            </w:ins>
            <w:r>
              <w:rPr>
                <w:rFonts w:eastAsia="Times New Roman" w:cs="Arial" w:ascii="Arial" w:hAnsi="Arial"/>
                <w:sz w:val="18"/>
                <w:szCs w:val="18"/>
              </w:rPr>
              <w:br/>
              <w:t>REMOVAL/INSTALLATION OF THE LOWER STARTER AIR DUCT</w:t>
            </w:r>
          </w:p>
        </w:tc>
        <w:tc>
          <w:tcPr>
            <w:tcW w:w="2410" w:type="dxa"/>
            <w:tcBorders>
              <w:top w:val="single" w:sz="6" w:space="0" w:color="000000"/>
              <w:start w:val="single" w:sz="6" w:space="0" w:color="000000"/>
              <w:bottom w:val="single" w:sz="8" w:space="0" w:color="000000"/>
              <w:end w:val="single" w:sz="6" w:space="0" w:color="000000"/>
            </w:tcBorders>
            <w:shd w:fill="FFFFFF" w:val="clear"/>
            <w:vAlign w:val="center"/>
          </w:tcPr>
          <w:p>
            <w:pPr>
              <w:pStyle w:val="Normal"/>
              <w:rPr>
                <w:rFonts w:ascii="Arial" w:hAnsi="Arial" w:eastAsia="Times New Roman" w:cs="Arial"/>
                <w:sz w:val="18"/>
                <w:szCs w:val="18"/>
              </w:rPr>
            </w:pPr>
            <w:r>
              <w:rPr>
                <w:rFonts w:eastAsia="Times New Roman" w:cs="Arial" w:ascii="Arial" w:hAnsi="Arial"/>
                <w:sz w:val="18"/>
                <w:szCs w:val="18"/>
              </w:rPr>
              <w:t>AMM 80-11-49-000/400-802-A</w:t>
            </w:r>
          </w:p>
        </w:tc>
        <w:tc>
          <w:tcPr>
            <w:tcW w:w="709" w:type="dxa"/>
            <w:tcBorders>
              <w:top w:val="single" w:sz="6" w:space="0" w:color="000000"/>
              <w:start w:val="single" w:sz="6" w:space="0" w:color="000000"/>
              <w:bottom w:val="single" w:sz="8" w:space="0" w:color="000000"/>
              <w:end w:val="single" w:sz="6" w:space="0" w:color="000000"/>
            </w:tcBorders>
            <w:shd w:fill="FFFFFF" w:val="clear"/>
            <w:vAlign w:val="center"/>
          </w:tcPr>
          <w:p>
            <w:pPr>
              <w:pStyle w:val="Normal"/>
              <w:jc w:val="center"/>
              <w:rPr>
                <w:rFonts w:ascii="Arial" w:hAnsi="Arial" w:eastAsia="Times New Roman" w:cs="Arial"/>
                <w:sz w:val="18"/>
                <w:szCs w:val="18"/>
              </w:rPr>
            </w:pPr>
            <w:r>
              <w:rPr>
                <w:rFonts w:eastAsia="Times New Roman" w:cs="Arial" w:ascii="Arial" w:hAnsi="Arial"/>
                <w:sz w:val="18"/>
                <w:szCs w:val="18"/>
              </w:rPr>
              <w:t>R/I</w:t>
            </w:r>
          </w:p>
        </w:tc>
        <w:tc>
          <w:tcPr>
            <w:tcW w:w="1133" w:type="dxa"/>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eastAsia="Times New Roman" w:cs="Arial"/>
                <w:b/>
                <w:sz w:val="20"/>
                <w:szCs w:val="20"/>
              </w:rPr>
            </w:pPr>
            <w:r>
              <w:rPr>
                <w:rFonts w:eastAsia="Times New Roman" w:cs="Arial" w:ascii="Arial" w:hAnsi="Arial"/>
                <w:b/>
                <w:sz w:val="20"/>
                <w:szCs w:val="20"/>
              </w:rPr>
            </w:r>
          </w:p>
        </w:tc>
        <w:tc>
          <w:tcPr>
            <w:tcW w:w="1137" w:type="dxa"/>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982" w:type="dxa"/>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077" w:type="dxa"/>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1475" w:type="dxa"/>
            <w:tcBorders>
              <w:top w:val="single" w:sz="6" w:space="0" w:color="000000"/>
              <w:start w:val="single" w:sz="6" w:space="0" w:color="000000"/>
              <w:bottom w:val="single" w:sz="8" w:space="0" w:color="000000"/>
              <w:end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992" w:type="dxa"/>
            <w:tcBorders>
              <w:top w:val="single" w:sz="6" w:space="0" w:color="000000"/>
              <w:start w:val="single" w:sz="6" w:space="0" w:color="000000"/>
              <w:bottom w:val="single" w:sz="8" w:space="0" w:color="000000"/>
              <w:end w:val="single" w:sz="8" w:space="0" w:color="000000"/>
            </w:tcBorders>
          </w:tcPr>
          <w:p>
            <w:pPr>
              <w:pStyle w:val="Normal"/>
              <w:snapToGrid w:val="false"/>
              <w:jc w:val="center"/>
              <w:rPr>
                <w:rFonts w:ascii="Arial" w:hAnsi="Arial" w:cs="Arial"/>
                <w:b/>
                <w:sz w:val="20"/>
                <w:szCs w:val="20"/>
              </w:rPr>
            </w:pPr>
            <w:r>
              <w:rPr>
                <w:rFonts w:cs="Arial" w:ascii="Arial" w:hAnsi="Arial"/>
                <w:b/>
                <w:sz w:val="20"/>
                <w:szCs w:val="20"/>
              </w:rPr>
            </w:r>
          </w:p>
        </w:tc>
      </w:tr>
    </w:tbl>
    <w:p>
      <w:pPr>
        <w:sectPr>
          <w:headerReference w:type="default" r:id="rId68"/>
          <w:headerReference w:type="first" r:id="rId69"/>
          <w:footerReference w:type="default" r:id="rId70"/>
          <w:footerReference w:type="first" r:id="rId71"/>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before="120" w:after="120"/>
        <w:rPr>
          <w:rFonts w:ascii="Arial" w:hAnsi="Arial" w:cs="Arial"/>
          <w:b/>
          <w:sz w:val="24"/>
          <w:szCs w:val="24"/>
        </w:rPr>
      </w:pPr>
      <w:r>
        <w:rPr>
          <w:rFonts w:cs="Arial" w:ascii="Arial" w:hAnsi="Arial"/>
          <w:b/>
          <w:sz w:val="24"/>
          <w:szCs w:val="24"/>
        </w:rPr>
      </w:r>
    </w:p>
    <w:p>
      <w:pPr>
        <w:pStyle w:val="Normal"/>
        <w:spacing w:before="120" w:after="120"/>
        <w:rPr/>
      </w:pPr>
      <w:r>
        <w:rPr/>
        <w:t>Completion instruction</w:t>
      </w:r>
    </w:p>
    <w:tbl>
      <w:tblPr>
        <w:tblW w:w="14314" w:type="dxa"/>
        <w:jc w:val="center"/>
        <w:tblInd w:w="0" w:type="dxa"/>
        <w:tblLayout w:type="fixed"/>
        <w:tblCellMar>
          <w:top w:w="28" w:type="dxa"/>
          <w:start w:w="28" w:type="dxa"/>
          <w:bottom w:w="28" w:type="dxa"/>
          <w:end w:w="28" w:type="dxa"/>
        </w:tblCellMar>
      </w:tblPr>
      <w:tblGrid>
        <w:gridCol w:w="2694"/>
        <w:gridCol w:w="11620"/>
      </w:tblGrid>
      <w:tr>
        <w:trPr/>
        <w:tc>
          <w:tcPr>
            <w:tcW w:w="2694"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Arial" w:hAnsi="Arial" w:cs="Arial"/>
                <w:b/>
                <w:sz w:val="20"/>
                <w:szCs w:val="20"/>
              </w:rPr>
            </w:pPr>
            <w:r>
              <w:rPr>
                <w:rFonts w:cs="Arial" w:ascii="Arial" w:hAnsi="Arial"/>
                <w:b/>
                <w:sz w:val="20"/>
                <w:szCs w:val="20"/>
              </w:rPr>
              <w:t>Index</w:t>
            </w:r>
          </w:p>
        </w:tc>
        <w:tc>
          <w:tcPr>
            <w:tcW w:w="11620" w:type="dxa"/>
            <w:tcBorders>
              <w:top w:val="single" w:sz="4" w:space="0" w:color="000000"/>
              <w:start w:val="single" w:sz="4" w:space="0" w:color="000000"/>
              <w:bottom w:val="single" w:sz="4" w:space="0" w:color="000000"/>
              <w:end w:val="single" w:sz="4" w:space="0" w:color="000000"/>
            </w:tcBorders>
          </w:tcPr>
          <w:p>
            <w:pPr>
              <w:pStyle w:val="Normal"/>
              <w:spacing w:before="60" w:after="60"/>
              <w:jc w:val="center"/>
              <w:rPr>
                <w:rFonts w:ascii="Arial" w:hAnsi="Arial" w:cs="Arial"/>
                <w:b/>
                <w:sz w:val="20"/>
                <w:szCs w:val="20"/>
              </w:rPr>
            </w:pPr>
            <w:r>
              <w:rPr>
                <w:rFonts w:cs="Arial" w:ascii="Arial" w:hAnsi="Arial"/>
                <w:b/>
                <w:sz w:val="20"/>
                <w:szCs w:val="20"/>
              </w:rPr>
              <w:t>Description</w:t>
            </w:r>
          </w:p>
        </w:tc>
      </w:tr>
      <w:tr>
        <w:trPr>
          <w:trHeight w:val="110"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15"/>
              </w:numPr>
              <w:spacing w:before="60" w:after="60"/>
              <w:ind w:hanging="360" w:start="426" w:end="0"/>
              <w:rPr>
                <w:color w:val="000000"/>
                <w:sz w:val="20"/>
                <w:szCs w:val="20"/>
              </w:rPr>
            </w:pPr>
            <w:r>
              <w:rPr>
                <w:color w:val="000000"/>
                <w:sz w:val="20"/>
                <w:szCs w:val="20"/>
              </w:rPr>
              <w:t>ID</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task progressive identification number.</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15"/>
              </w:numPr>
              <w:spacing w:before="60" w:after="60"/>
              <w:ind w:hanging="360" w:start="426" w:end="0"/>
              <w:rPr>
                <w:color w:val="000000"/>
                <w:sz w:val="20"/>
                <w:szCs w:val="20"/>
              </w:rPr>
            </w:pPr>
            <w:r>
              <w:rPr>
                <w:color w:val="000000"/>
                <w:sz w:val="20"/>
                <w:szCs w:val="20"/>
              </w:rPr>
              <w:t>Task description</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maintenance task description needed to be performed. This field is pre-entered or by supervisor for alternate task.</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15"/>
              </w:numPr>
              <w:spacing w:before="60" w:after="60"/>
              <w:ind w:hanging="360" w:start="426" w:end="0"/>
              <w:rPr/>
            </w:pPr>
            <w:r>
              <w:rPr>
                <w:color w:val="000000"/>
                <w:sz w:val="20"/>
                <w:szCs w:val="20"/>
              </w:rPr>
              <w:t>Task reference</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maintenance data task reference number (i.e. AMM ATA-Sub-Task). This field is normally pre-entered.</w:t>
            </w:r>
          </w:p>
        </w:tc>
      </w:tr>
      <w:tr>
        <w:trPr>
          <w:trHeight w:val="1478"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15"/>
              </w:numPr>
              <w:spacing w:before="60" w:after="60"/>
              <w:ind w:hanging="360" w:start="426" w:end="0"/>
              <w:rPr>
                <w:color w:val="000000"/>
                <w:sz w:val="20"/>
                <w:szCs w:val="20"/>
              </w:rPr>
            </w:pPr>
            <w:r>
              <w:rPr>
                <w:color w:val="000000"/>
                <w:sz w:val="20"/>
                <w:szCs w:val="20"/>
              </w:rPr>
              <w:t>CAT</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 xml:space="preserve">Enter category of maintenance task, it may be: </w:t>
            </w:r>
          </w:p>
          <w:p>
            <w:pPr>
              <w:pStyle w:val="Default"/>
              <w:tabs>
                <w:tab w:val="clear" w:pos="720"/>
                <w:tab w:val="left" w:pos="4102" w:leader="none"/>
              </w:tabs>
              <w:spacing w:before="60" w:after="60"/>
              <w:rPr>
                <w:color w:val="000000"/>
                <w:sz w:val="20"/>
                <w:szCs w:val="20"/>
              </w:rPr>
            </w:pPr>
            <w:r>
              <w:rPr>
                <w:color w:val="000000"/>
                <w:sz w:val="20"/>
                <w:szCs w:val="20"/>
              </w:rPr>
              <w:t xml:space="preserve">FOT: Functional/Operational test </w:t>
              <w:tab/>
              <w:t>M/P: maintenance practice</w:t>
            </w:r>
          </w:p>
          <w:p>
            <w:pPr>
              <w:pStyle w:val="Default"/>
              <w:tabs>
                <w:tab w:val="clear" w:pos="720"/>
                <w:tab w:val="left" w:pos="4102" w:leader="none"/>
              </w:tabs>
              <w:spacing w:before="60" w:after="60"/>
              <w:rPr>
                <w:color w:val="000000"/>
                <w:sz w:val="20"/>
                <w:szCs w:val="20"/>
              </w:rPr>
            </w:pPr>
            <w:r>
              <w:rPr>
                <w:color w:val="000000"/>
                <w:sz w:val="20"/>
                <w:szCs w:val="20"/>
              </w:rPr>
              <w:t xml:space="preserve">R/I: Removal/Installation  </w:t>
              <w:tab/>
              <w:t xml:space="preserve">I/C: Inspection/ check </w:t>
            </w:r>
          </w:p>
          <w:p>
            <w:pPr>
              <w:pStyle w:val="Default"/>
              <w:tabs>
                <w:tab w:val="clear" w:pos="720"/>
                <w:tab w:val="left" w:pos="4102" w:leader="none"/>
              </w:tabs>
              <w:spacing w:before="60" w:after="60"/>
              <w:rPr>
                <w:color w:val="000000"/>
                <w:sz w:val="20"/>
                <w:szCs w:val="20"/>
              </w:rPr>
            </w:pPr>
            <w:r>
              <w:rPr>
                <w:color w:val="000000"/>
                <w:sz w:val="20"/>
                <w:szCs w:val="20"/>
              </w:rPr>
              <w:t xml:space="preserve">SGH: Servicing/Ground Handling </w:t>
              <w:tab/>
              <w:t>GVI: General Inspection</w:t>
            </w:r>
          </w:p>
          <w:p>
            <w:pPr>
              <w:pStyle w:val="Default"/>
              <w:tabs>
                <w:tab w:val="clear" w:pos="720"/>
                <w:tab w:val="left" w:pos="4102" w:leader="none"/>
              </w:tabs>
              <w:spacing w:before="60" w:after="60"/>
              <w:rPr>
                <w:color w:val="000000"/>
                <w:sz w:val="20"/>
                <w:szCs w:val="20"/>
              </w:rPr>
            </w:pPr>
            <w:r>
              <w:rPr>
                <w:color w:val="000000"/>
                <w:sz w:val="20"/>
                <w:szCs w:val="20"/>
              </w:rPr>
              <w:t xml:space="preserve">MEL: Minimum Equipment List </w:t>
              <w:tab/>
              <w:t xml:space="preserve">DI: Detail Inspection  </w:t>
            </w:r>
          </w:p>
          <w:p>
            <w:pPr>
              <w:pStyle w:val="Default"/>
              <w:tabs>
                <w:tab w:val="clear" w:pos="720"/>
                <w:tab w:val="left" w:pos="4102" w:leader="none"/>
              </w:tabs>
              <w:spacing w:before="60" w:after="60"/>
              <w:rPr>
                <w:color w:val="000000"/>
                <w:sz w:val="20"/>
                <w:szCs w:val="20"/>
              </w:rPr>
            </w:pPr>
            <w:r>
              <w:rPr>
                <w:color w:val="000000"/>
                <w:sz w:val="20"/>
                <w:szCs w:val="20"/>
              </w:rPr>
              <w:t xml:space="preserve">T/S: Troubleshooting </w:t>
              <w:tab/>
              <w:t xml:space="preserve">D/R: </w:t>
            </w:r>
            <w:r>
              <w:rPr>
                <w:rFonts w:cs="Calibri" w:ascii="Calibri" w:hAnsi="Calibri"/>
                <w:color w:val="000000"/>
                <w:spacing w:val="-1"/>
                <w:sz w:val="20"/>
                <w:szCs w:val="20"/>
              </w:rPr>
              <w:t>Deactivation/Reactivation</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15"/>
              </w:numPr>
              <w:spacing w:before="60" w:after="60"/>
              <w:ind w:hanging="360" w:start="426" w:end="0"/>
              <w:rPr>
                <w:color w:val="000000"/>
                <w:sz w:val="20"/>
                <w:szCs w:val="20"/>
              </w:rPr>
            </w:pPr>
            <w:r>
              <w:rPr>
                <w:color w:val="000000"/>
                <w:sz w:val="20"/>
                <w:szCs w:val="20"/>
              </w:rPr>
              <w:t>A/C Reg.</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aircraft registration mark. To be entered by the trainee.</w:t>
            </w:r>
          </w:p>
          <w:p>
            <w:pPr>
              <w:pStyle w:val="Default"/>
              <w:numPr>
                <w:ilvl w:val="0"/>
                <w:numId w:val="36"/>
              </w:numPr>
              <w:spacing w:before="60" w:after="60"/>
              <w:ind w:hanging="283" w:start="330" w:end="0"/>
              <w:rPr>
                <w:color w:val="000000"/>
                <w:sz w:val="20"/>
                <w:szCs w:val="20"/>
              </w:rPr>
            </w:pPr>
            <w:r>
              <w:rPr>
                <w:color w:val="000000"/>
                <w:sz w:val="20"/>
                <w:szCs w:val="20"/>
              </w:rPr>
              <w:t>The aircraft registration shall correspond to the same aircraft type for which the OJT is conducted.</w:t>
            </w:r>
          </w:p>
          <w:p>
            <w:pPr>
              <w:pStyle w:val="Default"/>
              <w:numPr>
                <w:ilvl w:val="0"/>
                <w:numId w:val="36"/>
              </w:numPr>
              <w:spacing w:before="60" w:after="60"/>
              <w:ind w:hanging="283" w:start="330" w:end="0"/>
              <w:rPr>
                <w:color w:val="000000"/>
                <w:sz w:val="20"/>
                <w:szCs w:val="20"/>
              </w:rPr>
            </w:pPr>
            <w:r>
              <w:rPr>
                <w:color w:val="000000"/>
                <w:sz w:val="20"/>
                <w:szCs w:val="20"/>
              </w:rPr>
              <w:t>The engine difference shall be also considered when performing maintenance tasks applicable to the engine.</w:t>
            </w:r>
          </w:p>
          <w:p>
            <w:pPr>
              <w:pStyle w:val="Default"/>
              <w:spacing w:before="60" w:after="60"/>
              <w:rPr>
                <w:color w:val="000000"/>
                <w:sz w:val="20"/>
                <w:szCs w:val="20"/>
              </w:rPr>
            </w:pPr>
            <w:r>
              <w:rPr>
                <w:color w:val="000000"/>
                <w:sz w:val="20"/>
                <w:szCs w:val="20"/>
              </w:rPr>
              <w:t xml:space="preserve">For example, a B1 category training on A320(CFM56) aircraft may be performed on an A320(V2500) aircraft when the OJT tasks related to the landing gear, but must be on A320(CFM56) aircraft when the OJT tasks related to the engine.  </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15"/>
              </w:numPr>
              <w:spacing w:before="60" w:after="60"/>
              <w:ind w:hanging="360" w:start="426" w:end="0"/>
              <w:rPr>
                <w:color w:val="000000"/>
                <w:sz w:val="20"/>
                <w:szCs w:val="20"/>
              </w:rPr>
            </w:pPr>
            <w:r>
              <w:rPr>
                <w:color w:val="000000"/>
                <w:sz w:val="20"/>
                <w:szCs w:val="20"/>
              </w:rPr>
              <w:t>Date</w:t>
            </w:r>
          </w:p>
        </w:tc>
        <w:tc>
          <w:tcPr>
            <w:tcW w:w="11620" w:type="dxa"/>
            <w:tcBorders>
              <w:top w:val="single" w:sz="4" w:space="0" w:color="000000"/>
              <w:start w:val="single" w:sz="4" w:space="0" w:color="000000"/>
              <w:bottom w:val="single" w:sz="4" w:space="0" w:color="000000"/>
              <w:end w:val="single" w:sz="4" w:space="0" w:color="000000"/>
            </w:tcBorders>
          </w:tcPr>
          <w:p>
            <w:pPr>
              <w:pStyle w:val="p1"/>
              <w:rPr/>
            </w:pPr>
            <w:r>
              <w:rPr>
                <w:sz w:val="20"/>
                <w:szCs w:val="20"/>
              </w:rPr>
              <w:t>Enter date when the specific task is carried out. Dates entered shall follow the format DD/MM/YYYY or DDMMMYYYY and by the trainee. E.g. 25/12/2019 or 25DEC2019</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15"/>
              </w:numPr>
              <w:spacing w:before="60" w:after="60"/>
              <w:ind w:hanging="360" w:start="426" w:end="0"/>
              <w:rPr>
                <w:color w:val="000000"/>
                <w:sz w:val="20"/>
                <w:szCs w:val="20"/>
              </w:rPr>
            </w:pPr>
            <w:r>
              <w:rPr>
                <w:color w:val="000000"/>
                <w:sz w:val="20"/>
                <w:szCs w:val="20"/>
              </w:rPr>
              <w:t>Maintenance record reference</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color w:val="000000"/>
                <w:sz w:val="20"/>
                <w:szCs w:val="20"/>
              </w:rPr>
            </w:pPr>
            <w:r>
              <w:rPr>
                <w:color w:val="000000"/>
                <w:sz w:val="20"/>
                <w:szCs w:val="20"/>
              </w:rPr>
              <w:t>Enter the aircraft technical log page, work card/ job card number (together with a work package number), worksheet reference or work order number... to retrieve the evidence of the task carried out. To be entered by the trainee.</w:t>
            </w:r>
          </w:p>
        </w:tc>
      </w:tr>
      <w:tr>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15"/>
              </w:numPr>
              <w:spacing w:before="60" w:after="60"/>
              <w:ind w:hanging="360" w:start="426" w:end="0"/>
              <w:rPr>
                <w:color w:val="000000"/>
                <w:sz w:val="20"/>
                <w:szCs w:val="20"/>
              </w:rPr>
            </w:pPr>
            <w:r>
              <w:rPr>
                <w:color w:val="000000"/>
                <w:sz w:val="20"/>
                <w:szCs w:val="20"/>
              </w:rPr>
              <w:t>Trainee’s signature</w:t>
            </w:r>
          </w:p>
        </w:tc>
        <w:tc>
          <w:tcPr>
            <w:tcW w:w="11620" w:type="dxa"/>
            <w:tcBorders>
              <w:top w:val="single" w:sz="4" w:space="0" w:color="000000"/>
              <w:start w:val="single" w:sz="4" w:space="0" w:color="000000"/>
              <w:bottom w:val="single" w:sz="4" w:space="0" w:color="000000"/>
              <w:end w:val="single" w:sz="4" w:space="0" w:color="000000"/>
            </w:tcBorders>
          </w:tcPr>
          <w:p>
            <w:pPr>
              <w:pStyle w:val="Default"/>
              <w:spacing w:before="60" w:after="60"/>
              <w:rPr>
                <w:b/>
                <w:color w:val="000000"/>
                <w:sz w:val="20"/>
                <w:szCs w:val="20"/>
              </w:rPr>
            </w:pPr>
            <w:r>
              <w:rPr>
                <w:color w:val="000000"/>
                <w:sz w:val="20"/>
                <w:szCs w:val="20"/>
              </w:rPr>
              <w:t>Signature entered by trainee (logbook’s holder).</w:t>
            </w:r>
          </w:p>
        </w:tc>
      </w:tr>
      <w:tr>
        <w:trPr>
          <w:trHeight w:val="552"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15"/>
              </w:numPr>
              <w:spacing w:before="60" w:after="60"/>
              <w:ind w:hanging="360" w:start="426" w:end="0"/>
              <w:rPr>
                <w:color w:val="000000"/>
                <w:sz w:val="20"/>
                <w:szCs w:val="20"/>
              </w:rPr>
            </w:pPr>
            <w:r>
              <w:rPr>
                <w:color w:val="000000"/>
                <w:sz w:val="20"/>
                <w:szCs w:val="20"/>
              </w:rPr>
              <w:t>Supervisor’s signature and licence number</w:t>
            </w:r>
          </w:p>
        </w:tc>
        <w:tc>
          <w:tcPr>
            <w:tcW w:w="1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60" w:after="60"/>
              <w:rPr/>
            </w:pPr>
            <w:r>
              <w:rPr>
                <w:rFonts w:cs="Arial" w:ascii="Arial" w:hAnsi="Arial"/>
                <w:bCs/>
                <w:sz w:val="20"/>
                <w:szCs w:val="20"/>
                <w:lang w:eastAsia="en-GB"/>
              </w:rPr>
              <w:t>The supervisor enters his/her signature and licence number to confirm that the task has been carried out correctly under his/her direct supervision.</w:t>
            </w:r>
          </w:p>
        </w:tc>
      </w:tr>
      <w:tr>
        <w:trPr>
          <w:trHeight w:val="398" w:hRule="atLeast"/>
        </w:trPr>
        <w:tc>
          <w:tcPr>
            <w:tcW w:w="2694" w:type="dxa"/>
            <w:tcBorders>
              <w:top w:val="single" w:sz="4" w:space="0" w:color="000000"/>
              <w:start w:val="single" w:sz="4" w:space="0" w:color="000000"/>
              <w:bottom w:val="single" w:sz="4" w:space="0" w:color="000000"/>
              <w:end w:val="single" w:sz="4" w:space="0" w:color="000000"/>
            </w:tcBorders>
          </w:tcPr>
          <w:p>
            <w:pPr>
              <w:pStyle w:val="Default"/>
              <w:numPr>
                <w:ilvl w:val="0"/>
                <w:numId w:val="15"/>
              </w:numPr>
              <w:spacing w:before="60" w:after="60"/>
              <w:ind w:hanging="360" w:start="426" w:end="0"/>
              <w:rPr>
                <w:color w:val="000000"/>
                <w:sz w:val="20"/>
                <w:szCs w:val="20"/>
              </w:rPr>
            </w:pPr>
            <w:r>
              <w:rPr>
                <w:color w:val="000000"/>
                <w:sz w:val="20"/>
                <w:szCs w:val="20"/>
              </w:rPr>
              <w:t>Remark</w:t>
            </w:r>
          </w:p>
        </w:tc>
        <w:tc>
          <w:tcPr>
            <w:tcW w:w="11620" w:type="dxa"/>
            <w:tcBorders>
              <w:top w:val="single" w:sz="4" w:space="0" w:color="000000"/>
              <w:start w:val="single" w:sz="4" w:space="0" w:color="000000"/>
              <w:bottom w:val="single" w:sz="4" w:space="0" w:color="000000"/>
              <w:end w:val="single" w:sz="4" w:space="0" w:color="000000"/>
            </w:tcBorders>
          </w:tcPr>
          <w:p>
            <w:pPr>
              <w:pStyle w:val="Normal"/>
              <w:autoSpaceDE w:val="false"/>
              <w:spacing w:before="60" w:after="60"/>
              <w:rPr>
                <w:rFonts w:ascii="Arial" w:hAnsi="Arial" w:cs="Arial"/>
                <w:bCs/>
                <w:sz w:val="20"/>
                <w:szCs w:val="20"/>
                <w:lang w:eastAsia="en-GB"/>
              </w:rPr>
            </w:pPr>
            <w:r>
              <w:rPr>
                <w:rFonts w:cs="Arial" w:ascii="Arial" w:hAnsi="Arial"/>
                <w:bCs/>
                <w:sz w:val="20"/>
                <w:szCs w:val="20"/>
                <w:lang w:eastAsia="en-GB"/>
              </w:rPr>
              <w:t>Enter other information that may need for assessment (if any).</w:t>
            </w:r>
          </w:p>
        </w:tc>
      </w:tr>
    </w:tbl>
    <w:p>
      <w:pPr>
        <w:pStyle w:val="Heading1"/>
        <w:widowControl/>
        <w:tabs>
          <w:tab w:val="clear" w:pos="720"/>
          <w:tab w:val="left" w:pos="2768" w:leader="none"/>
        </w:tabs>
        <w:autoSpaceDE w:val="false"/>
        <w:spacing w:before="0" w:after="120"/>
        <w:ind w:start="0" w:end="0"/>
        <w:rPr>
          <w:rFonts w:cs="Arial"/>
          <w:sz w:val="24"/>
          <w:szCs w:val="24"/>
        </w:rPr>
      </w:pPr>
      <w:r>
        <w:rPr>
          <w:rFonts w:cs="Arial"/>
          <w:sz w:val="24"/>
          <w:szCs w:val="24"/>
        </w:rPr>
        <w:tab/>
      </w:r>
    </w:p>
    <w:p>
      <w:pPr>
        <w:pStyle w:val="Heading1"/>
        <w:widowControl/>
        <w:autoSpaceDE w:val="false"/>
        <w:spacing w:before="0" w:after="120"/>
        <w:ind w:start="0" w:end="0"/>
        <w:rPr/>
      </w:pPr>
      <w:r>
        <w:rPr/>
        <w:t xml:space="preserve">Example: </w:t>
      </w:r>
    </w:p>
    <w:tbl>
      <w:tblPr>
        <w:tblW w:w="14940" w:type="dxa"/>
        <w:jc w:val="start"/>
        <w:tblInd w:w="0" w:type="dxa"/>
        <w:tblLayout w:type="fixed"/>
        <w:tblCellMar>
          <w:top w:w="0" w:type="dxa"/>
          <w:start w:w="28" w:type="dxa"/>
          <w:bottom w:w="0" w:type="dxa"/>
          <w:end w:w="28" w:type="dxa"/>
        </w:tblCellMar>
      </w:tblPr>
      <w:tblGrid>
        <w:gridCol w:w="566"/>
        <w:gridCol w:w="3685"/>
        <w:gridCol w:w="2412"/>
        <w:gridCol w:w="709"/>
        <w:gridCol w:w="992"/>
        <w:gridCol w:w="1134"/>
        <w:gridCol w:w="2012"/>
        <w:gridCol w:w="1033"/>
        <w:gridCol w:w="1451"/>
        <w:gridCol w:w="946"/>
      </w:tblGrid>
      <w:tr>
        <w:trPr>
          <w:tblHeader w:val="true"/>
        </w:trPr>
        <w:tc>
          <w:tcPr>
            <w:tcW w:w="566" w:type="dxa"/>
            <w:tcBorders>
              <w:top w:val="single" w:sz="8" w:space="0" w:color="000000"/>
              <w:start w:val="single" w:sz="8"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1.</w:t>
            </w:r>
          </w:p>
          <w:p>
            <w:pPr>
              <w:pStyle w:val="Normal"/>
              <w:jc w:val="center"/>
              <w:rPr>
                <w:rFonts w:ascii="Arial" w:hAnsi="Arial" w:cs="Arial"/>
                <w:b/>
                <w:sz w:val="18"/>
                <w:szCs w:val="18"/>
              </w:rPr>
            </w:pPr>
            <w:r>
              <w:rPr>
                <w:rFonts w:cs="Arial" w:ascii="Arial" w:hAnsi="Arial"/>
                <w:b/>
                <w:sz w:val="18"/>
                <w:szCs w:val="18"/>
              </w:rPr>
              <w:t>ID</w:t>
            </w:r>
          </w:p>
        </w:tc>
        <w:tc>
          <w:tcPr>
            <w:tcW w:w="3685"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2.</w:t>
            </w:r>
          </w:p>
          <w:p>
            <w:pPr>
              <w:pStyle w:val="Normal"/>
              <w:jc w:val="center"/>
              <w:rPr>
                <w:rFonts w:ascii="Arial" w:hAnsi="Arial" w:cs="Arial"/>
                <w:b/>
                <w:sz w:val="18"/>
                <w:szCs w:val="18"/>
              </w:rPr>
            </w:pPr>
            <w:r>
              <w:rPr>
                <w:rFonts w:cs="Arial" w:ascii="Arial" w:hAnsi="Arial"/>
                <w:b/>
                <w:sz w:val="18"/>
                <w:szCs w:val="18"/>
              </w:rPr>
              <w:t>Task description</w:t>
            </w:r>
          </w:p>
          <w:p>
            <w:pPr>
              <w:pStyle w:val="Normal"/>
              <w:jc w:val="center"/>
              <w:rPr>
                <w:rFonts w:ascii="Arial" w:hAnsi="Arial" w:cs="Arial"/>
                <w:b/>
                <w:sz w:val="18"/>
                <w:szCs w:val="18"/>
              </w:rPr>
            </w:pPr>
            <w:r>
              <w:rPr>
                <w:rFonts w:cs="Arial" w:ascii="Arial" w:hAnsi="Arial"/>
                <w:b/>
                <w:sz w:val="18"/>
                <w:szCs w:val="18"/>
              </w:rPr>
            </w:r>
          </w:p>
        </w:tc>
        <w:tc>
          <w:tcPr>
            <w:tcW w:w="2412"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3.</w:t>
            </w:r>
          </w:p>
          <w:p>
            <w:pPr>
              <w:pStyle w:val="Normal"/>
              <w:jc w:val="center"/>
              <w:rPr>
                <w:rFonts w:ascii="Arial" w:hAnsi="Arial" w:cs="Arial"/>
                <w:b/>
                <w:sz w:val="18"/>
                <w:szCs w:val="18"/>
              </w:rPr>
            </w:pPr>
            <w:r>
              <w:rPr>
                <w:rFonts w:cs="Arial" w:ascii="Arial" w:hAnsi="Arial"/>
                <w:b/>
                <w:sz w:val="18"/>
                <w:szCs w:val="18"/>
              </w:rPr>
              <w:t>Task reference</w:t>
            </w:r>
          </w:p>
        </w:tc>
        <w:tc>
          <w:tcPr>
            <w:tcW w:w="709" w:type="dxa"/>
            <w:tcBorders>
              <w:top w:val="single" w:sz="8" w:space="0" w:color="000000"/>
              <w:start w:val="single" w:sz="6" w:space="0" w:color="000000"/>
              <w:bottom w:val="single" w:sz="6" w:space="0" w:color="000000"/>
              <w:end w:val="single" w:sz="6" w:space="0" w:color="000000"/>
            </w:tcBorders>
            <w:shd w:fill="FFFFFF" w:val="clear"/>
          </w:tcPr>
          <w:p>
            <w:pPr>
              <w:pStyle w:val="Normal"/>
              <w:jc w:val="center"/>
              <w:rPr>
                <w:rFonts w:ascii="Arial" w:hAnsi="Arial" w:cs="Arial"/>
                <w:b/>
                <w:sz w:val="18"/>
                <w:szCs w:val="18"/>
              </w:rPr>
            </w:pPr>
            <w:r>
              <w:rPr>
                <w:rFonts w:cs="Arial" w:ascii="Arial" w:hAnsi="Arial"/>
                <w:b/>
                <w:sz w:val="18"/>
                <w:szCs w:val="18"/>
              </w:rPr>
              <w:t>4.</w:t>
            </w:r>
          </w:p>
          <w:p>
            <w:pPr>
              <w:pStyle w:val="Normal"/>
              <w:jc w:val="center"/>
              <w:rPr>
                <w:rFonts w:ascii="Arial" w:hAnsi="Arial" w:cs="Arial"/>
                <w:b/>
                <w:sz w:val="18"/>
                <w:szCs w:val="18"/>
              </w:rPr>
            </w:pPr>
            <w:r>
              <w:rPr>
                <w:rFonts w:cs="Arial" w:ascii="Arial" w:hAnsi="Arial"/>
                <w:b/>
                <w:sz w:val="18"/>
                <w:szCs w:val="18"/>
              </w:rPr>
              <w:t>CAT</w:t>
            </w:r>
          </w:p>
        </w:tc>
        <w:tc>
          <w:tcPr>
            <w:tcW w:w="992"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5.</w:t>
            </w:r>
          </w:p>
          <w:p>
            <w:pPr>
              <w:pStyle w:val="Normal"/>
              <w:jc w:val="center"/>
              <w:rPr>
                <w:rFonts w:ascii="Arial" w:hAnsi="Arial" w:cs="Arial"/>
                <w:b/>
                <w:sz w:val="18"/>
                <w:szCs w:val="18"/>
              </w:rPr>
            </w:pPr>
            <w:r>
              <w:rPr>
                <w:rFonts w:eastAsia="Arial" w:cs="Arial" w:ascii="Arial" w:hAnsi="Arial"/>
                <w:b/>
                <w:sz w:val="18"/>
                <w:szCs w:val="18"/>
              </w:rPr>
              <w:t xml:space="preserve"> </w:t>
            </w:r>
            <w:r>
              <w:rPr>
                <w:rFonts w:cs="Arial" w:ascii="Arial" w:hAnsi="Arial"/>
                <w:b/>
                <w:sz w:val="18"/>
                <w:szCs w:val="18"/>
              </w:rPr>
              <w:t>A/C Reg.</w:t>
            </w:r>
          </w:p>
        </w:tc>
        <w:tc>
          <w:tcPr>
            <w:tcW w:w="1134"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6.</w:t>
            </w:r>
          </w:p>
          <w:p>
            <w:pPr>
              <w:pStyle w:val="Normal"/>
              <w:jc w:val="center"/>
              <w:rPr>
                <w:rFonts w:ascii="Arial" w:hAnsi="Arial" w:cs="Arial"/>
                <w:b/>
                <w:sz w:val="18"/>
                <w:szCs w:val="18"/>
              </w:rPr>
            </w:pPr>
            <w:r>
              <w:rPr>
                <w:rFonts w:cs="Arial" w:ascii="Arial" w:hAnsi="Arial"/>
                <w:b/>
                <w:sz w:val="18"/>
                <w:szCs w:val="18"/>
              </w:rPr>
              <w:t>Date</w:t>
            </w:r>
          </w:p>
        </w:tc>
        <w:tc>
          <w:tcPr>
            <w:tcW w:w="2012"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7. </w:t>
            </w:r>
          </w:p>
          <w:p>
            <w:pPr>
              <w:pStyle w:val="Normal"/>
              <w:jc w:val="center"/>
              <w:rPr>
                <w:rFonts w:ascii="Arial" w:hAnsi="Arial" w:cs="Arial"/>
                <w:b/>
                <w:sz w:val="18"/>
                <w:szCs w:val="18"/>
              </w:rPr>
            </w:pPr>
            <w:r>
              <w:rPr>
                <w:rFonts w:cs="Arial" w:ascii="Arial" w:hAnsi="Arial"/>
                <w:b/>
                <w:sz w:val="18"/>
                <w:szCs w:val="18"/>
              </w:rPr>
              <w:t>Maintenance record reference</w:t>
            </w:r>
          </w:p>
        </w:tc>
        <w:tc>
          <w:tcPr>
            <w:tcW w:w="1033" w:type="dxa"/>
            <w:tcBorders>
              <w:top w:val="single" w:sz="8" w:space="0" w:color="000000"/>
              <w:start w:val="single" w:sz="6" w:space="0" w:color="000000"/>
              <w:bottom w:val="single" w:sz="6" w:space="0" w:color="000000"/>
              <w:end w:val="single" w:sz="6" w:space="0" w:color="000000"/>
            </w:tcBorders>
          </w:tcPr>
          <w:p>
            <w:pPr>
              <w:pStyle w:val="Normal"/>
              <w:jc w:val="center"/>
              <w:rPr>
                <w:rFonts w:ascii="Arial" w:hAnsi="Arial" w:cs="Arial"/>
                <w:b/>
                <w:sz w:val="18"/>
                <w:szCs w:val="18"/>
              </w:rPr>
            </w:pPr>
            <w:r>
              <w:rPr>
                <w:rFonts w:cs="Arial" w:ascii="Arial" w:hAnsi="Arial"/>
                <w:b/>
                <w:sz w:val="18"/>
                <w:szCs w:val="18"/>
              </w:rPr>
              <w:t xml:space="preserve">8. </w:t>
            </w:r>
          </w:p>
          <w:p>
            <w:pPr>
              <w:pStyle w:val="Normal"/>
              <w:jc w:val="center"/>
              <w:rPr>
                <w:rFonts w:ascii="Arial" w:hAnsi="Arial" w:cs="Arial"/>
                <w:b/>
                <w:sz w:val="18"/>
                <w:szCs w:val="18"/>
              </w:rPr>
            </w:pPr>
            <w:r>
              <w:rPr>
                <w:rFonts w:cs="Arial" w:ascii="Arial" w:hAnsi="Arial"/>
                <w:b/>
                <w:sz w:val="18"/>
                <w:szCs w:val="18"/>
              </w:rPr>
              <w:t>Trainee’s signature</w:t>
            </w:r>
          </w:p>
        </w:tc>
        <w:tc>
          <w:tcPr>
            <w:tcW w:w="1451" w:type="dxa"/>
            <w:tcBorders>
              <w:top w:val="single" w:sz="8" w:space="0" w:color="000000"/>
              <w:start w:val="single" w:sz="6" w:space="0" w:color="000000"/>
              <w:bottom w:val="single" w:sz="6" w:space="0" w:color="000000"/>
              <w:end w:val="single" w:sz="4" w:space="0" w:color="000000"/>
            </w:tcBorders>
          </w:tcPr>
          <w:p>
            <w:pPr>
              <w:pStyle w:val="Normal"/>
              <w:jc w:val="center"/>
              <w:rPr>
                <w:rFonts w:ascii="Arial" w:hAnsi="Arial" w:cs="Arial"/>
                <w:b/>
                <w:sz w:val="18"/>
                <w:szCs w:val="18"/>
              </w:rPr>
            </w:pPr>
            <w:r>
              <w:rPr>
                <w:rFonts w:cs="Arial" w:ascii="Arial" w:hAnsi="Arial"/>
                <w:b/>
                <w:sz w:val="18"/>
                <w:szCs w:val="18"/>
              </w:rPr>
              <w:t>9.</w:t>
            </w:r>
          </w:p>
          <w:p>
            <w:pPr>
              <w:pStyle w:val="Normal"/>
              <w:jc w:val="center"/>
              <w:rPr>
                <w:rFonts w:ascii="Arial" w:hAnsi="Arial" w:cs="Arial"/>
                <w:b/>
                <w:sz w:val="18"/>
                <w:szCs w:val="18"/>
              </w:rPr>
            </w:pPr>
            <w:r>
              <w:rPr>
                <w:rFonts w:cs="Arial" w:ascii="Arial" w:hAnsi="Arial"/>
                <w:b/>
                <w:sz w:val="18"/>
                <w:szCs w:val="18"/>
              </w:rPr>
              <w:t>Supervisor’s signature and licence number</w:t>
            </w:r>
          </w:p>
        </w:tc>
        <w:tc>
          <w:tcPr>
            <w:tcW w:w="946" w:type="dxa"/>
            <w:tcBorders>
              <w:top w:val="single" w:sz="8" w:space="0" w:color="000000"/>
              <w:start w:val="single" w:sz="6" w:space="0" w:color="000000"/>
              <w:bottom w:val="single" w:sz="6" w:space="0" w:color="000000"/>
              <w:end w:val="single" w:sz="4" w:space="0" w:color="000000"/>
            </w:tcBorders>
          </w:tcPr>
          <w:p>
            <w:pPr>
              <w:pStyle w:val="Normal"/>
              <w:jc w:val="center"/>
              <w:rPr>
                <w:rFonts w:ascii="Arial" w:hAnsi="Arial" w:cs="Arial"/>
                <w:b/>
                <w:sz w:val="18"/>
                <w:szCs w:val="18"/>
              </w:rPr>
            </w:pPr>
            <w:r>
              <w:rPr>
                <w:rFonts w:cs="Arial" w:ascii="Arial" w:hAnsi="Arial"/>
                <w:b/>
                <w:sz w:val="18"/>
                <w:szCs w:val="18"/>
              </w:rPr>
              <w:t>10.</w:t>
            </w:r>
          </w:p>
          <w:p>
            <w:pPr>
              <w:pStyle w:val="Normal"/>
              <w:jc w:val="center"/>
              <w:rPr>
                <w:rFonts w:ascii="Arial" w:hAnsi="Arial" w:cs="Arial"/>
                <w:b/>
                <w:sz w:val="18"/>
                <w:szCs w:val="18"/>
              </w:rPr>
            </w:pPr>
            <w:r>
              <w:rPr>
                <w:rFonts w:cs="Arial" w:ascii="Arial" w:hAnsi="Arial"/>
                <w:b/>
                <w:sz w:val="18"/>
                <w:szCs w:val="18"/>
              </w:rPr>
              <w:t>Remark</w:t>
            </w:r>
          </w:p>
        </w:tc>
      </w:tr>
      <w:tr>
        <w:trPr/>
        <w:tc>
          <w:tcPr>
            <w:tcW w:w="566"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3685"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autoSpaceDE w:val="false"/>
              <w:spacing w:before="60" w:after="60"/>
              <w:rPr>
                <w:rFonts w:ascii="Arial" w:hAnsi="Arial" w:cs="Arial"/>
                <w:sz w:val="18"/>
                <w:szCs w:val="18"/>
              </w:rPr>
            </w:pPr>
            <w:r>
              <w:rPr>
                <w:rFonts w:cs="Arial" w:ascii="Arial" w:hAnsi="Arial"/>
                <w:b/>
                <w:bCs/>
                <w:sz w:val="18"/>
                <w:szCs w:val="18"/>
                <w:lang w:eastAsia="en-GB"/>
              </w:rPr>
              <w:t>ATA 21-Air Conditioning</w:t>
            </w:r>
          </w:p>
        </w:tc>
        <w:tc>
          <w:tcPr>
            <w:tcW w:w="2412"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rPr>
                <w:rFonts w:ascii="Arial" w:hAnsi="Arial" w:cs="Arial"/>
                <w:iCs/>
                <w:sz w:val="18"/>
                <w:szCs w:val="18"/>
              </w:rPr>
            </w:pPr>
            <w:r>
              <w:rPr>
                <w:rFonts w:cs="Arial" w:ascii="Arial" w:hAnsi="Arial"/>
                <w:iCs/>
                <w:sz w:val="18"/>
                <w:szCs w:val="18"/>
              </w:rPr>
            </w:r>
          </w:p>
        </w:tc>
        <w:tc>
          <w:tcPr>
            <w:tcW w:w="709"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iCs/>
                <w:sz w:val="18"/>
                <w:szCs w:val="18"/>
              </w:rPr>
            </w:pPr>
            <w:r>
              <w:rPr>
                <w:rFonts w:cs="Arial" w:ascii="Arial" w:hAnsi="Arial"/>
                <w:iCs/>
                <w:sz w:val="18"/>
                <w:szCs w:val="18"/>
              </w:rPr>
            </w:r>
          </w:p>
        </w:tc>
        <w:tc>
          <w:tcPr>
            <w:tcW w:w="992"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134"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2012"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033"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shd w:fill="D9D9D9" w:val="clear"/>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1</w:t>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rFonts w:ascii="Arial" w:hAnsi="Arial" w:cs="Arial"/>
                <w:sz w:val="18"/>
                <w:szCs w:val="18"/>
              </w:rPr>
            </w:pPr>
            <w:r>
              <w:rPr>
                <w:rFonts w:cs="Arial" w:ascii="Arial" w:hAnsi="Arial"/>
                <w:sz w:val="18"/>
                <w:szCs w:val="18"/>
              </w:rPr>
              <w:t>OPERATIONAL CHECK OF OVERRIDE FUNCTION (BLOWER AND EXTRACT)</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iCs/>
                <w:sz w:val="18"/>
                <w:szCs w:val="18"/>
              </w:rPr>
            </w:pPr>
            <w:r>
              <w:rPr>
                <w:rFonts w:cs="Arial" w:ascii="Arial" w:hAnsi="Arial"/>
                <w:iCs/>
                <w:sz w:val="18"/>
                <w:szCs w:val="18"/>
              </w:rPr>
              <w:t>AMM 21-26-00-710-002-A</w:t>
            </w:r>
          </w:p>
        </w:tc>
        <w:tc>
          <w:tcPr>
            <w:tcW w:w="709"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FOT</w:t>
            </w:r>
          </w:p>
        </w:tc>
        <w:tc>
          <w:tcPr>
            <w:tcW w:w="99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VN-A336</w:t>
            </w:r>
          </w:p>
        </w:tc>
        <w:tc>
          <w:tcPr>
            <w:tcW w:w="1134"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pPr>
            <w:r>
              <w:rPr>
                <w:rFonts w:cs="Arial" w:ascii="Arial" w:hAnsi="Arial"/>
                <w:b/>
                <w:sz w:val="18"/>
                <w:szCs w:val="18"/>
              </w:rPr>
              <w:t>01/07/2019</w:t>
            </w:r>
          </w:p>
        </w:tc>
        <w:tc>
          <w:tcPr>
            <w:tcW w:w="20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WO 00123456</w:t>
            </w:r>
          </w:p>
        </w:tc>
        <w:tc>
          <w:tcPr>
            <w:tcW w:w="1033"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rPr>
                <w:rFonts w:ascii="Arial" w:hAnsi="Arial" w:cs="Arial"/>
                <w:b/>
                <w:sz w:val="18"/>
                <w:szCs w:val="18"/>
              </w:rPr>
            </w:pPr>
            <w:r>
              <w:rPr>
                <w:rFonts w:cs="Arial" w:ascii="Arial" w:hAnsi="Arial"/>
                <w:b/>
                <w:sz w:val="18"/>
                <w:szCs w:val="18"/>
              </w:rPr>
            </w:r>
          </w:p>
        </w:tc>
        <w:tc>
          <w:tcPr>
            <w:tcW w:w="1451"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2</w:t>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rFonts w:ascii="Arial" w:hAnsi="Arial" w:cs="Arial"/>
                <w:sz w:val="18"/>
                <w:szCs w:val="18"/>
              </w:rPr>
            </w:pPr>
            <w:r>
              <w:rPr>
                <w:rFonts w:cs="Arial" w:ascii="Arial" w:hAnsi="Arial"/>
                <w:sz w:val="18"/>
                <w:szCs w:val="18"/>
              </w:rPr>
              <w:t>FUNCTIONAL TEST OF THE AFT CARGO COMPARTMENT VENTILATION-SYSTEM</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sz w:val="18"/>
                <w:szCs w:val="18"/>
              </w:rPr>
            </w:pPr>
            <w:r>
              <w:rPr>
                <w:rFonts w:cs="Arial" w:ascii="Arial" w:hAnsi="Arial"/>
                <w:iCs/>
                <w:sz w:val="18"/>
                <w:szCs w:val="18"/>
              </w:rPr>
              <w:t>AMM 21-28-00-720-004-A</w:t>
            </w:r>
          </w:p>
        </w:tc>
        <w:tc>
          <w:tcPr>
            <w:tcW w:w="709"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FOT</w:t>
            </w:r>
          </w:p>
        </w:tc>
        <w:tc>
          <w:tcPr>
            <w:tcW w:w="99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VN-A325</w:t>
            </w:r>
          </w:p>
        </w:tc>
        <w:tc>
          <w:tcPr>
            <w:tcW w:w="1134"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05/07/2019</w:t>
            </w:r>
          </w:p>
        </w:tc>
        <w:tc>
          <w:tcPr>
            <w:tcW w:w="20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JC#39, WP VN0045678</w:t>
            </w:r>
          </w:p>
        </w:tc>
        <w:tc>
          <w:tcPr>
            <w:tcW w:w="1033"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3</w:t>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rFonts w:ascii="Arial" w:hAnsi="Arial" w:cs="Arial"/>
                <w:sz w:val="18"/>
                <w:szCs w:val="18"/>
              </w:rPr>
            </w:pPr>
            <w:r>
              <w:rPr>
                <w:rFonts w:cs="Arial" w:ascii="Arial" w:hAnsi="Arial"/>
                <w:sz w:val="18"/>
                <w:szCs w:val="18"/>
              </w:rPr>
              <w:t xml:space="preserve">REMOVAL/INSTALLATION OF THE PRIMARY HEAT EXCHANGER </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sz w:val="18"/>
                <w:szCs w:val="18"/>
              </w:rPr>
            </w:pPr>
            <w:r>
              <w:rPr>
                <w:rFonts w:cs="Arial" w:ascii="Arial" w:hAnsi="Arial"/>
                <w:iCs/>
                <w:sz w:val="18"/>
                <w:szCs w:val="18"/>
              </w:rPr>
              <w:t>AMM  21-52-25 PB401</w:t>
            </w:r>
          </w:p>
        </w:tc>
        <w:tc>
          <w:tcPr>
            <w:tcW w:w="709"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sz w:val="18"/>
                <w:szCs w:val="18"/>
              </w:rPr>
            </w:pPr>
            <w:r>
              <w:rPr>
                <w:rFonts w:cs="Arial" w:ascii="Arial" w:hAnsi="Arial"/>
                <w:sz w:val="18"/>
                <w:szCs w:val="18"/>
              </w:rPr>
              <w:t>R/I</w:t>
            </w:r>
          </w:p>
        </w:tc>
        <w:tc>
          <w:tcPr>
            <w:tcW w:w="992"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VN-A604</w:t>
            </w:r>
          </w:p>
        </w:tc>
        <w:tc>
          <w:tcPr>
            <w:tcW w:w="1134"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10/07/2019</w:t>
            </w:r>
          </w:p>
        </w:tc>
        <w:tc>
          <w:tcPr>
            <w:tcW w:w="2012"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jc w:val="center"/>
              <w:rPr>
                <w:rFonts w:ascii="Arial" w:hAnsi="Arial" w:cs="Arial"/>
                <w:b/>
                <w:sz w:val="18"/>
                <w:szCs w:val="18"/>
              </w:rPr>
            </w:pPr>
            <w:r>
              <w:rPr>
                <w:rFonts w:cs="Arial" w:ascii="Arial" w:hAnsi="Arial"/>
                <w:b/>
                <w:sz w:val="18"/>
                <w:szCs w:val="18"/>
              </w:rPr>
              <w:t>JC#76 WP VN0025643</w:t>
            </w:r>
          </w:p>
        </w:tc>
        <w:tc>
          <w:tcPr>
            <w:tcW w:w="1033"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vMerge w:val="restart"/>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r>
        <w:trPr/>
        <w:tc>
          <w:tcPr>
            <w:tcW w:w="566"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rPr>
                <w:rFonts w:ascii="Arial" w:hAnsi="Arial" w:cs="Arial"/>
                <w:b/>
                <w:sz w:val="18"/>
                <w:szCs w:val="18"/>
              </w:rPr>
            </w:pPr>
            <w:r>
              <w:rPr>
                <w:rFonts w:cs="Arial" w:ascii="Arial" w:hAnsi="Arial"/>
                <w:b/>
                <w:sz w:val="18"/>
                <w:szCs w:val="18"/>
              </w:rPr>
            </w:r>
          </w:p>
        </w:tc>
        <w:tc>
          <w:tcPr>
            <w:tcW w:w="3685"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autoSpaceDE w:val="false"/>
              <w:spacing w:before="60" w:after="60"/>
              <w:rPr>
                <w:rFonts w:ascii="Arial" w:hAnsi="Arial" w:cs="Arial"/>
                <w:sz w:val="18"/>
                <w:szCs w:val="18"/>
              </w:rPr>
            </w:pPr>
            <w:r>
              <w:rPr>
                <w:rFonts w:cs="Arial" w:ascii="Arial" w:hAnsi="Arial"/>
                <w:sz w:val="18"/>
                <w:szCs w:val="18"/>
              </w:rPr>
              <w:t>Or</w:t>
            </w:r>
          </w:p>
          <w:p>
            <w:pPr>
              <w:pStyle w:val="Normal"/>
              <w:autoSpaceDE w:val="false"/>
              <w:spacing w:before="60" w:after="60"/>
              <w:rPr>
                <w:rFonts w:ascii="Arial" w:hAnsi="Arial" w:cs="Arial"/>
                <w:sz w:val="18"/>
                <w:szCs w:val="18"/>
              </w:rPr>
            </w:pPr>
            <w:r>
              <w:rPr>
                <w:rFonts w:cs="Arial" w:ascii="Arial" w:hAnsi="Arial"/>
                <w:sz w:val="18"/>
                <w:szCs w:val="18"/>
              </w:rPr>
              <w:t>REMOVAL/INSTALLATION OF THE CONDENSOR</w:t>
            </w:r>
          </w:p>
        </w:tc>
        <w:tc>
          <w:tcPr>
            <w:tcW w:w="2412"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pacing w:before="60" w:after="60"/>
              <w:rPr>
                <w:rFonts w:ascii="Arial" w:hAnsi="Arial" w:cs="Arial"/>
                <w:iCs/>
                <w:sz w:val="18"/>
                <w:szCs w:val="18"/>
              </w:rPr>
            </w:pPr>
            <w:r>
              <w:rPr>
                <w:rFonts w:cs="Arial" w:ascii="Arial" w:hAnsi="Arial"/>
                <w:iCs/>
                <w:sz w:val="18"/>
                <w:szCs w:val="18"/>
              </w:rPr>
              <w:t>AMM 21-52-26 PB401</w:t>
            </w:r>
          </w:p>
        </w:tc>
        <w:tc>
          <w:tcPr>
            <w:tcW w:w="709"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rPr>
                <w:rFonts w:ascii="Arial" w:hAnsi="Arial" w:cs="Arial"/>
                <w:iCs/>
                <w:sz w:val="18"/>
                <w:szCs w:val="18"/>
              </w:rPr>
            </w:pPr>
            <w:r>
              <w:rPr>
                <w:rFonts w:cs="Arial" w:ascii="Arial" w:hAnsi="Arial"/>
                <w:iCs/>
                <w:sz w:val="18"/>
                <w:szCs w:val="18"/>
              </w:rPr>
            </w:r>
          </w:p>
        </w:tc>
        <w:tc>
          <w:tcPr>
            <w:tcW w:w="992"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134"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2012"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033"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1451" w:type="dxa"/>
            <w:vMerge w:val="continue"/>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c>
          <w:tcPr>
            <w:tcW w:w="946" w:type="dxa"/>
            <w:tcBorders>
              <w:top w:val="single" w:sz="4" w:space="0" w:color="000000"/>
              <w:start w:val="single" w:sz="4" w:space="0" w:color="000000"/>
              <w:bottom w:val="single" w:sz="4" w:space="0" w:color="000000"/>
              <w:end w:val="single" w:sz="4" w:space="0" w:color="000000"/>
            </w:tcBorders>
            <w:tcMar>
              <w:top w:w="28" w:type="dxa"/>
              <w:bottom w:w="28" w:type="dxa"/>
            </w:tcMar>
          </w:tcPr>
          <w:p>
            <w:pPr>
              <w:pStyle w:val="Normal"/>
              <w:snapToGrid w:val="false"/>
              <w:spacing w:before="60" w:after="60"/>
              <w:jc w:val="center"/>
              <w:rPr>
                <w:rFonts w:ascii="Arial" w:hAnsi="Arial" w:cs="Arial"/>
                <w:b/>
                <w:sz w:val="18"/>
                <w:szCs w:val="18"/>
              </w:rPr>
            </w:pPr>
            <w:r>
              <w:rPr>
                <w:rFonts w:cs="Arial" w:ascii="Arial" w:hAnsi="Arial"/>
                <w:b/>
                <w:sz w:val="18"/>
                <w:szCs w:val="18"/>
              </w:rPr>
            </w:r>
          </w:p>
        </w:tc>
      </w:tr>
    </w:tbl>
    <w:p>
      <w:pPr>
        <w:pStyle w:val="Normal"/>
        <w:spacing w:before="60" w:after="0"/>
        <w:jc w:val="both"/>
        <w:rPr>
          <w:rFonts w:cs="Arial"/>
        </w:rPr>
      </w:pPr>
      <w:r>
        <w:rPr>
          <w:rFonts w:cs="Arial"/>
        </w:rPr>
      </w:r>
    </w:p>
    <w:p>
      <w:pPr>
        <w:sectPr>
          <w:headerReference w:type="default" r:id="rId72"/>
          <w:headerReference w:type="first" r:id="rId73"/>
          <w:footerReference w:type="default" r:id="rId74"/>
          <w:footerReference w:type="first" r:id="rId75"/>
          <w:type w:val="nextPage"/>
          <w:pgSz w:orient="landscape" w:w="16838" w:h="11906"/>
          <w:pgMar w:left="851" w:right="851" w:gutter="0" w:header="567" w:top="794" w:footer="567" w:bottom="794"/>
          <w:pgNumType w:fmt="decimal"/>
          <w:formProt w:val="false"/>
          <w:textDirection w:val="lrTb"/>
          <w:docGrid w:type="default" w:linePitch="299" w:charSpace="0"/>
        </w:sectPr>
        <w:pStyle w:val="Normal"/>
        <w:spacing w:before="60" w:after="0"/>
        <w:jc w:val="both"/>
        <w:rPr>
          <w:rFonts w:cs="Arial"/>
        </w:rPr>
      </w:pPr>
      <w:r>
        <w:rPr>
          <w:rFonts w:cs="Arial"/>
        </w:rPr>
      </w:r>
    </w:p>
    <w:p>
      <w:pPr>
        <w:pStyle w:val="Normal"/>
        <w:numPr>
          <w:ilvl w:val="0"/>
          <w:numId w:val="0"/>
        </w:numPr>
        <w:rPr>
          <w:rFonts w:cs="Arial"/>
        </w:rPr>
      </w:pPr>
      <w:r>
        <w:rPr>
          <w:rFonts w:cs="Arial"/>
        </w:rPr>
      </w:r>
    </w:p>
    <w:p>
      <w:pPr>
        <w:sectPr>
          <w:headerReference w:type="default" r:id="rId76"/>
          <w:headerReference w:type="first" r:id="rId77"/>
          <w:footerReference w:type="default" r:id="rId78"/>
          <w:footerReference w:type="first" r:id="rId79"/>
          <w:type w:val="nextPage"/>
          <w:pgSz w:orient="landscape" w:w="16838" w:h="11906"/>
          <w:pgMar w:left="851" w:right="851" w:gutter="0" w:header="567" w:top="794" w:footer="567" w:bottom="794"/>
          <w:pgNumType w:fmt="decimal"/>
          <w:formProt w:val="false"/>
          <w:textDirection w:val="lrTb"/>
          <w:docGrid w:type="default" w:linePitch="299" w:charSpace="0"/>
        </w:sectPr>
      </w:pPr>
    </w:p>
    <w:p>
      <w:pPr>
        <w:pStyle w:val="Normal"/>
        <w:rPr>
          <w:rFonts w:ascii="Arial" w:hAnsi="Arial" w:cs="Arial"/>
          <w:b/>
          <w:sz w:val="24"/>
          <w:szCs w:val="24"/>
        </w:rPr>
      </w:pPr>
      <w:r>
        <w:rPr>
          <w:rFonts w:cs="Arial" w:ascii="Arial" w:hAnsi="Arial"/>
          <w:b/>
          <w:sz w:val="24"/>
          <w:szCs w:val="24"/>
        </w:rPr>
        <w:t xml:space="preserve">Appendix 1. </w:t>
      </w:r>
      <w:r>
        <w:rPr>
          <w:rFonts w:cs="Arial" w:ascii="Arial" w:hAnsi="Arial"/>
          <w:b/>
          <w:w w:val="90"/>
          <w:sz w:val="24"/>
          <w:szCs w:val="24"/>
        </w:rPr>
        <w:t>Typical maintenance tasks</w:t>
      </w:r>
    </w:p>
    <w:p>
      <w:pPr>
        <w:pStyle w:val="BodyText"/>
        <w:ind w:start="0" w:end="0"/>
        <w:rPr>
          <w:rFonts w:ascii="Calibri" w:hAnsi="Calibri" w:cs="Calibri"/>
          <w:b/>
          <w:spacing w:val="-2"/>
          <w:w w:val="90"/>
          <w:sz w:val="24"/>
          <w:szCs w:val="24"/>
        </w:rPr>
      </w:pPr>
      <w:r>
        <w:rPr>
          <w:rFonts w:cs="Calibri" w:ascii="Calibri" w:hAnsi="Calibri"/>
          <w:b/>
          <w:spacing w:val="-2"/>
          <w:w w:val="90"/>
          <w:sz w:val="24"/>
          <w:szCs w:val="24"/>
        </w:rPr>
      </w:r>
    </w:p>
    <w:p>
      <w:pPr>
        <w:pStyle w:val="BodyText"/>
        <w:ind w:start="0" w:end="0"/>
        <w:rPr>
          <w:rFonts w:ascii="Calibri" w:hAnsi="Calibri" w:eastAsia="Lucida Sans" w:cs="Lucida Sans"/>
        </w:rPr>
      </w:pPr>
      <w:r>
        <w:rPr>
          <w:rFonts w:cs="Calibri" w:ascii="Calibri" w:hAnsi="Calibri"/>
          <w:b/>
          <w:spacing w:val="-2"/>
          <w:w w:val="90"/>
        </w:rPr>
        <w:t>Ti</w:t>
      </w:r>
      <w:r>
        <w:rPr>
          <w:rFonts w:cs="Calibri" w:ascii="Calibri" w:hAnsi="Calibri"/>
          <w:b/>
          <w:spacing w:val="-1"/>
          <w:w w:val="90"/>
        </w:rPr>
        <w:t>me</w:t>
      </w:r>
      <w:r>
        <w:rPr>
          <w:rFonts w:cs="Calibri" w:ascii="Calibri" w:hAnsi="Calibri"/>
          <w:b/>
          <w:spacing w:val="37"/>
          <w:w w:val="90"/>
        </w:rPr>
        <w:t xml:space="preserve"> </w:t>
      </w:r>
      <w:r>
        <w:rPr>
          <w:rFonts w:cs="Calibri" w:ascii="Calibri" w:hAnsi="Calibri"/>
          <w:b/>
          <w:spacing w:val="-1"/>
          <w:w w:val="90"/>
        </w:rPr>
        <w:t>limits/Maintenance</w:t>
      </w:r>
      <w:r>
        <w:rPr>
          <w:rFonts w:cs="Calibri" w:ascii="Calibri" w:hAnsi="Calibri"/>
          <w:b/>
          <w:spacing w:val="38"/>
          <w:w w:val="90"/>
        </w:rPr>
        <w:t xml:space="preserve"> </w:t>
      </w:r>
      <w:r>
        <w:rPr>
          <w:rFonts w:cs="Calibri" w:ascii="Calibri" w:hAnsi="Calibri"/>
          <w:b/>
          <w:spacing w:val="-1"/>
          <w:w w:val="90"/>
        </w:rPr>
        <w:t>chec</w:t>
      </w:r>
      <w:r>
        <w:rPr>
          <w:rFonts w:cs="Calibri" w:ascii="Calibri" w:hAnsi="Calibri"/>
          <w:b/>
          <w:spacing w:val="-2"/>
          <w:w w:val="90"/>
        </w:rPr>
        <w:t>ks</w:t>
      </w:r>
    </w:p>
    <w:p>
      <w:pPr>
        <w:pStyle w:val="BodyText"/>
        <w:ind w:start="0" w:end="0"/>
        <w:rPr>
          <w:rFonts w:ascii="Calibri" w:hAnsi="Calibri" w:cs="Calibri"/>
        </w:rPr>
      </w:pPr>
      <w:r>
        <w:rPr>
          <w:rFonts w:cs="Calibri" w:ascii="Calibri" w:hAnsi="Calibri"/>
          <w:spacing w:val="-1"/>
        </w:rPr>
        <w:t>100</w:t>
      </w:r>
      <w:r>
        <w:rPr>
          <w:rFonts w:cs="Calibri" w:ascii="Calibri" w:hAnsi="Calibri"/>
          <w:spacing w:val="-15"/>
        </w:rPr>
        <w:t xml:space="preserve">-hour </w:t>
      </w:r>
      <w:r>
        <w:rPr>
          <w:rFonts w:cs="Calibri" w:ascii="Calibri" w:hAnsi="Calibri"/>
        </w:rPr>
        <w:t>check</w:t>
      </w:r>
      <w:r>
        <w:rPr>
          <w:rFonts w:cs="Calibri" w:ascii="Calibri" w:hAnsi="Calibri"/>
          <w:spacing w:val="-15"/>
        </w:rPr>
        <w:t xml:space="preserve"> </w:t>
      </w:r>
      <w:r>
        <w:rPr>
          <w:rFonts w:cs="Calibri" w:ascii="Calibri" w:hAnsi="Calibri"/>
          <w:spacing w:val="-2"/>
        </w:rPr>
        <w:t>(</w:t>
      </w:r>
      <w:r>
        <w:rPr>
          <w:rFonts w:cs="Calibri" w:ascii="Calibri" w:hAnsi="Calibri"/>
          <w:spacing w:val="-1"/>
        </w:rPr>
        <w:t>general</w:t>
      </w:r>
      <w:r>
        <w:rPr>
          <w:rFonts w:cs="Calibri" w:ascii="Calibri" w:hAnsi="Calibri"/>
          <w:spacing w:val="-14"/>
        </w:rPr>
        <w:t xml:space="preserve"> </w:t>
      </w:r>
      <w:r>
        <w:rPr>
          <w:rFonts w:cs="Calibri" w:ascii="Calibri" w:hAnsi="Calibri"/>
        </w:rPr>
        <w:t>aviation</w:t>
      </w:r>
      <w:r>
        <w:rPr>
          <w:rFonts w:cs="Calibri" w:ascii="Calibri" w:hAnsi="Calibri"/>
          <w:spacing w:val="-16"/>
        </w:rPr>
        <w:t xml:space="preserve"> </w:t>
      </w:r>
      <w:r>
        <w:rPr>
          <w:rFonts w:cs="Calibri" w:ascii="Calibri" w:hAnsi="Calibri"/>
          <w:spacing w:val="-1"/>
        </w:rPr>
        <w:t>aircraft</w:t>
      </w:r>
      <w:r>
        <w:rPr>
          <w:rFonts w:cs="Calibri" w:ascii="Calibri" w:hAnsi="Calibri"/>
          <w:spacing w:val="-2"/>
        </w:rPr>
        <w:t>).</w:t>
      </w:r>
    </w:p>
    <w:p>
      <w:pPr>
        <w:pStyle w:val="BodyText"/>
        <w:ind w:start="0" w:end="0"/>
        <w:rPr>
          <w:rFonts w:ascii="Calibri" w:hAnsi="Calibri" w:cs="Calibri"/>
        </w:rPr>
      </w:pPr>
      <w:r>
        <w:rPr>
          <w:rFonts w:cs="Calibri" w:ascii="Calibri" w:hAnsi="Calibri"/>
          <w:w w:val="105"/>
        </w:rPr>
        <w:t>“</w:t>
      </w:r>
      <w:r>
        <w:rPr>
          <w:rFonts w:cs="Calibri" w:ascii="Calibri" w:hAnsi="Calibri"/>
          <w:w w:val="105"/>
        </w:rPr>
        <w:t>B”</w:t>
      </w:r>
      <w:r>
        <w:rPr>
          <w:rFonts w:cs="Calibri" w:ascii="Calibri" w:hAnsi="Calibri"/>
          <w:spacing w:val="-13"/>
          <w:w w:val="105"/>
        </w:rPr>
        <w:t xml:space="preserve"> </w:t>
      </w:r>
      <w:r>
        <w:rPr>
          <w:rFonts w:cs="Calibri" w:ascii="Calibri" w:hAnsi="Calibri"/>
          <w:w w:val="105"/>
        </w:rPr>
        <w:t>or</w:t>
      </w:r>
      <w:r>
        <w:rPr>
          <w:rFonts w:cs="Calibri" w:ascii="Calibri" w:hAnsi="Calibri"/>
          <w:spacing w:val="-12"/>
          <w:w w:val="105"/>
        </w:rPr>
        <w:t xml:space="preserve"> </w:t>
      </w:r>
      <w:r>
        <w:rPr>
          <w:rFonts w:cs="Calibri" w:ascii="Calibri" w:hAnsi="Calibri"/>
          <w:w w:val="105"/>
        </w:rPr>
        <w:t>“C”</w:t>
      </w:r>
      <w:r>
        <w:rPr>
          <w:rFonts w:cs="Calibri" w:ascii="Calibri" w:hAnsi="Calibri"/>
          <w:spacing w:val="-11"/>
          <w:w w:val="105"/>
        </w:rPr>
        <w:t xml:space="preserve"> </w:t>
      </w:r>
      <w:r>
        <w:rPr>
          <w:rFonts w:cs="Calibri" w:ascii="Calibri" w:hAnsi="Calibri"/>
          <w:w w:val="105"/>
        </w:rPr>
        <w:t>check</w:t>
      </w:r>
      <w:r>
        <w:rPr>
          <w:rFonts w:cs="Calibri" w:ascii="Calibri" w:hAnsi="Calibri"/>
          <w:spacing w:val="-12"/>
          <w:w w:val="105"/>
        </w:rPr>
        <w:t xml:space="preserve"> </w:t>
      </w:r>
      <w:r>
        <w:rPr>
          <w:rFonts w:cs="Calibri" w:ascii="Calibri" w:hAnsi="Calibri"/>
          <w:spacing w:val="-2"/>
          <w:w w:val="105"/>
        </w:rPr>
        <w:t>(transpo</w:t>
      </w:r>
      <w:r>
        <w:rPr>
          <w:rFonts w:cs="Calibri" w:ascii="Calibri" w:hAnsi="Calibri"/>
          <w:spacing w:val="-1"/>
          <w:w w:val="105"/>
        </w:rPr>
        <w:t>rt</w:t>
      </w:r>
      <w:r>
        <w:rPr>
          <w:rFonts w:cs="Calibri" w:ascii="Calibri" w:hAnsi="Calibri"/>
          <w:spacing w:val="-12"/>
          <w:w w:val="105"/>
        </w:rPr>
        <w:t xml:space="preserve"> </w:t>
      </w:r>
      <w:r>
        <w:rPr>
          <w:rFonts w:cs="Calibri" w:ascii="Calibri" w:hAnsi="Calibri"/>
          <w:w w:val="105"/>
        </w:rPr>
        <w:t>category</w:t>
      </w:r>
      <w:r>
        <w:rPr>
          <w:rFonts w:cs="Calibri" w:ascii="Calibri" w:hAnsi="Calibri"/>
          <w:spacing w:val="-11"/>
          <w:w w:val="105"/>
        </w:rPr>
        <w:t xml:space="preserve"> </w:t>
      </w:r>
      <w:r>
        <w:rPr>
          <w:rFonts w:cs="Calibri" w:ascii="Calibri" w:hAnsi="Calibri"/>
          <w:w w:val="105"/>
        </w:rPr>
        <w:t>aircraft).</w:t>
      </w:r>
    </w:p>
    <w:p>
      <w:pPr>
        <w:pStyle w:val="BodyText"/>
        <w:ind w:start="0" w:end="0"/>
        <w:rPr/>
      </w:pPr>
      <w:r>
        <w:rPr>
          <w:rFonts w:cs="Calibri" w:ascii="Calibri" w:hAnsi="Calibri"/>
        </w:rPr>
        <w:t>Assist</w:t>
      </w:r>
      <w:r>
        <w:rPr>
          <w:rFonts w:cs="Calibri" w:ascii="Calibri" w:hAnsi="Calibri"/>
          <w:spacing w:val="2"/>
        </w:rPr>
        <w:t xml:space="preserve"> </w:t>
      </w:r>
      <w:r>
        <w:rPr>
          <w:rFonts w:cs="Calibri" w:ascii="Calibri" w:hAnsi="Calibri"/>
        </w:rPr>
        <w:t>in</w:t>
      </w:r>
      <w:r>
        <w:rPr>
          <w:rFonts w:cs="Calibri" w:ascii="Calibri" w:hAnsi="Calibri"/>
          <w:spacing w:val="1"/>
        </w:rPr>
        <w:t xml:space="preserve"> </w:t>
      </w:r>
      <w:r>
        <w:rPr>
          <w:rFonts w:cs="Calibri" w:ascii="Calibri" w:hAnsi="Calibri"/>
          <w:spacing w:val="-2"/>
        </w:rPr>
        <w:t>carr</w:t>
      </w:r>
      <w:r>
        <w:rPr>
          <w:rFonts w:cs="Calibri" w:ascii="Calibri" w:hAnsi="Calibri"/>
          <w:spacing w:val="-1"/>
        </w:rPr>
        <w:t>ying</w:t>
      </w:r>
      <w:r>
        <w:rPr>
          <w:rFonts w:cs="Calibri" w:ascii="Calibri" w:hAnsi="Calibri"/>
          <w:spacing w:val="2"/>
        </w:rPr>
        <w:t xml:space="preserve"> </w:t>
      </w:r>
      <w:r>
        <w:rPr>
          <w:rFonts w:cs="Calibri" w:ascii="Calibri" w:hAnsi="Calibri"/>
        </w:rPr>
        <w:t>out</w:t>
      </w:r>
      <w:r>
        <w:rPr>
          <w:rFonts w:cs="Calibri" w:ascii="Calibri" w:hAnsi="Calibri"/>
          <w:spacing w:val="3"/>
        </w:rPr>
        <w:t xml:space="preserve"> </w:t>
      </w:r>
      <w:r>
        <w:rPr>
          <w:rFonts w:cs="Calibri" w:ascii="Calibri" w:hAnsi="Calibri"/>
        </w:rPr>
        <w:t>a</w:t>
      </w:r>
      <w:r>
        <w:rPr>
          <w:rFonts w:cs="Calibri" w:ascii="Calibri" w:hAnsi="Calibri"/>
          <w:spacing w:val="2"/>
        </w:rPr>
        <w:t xml:space="preserve"> </w:t>
      </w:r>
      <w:r>
        <w:rPr>
          <w:rFonts w:cs="Calibri" w:ascii="Calibri" w:hAnsi="Calibri"/>
        </w:rPr>
        <w:t>scheduled</w:t>
      </w:r>
      <w:r>
        <w:rPr>
          <w:rFonts w:cs="Calibri" w:ascii="Calibri" w:hAnsi="Calibri"/>
          <w:spacing w:val="3"/>
        </w:rPr>
        <w:t xml:space="preserve"> </w:t>
      </w:r>
      <w:r>
        <w:rPr>
          <w:rFonts w:cs="Calibri" w:ascii="Calibri" w:hAnsi="Calibri"/>
          <w:spacing w:val="-1"/>
        </w:rPr>
        <w:t>maint</w:t>
      </w:r>
      <w:r>
        <w:rPr>
          <w:rFonts w:cs="Calibri" w:ascii="Calibri" w:hAnsi="Calibri"/>
          <w:spacing w:val="-2"/>
        </w:rPr>
        <w:t>enan</w:t>
      </w:r>
      <w:r>
        <w:rPr>
          <w:rFonts w:cs="Calibri" w:ascii="Calibri" w:hAnsi="Calibri"/>
          <w:spacing w:val="-1"/>
        </w:rPr>
        <w:t>ce</w:t>
      </w:r>
      <w:r>
        <w:rPr>
          <w:rFonts w:cs="Calibri" w:ascii="Calibri" w:hAnsi="Calibri"/>
          <w:spacing w:val="2"/>
        </w:rPr>
        <w:t xml:space="preserve"> </w:t>
      </w:r>
      <w:r>
        <w:rPr>
          <w:rFonts w:cs="Calibri" w:ascii="Calibri" w:hAnsi="Calibri"/>
        </w:rPr>
        <w:t>check</w:t>
      </w:r>
      <w:r>
        <w:rPr>
          <w:rFonts w:cs="Calibri" w:ascii="Calibri" w:hAnsi="Calibri"/>
          <w:spacing w:val="3"/>
        </w:rPr>
        <w:t xml:space="preserve"> </w:t>
      </w:r>
      <w:r>
        <w:rPr>
          <w:rFonts w:cs="Calibri" w:ascii="Calibri" w:hAnsi="Calibri"/>
        </w:rPr>
        <w:t>i.a.w. AMM.</w:t>
      </w:r>
      <w:r>
        <w:rPr>
          <w:rFonts w:cs="Calibri" w:ascii="Calibri" w:hAnsi="Calibri"/>
          <w:spacing w:val="27"/>
          <w:w w:val="108"/>
        </w:rPr>
        <w:t xml:space="preserve"> </w:t>
      </w:r>
    </w:p>
    <w:p>
      <w:pPr>
        <w:pStyle w:val="BodyText"/>
        <w:ind w:start="0" w:end="0"/>
        <w:rPr/>
      </w:pPr>
      <w:r>
        <w:rPr>
          <w:rFonts w:cs="Calibri" w:ascii="Calibri" w:hAnsi="Calibri"/>
        </w:rPr>
        <w:t>Review</w:t>
      </w:r>
      <w:r>
        <w:rPr>
          <w:rFonts w:cs="Calibri" w:ascii="Calibri" w:hAnsi="Calibri"/>
          <w:spacing w:val="7"/>
        </w:rPr>
        <w:t xml:space="preserve"> </w:t>
      </w:r>
      <w:r>
        <w:rPr>
          <w:rFonts w:cs="Calibri" w:ascii="Calibri" w:hAnsi="Calibri"/>
        </w:rPr>
        <w:t>Aircraft</w:t>
      </w:r>
      <w:r>
        <w:rPr>
          <w:rFonts w:cs="Calibri" w:ascii="Calibri" w:hAnsi="Calibri"/>
          <w:spacing w:val="8"/>
        </w:rPr>
        <w:t xml:space="preserve"> </w:t>
      </w:r>
      <w:r>
        <w:rPr>
          <w:rFonts w:cs="Calibri" w:ascii="Calibri" w:hAnsi="Calibri"/>
          <w:spacing w:val="-1"/>
        </w:rPr>
        <w:t>Mainte</w:t>
      </w:r>
      <w:r>
        <w:rPr>
          <w:rFonts w:cs="Calibri" w:ascii="Calibri" w:hAnsi="Calibri"/>
          <w:spacing w:val="-2"/>
        </w:rPr>
        <w:t>nance</w:t>
      </w:r>
      <w:r>
        <w:rPr>
          <w:rFonts w:cs="Calibri" w:ascii="Calibri" w:hAnsi="Calibri"/>
          <w:spacing w:val="7"/>
        </w:rPr>
        <w:t xml:space="preserve"> </w:t>
      </w:r>
      <w:r>
        <w:rPr>
          <w:rFonts w:cs="Calibri" w:ascii="Calibri" w:hAnsi="Calibri"/>
        </w:rPr>
        <w:t>Log</w:t>
      </w:r>
      <w:r>
        <w:rPr>
          <w:rFonts w:cs="Calibri" w:ascii="Calibri" w:hAnsi="Calibri"/>
          <w:spacing w:val="8"/>
        </w:rPr>
        <w:t xml:space="preserve"> </w:t>
      </w:r>
      <w:r>
        <w:rPr>
          <w:rFonts w:cs="Calibri" w:ascii="Calibri" w:hAnsi="Calibri"/>
        </w:rPr>
        <w:t>for</w:t>
      </w:r>
      <w:r>
        <w:rPr>
          <w:rFonts w:cs="Calibri" w:ascii="Calibri" w:hAnsi="Calibri"/>
          <w:spacing w:val="8"/>
        </w:rPr>
        <w:t xml:space="preserve"> </w:t>
      </w:r>
      <w:r>
        <w:rPr>
          <w:rFonts w:cs="Calibri" w:ascii="Calibri" w:hAnsi="Calibri"/>
        </w:rPr>
        <w:t>correct</w:t>
      </w:r>
      <w:r>
        <w:rPr>
          <w:rFonts w:cs="Calibri" w:ascii="Calibri" w:hAnsi="Calibri"/>
          <w:spacing w:val="7"/>
        </w:rPr>
        <w:t xml:space="preserve"> </w:t>
      </w:r>
      <w:r>
        <w:rPr>
          <w:rFonts w:cs="Calibri" w:ascii="Calibri" w:hAnsi="Calibri"/>
        </w:rPr>
        <w:t>completion.</w:t>
      </w:r>
    </w:p>
    <w:p>
      <w:pPr>
        <w:pStyle w:val="BodyText"/>
        <w:ind w:start="0" w:end="0"/>
        <w:rPr/>
      </w:pPr>
      <w:r>
        <w:rPr>
          <w:rFonts w:cs="Calibri" w:ascii="Calibri" w:hAnsi="Calibri"/>
        </w:rPr>
        <w:t>Review</w:t>
      </w:r>
      <w:r>
        <w:rPr>
          <w:rFonts w:cs="Calibri" w:ascii="Calibri" w:hAnsi="Calibri"/>
          <w:spacing w:val="9"/>
        </w:rPr>
        <w:t xml:space="preserve"> </w:t>
      </w:r>
      <w:r>
        <w:rPr>
          <w:rFonts w:cs="Calibri" w:ascii="Calibri" w:hAnsi="Calibri"/>
        </w:rPr>
        <w:t>records</w:t>
      </w:r>
      <w:r>
        <w:rPr>
          <w:rFonts w:cs="Calibri" w:ascii="Calibri" w:hAnsi="Calibri"/>
          <w:spacing w:val="9"/>
        </w:rPr>
        <w:t xml:space="preserve"> </w:t>
      </w:r>
      <w:r>
        <w:rPr>
          <w:rFonts w:cs="Calibri" w:ascii="Calibri" w:hAnsi="Calibri"/>
          <w:spacing w:val="-1"/>
        </w:rPr>
        <w:t>for</w:t>
      </w:r>
      <w:r>
        <w:rPr>
          <w:rFonts w:cs="Calibri" w:ascii="Calibri" w:hAnsi="Calibri"/>
          <w:spacing w:val="10"/>
        </w:rPr>
        <w:t xml:space="preserve"> </w:t>
      </w:r>
      <w:r>
        <w:rPr>
          <w:rFonts w:cs="Calibri" w:ascii="Calibri" w:hAnsi="Calibri"/>
        </w:rPr>
        <w:t>compliance</w:t>
      </w:r>
      <w:r>
        <w:rPr>
          <w:rFonts w:cs="Calibri" w:ascii="Calibri" w:hAnsi="Calibri"/>
          <w:spacing w:val="8"/>
        </w:rPr>
        <w:t xml:space="preserve"> </w:t>
      </w:r>
      <w:r>
        <w:rPr>
          <w:rFonts w:cs="Calibri" w:ascii="Calibri" w:hAnsi="Calibri"/>
        </w:rPr>
        <w:t>with</w:t>
      </w:r>
      <w:r>
        <w:rPr>
          <w:rFonts w:cs="Calibri" w:ascii="Calibri" w:hAnsi="Calibri"/>
          <w:spacing w:val="10"/>
        </w:rPr>
        <w:t xml:space="preserve"> </w:t>
      </w:r>
      <w:r>
        <w:rPr>
          <w:rFonts w:cs="Calibri" w:ascii="Calibri" w:hAnsi="Calibri"/>
        </w:rPr>
        <w:t>airworthiness</w:t>
      </w:r>
      <w:r>
        <w:rPr>
          <w:rFonts w:cs="Calibri" w:ascii="Calibri" w:hAnsi="Calibri"/>
          <w:spacing w:val="9"/>
        </w:rPr>
        <w:t xml:space="preserve"> </w:t>
      </w:r>
      <w:r>
        <w:rPr>
          <w:rFonts w:cs="Calibri" w:ascii="Calibri" w:hAnsi="Calibri"/>
        </w:rPr>
        <w:t>directives.</w:t>
      </w:r>
      <w:r>
        <w:rPr>
          <w:rFonts w:cs="Calibri" w:ascii="Calibri" w:hAnsi="Calibri"/>
          <w:spacing w:val="21"/>
          <w:w w:val="101"/>
        </w:rPr>
        <w:t xml:space="preserve"> </w:t>
      </w:r>
    </w:p>
    <w:p>
      <w:pPr>
        <w:pStyle w:val="BodyText"/>
        <w:ind w:start="0" w:end="0"/>
        <w:rPr/>
      </w:pPr>
      <w:r>
        <w:rPr>
          <w:rFonts w:cs="Calibri" w:ascii="Calibri" w:hAnsi="Calibri"/>
        </w:rPr>
        <w:t>Review</w:t>
      </w:r>
      <w:r>
        <w:rPr>
          <w:rFonts w:cs="Calibri" w:ascii="Calibri" w:hAnsi="Calibri"/>
          <w:spacing w:val="12"/>
        </w:rPr>
        <w:t xml:space="preserve"> </w:t>
      </w:r>
      <w:r>
        <w:rPr>
          <w:rFonts w:cs="Calibri" w:ascii="Calibri" w:hAnsi="Calibri"/>
        </w:rPr>
        <w:t>records</w:t>
      </w:r>
      <w:r>
        <w:rPr>
          <w:rFonts w:cs="Calibri" w:ascii="Calibri" w:hAnsi="Calibri"/>
          <w:spacing w:val="13"/>
        </w:rPr>
        <w:t xml:space="preserve"> </w:t>
      </w:r>
      <w:r>
        <w:rPr>
          <w:rFonts w:cs="Calibri" w:ascii="Calibri" w:hAnsi="Calibri"/>
          <w:spacing w:val="-1"/>
        </w:rPr>
        <w:t>for</w:t>
      </w:r>
      <w:r>
        <w:rPr>
          <w:rFonts w:cs="Calibri" w:ascii="Calibri" w:hAnsi="Calibri"/>
          <w:spacing w:val="13"/>
        </w:rPr>
        <w:t xml:space="preserve"> </w:t>
      </w:r>
      <w:r>
        <w:rPr>
          <w:rFonts w:cs="Calibri" w:ascii="Calibri" w:hAnsi="Calibri"/>
          <w:spacing w:val="-1"/>
        </w:rPr>
        <w:t>comp</w:t>
      </w:r>
      <w:r>
        <w:rPr>
          <w:rFonts w:cs="Calibri" w:ascii="Calibri" w:hAnsi="Calibri"/>
          <w:spacing w:val="-2"/>
        </w:rPr>
        <w:t>liance</w:t>
      </w:r>
      <w:r>
        <w:rPr>
          <w:rFonts w:cs="Calibri" w:ascii="Calibri" w:hAnsi="Calibri"/>
          <w:spacing w:val="12"/>
        </w:rPr>
        <w:t xml:space="preserve"> </w:t>
      </w:r>
      <w:r>
        <w:rPr>
          <w:rFonts w:cs="Calibri" w:ascii="Calibri" w:hAnsi="Calibri"/>
        </w:rPr>
        <w:t>with</w:t>
      </w:r>
      <w:r>
        <w:rPr>
          <w:rFonts w:cs="Calibri" w:ascii="Calibri" w:hAnsi="Calibri"/>
          <w:spacing w:val="13"/>
        </w:rPr>
        <w:t xml:space="preserve"> </w:t>
      </w:r>
      <w:r>
        <w:rPr>
          <w:rFonts w:cs="Calibri" w:ascii="Calibri" w:hAnsi="Calibri"/>
          <w:spacing w:val="-1"/>
        </w:rPr>
        <w:t>component</w:t>
      </w:r>
      <w:r>
        <w:rPr>
          <w:rFonts w:cs="Calibri" w:ascii="Calibri" w:hAnsi="Calibri"/>
          <w:spacing w:val="12"/>
        </w:rPr>
        <w:t xml:space="preserve"> </w:t>
      </w:r>
      <w:r>
        <w:rPr>
          <w:rFonts w:cs="Calibri" w:ascii="Calibri" w:hAnsi="Calibri"/>
        </w:rPr>
        <w:t>life</w:t>
      </w:r>
      <w:r>
        <w:rPr>
          <w:rFonts w:cs="Calibri" w:ascii="Calibri" w:hAnsi="Calibri"/>
          <w:spacing w:val="13"/>
        </w:rPr>
        <w:t xml:space="preserve"> </w:t>
      </w:r>
      <w:r>
        <w:rPr>
          <w:rFonts w:cs="Calibri" w:ascii="Calibri" w:hAnsi="Calibri"/>
        </w:rPr>
        <w:t>limits.</w:t>
      </w:r>
    </w:p>
    <w:p>
      <w:pPr>
        <w:pStyle w:val="BodyText"/>
        <w:ind w:start="0" w:end="0"/>
        <w:rPr/>
      </w:pPr>
      <w:r>
        <w:rPr>
          <w:rFonts w:cs="Calibri" w:ascii="Calibri" w:hAnsi="Calibri"/>
        </w:rPr>
        <w:t>Procedure for</w:t>
      </w:r>
      <w:r>
        <w:rPr>
          <w:rFonts w:cs="Calibri" w:ascii="Calibri" w:hAnsi="Calibri"/>
          <w:spacing w:val="1"/>
        </w:rPr>
        <w:t xml:space="preserve"> </w:t>
      </w:r>
      <w:r>
        <w:rPr>
          <w:rFonts w:cs="Calibri" w:ascii="Calibri" w:hAnsi="Calibri"/>
        </w:rPr>
        <w:t>Inspection following</w:t>
      </w:r>
      <w:r>
        <w:rPr>
          <w:rFonts w:cs="Calibri" w:ascii="Calibri" w:hAnsi="Calibri"/>
          <w:spacing w:val="1"/>
        </w:rPr>
        <w:t xml:space="preserve"> </w:t>
      </w:r>
      <w:r>
        <w:rPr>
          <w:rFonts w:cs="Calibri" w:ascii="Calibri" w:hAnsi="Calibri"/>
        </w:rPr>
        <w:t>heavy</w:t>
      </w:r>
      <w:r>
        <w:rPr>
          <w:rFonts w:cs="Calibri" w:ascii="Calibri" w:hAnsi="Calibri"/>
          <w:spacing w:val="1"/>
        </w:rPr>
        <w:t xml:space="preserve"> </w:t>
      </w:r>
      <w:r>
        <w:rPr>
          <w:rFonts w:cs="Calibri" w:ascii="Calibri" w:hAnsi="Calibri"/>
          <w:spacing w:val="-2"/>
        </w:rPr>
        <w:t>landin</w:t>
      </w:r>
      <w:r>
        <w:rPr>
          <w:rFonts w:cs="Calibri" w:ascii="Calibri" w:hAnsi="Calibri"/>
          <w:spacing w:val="-1"/>
        </w:rPr>
        <w:t>g.</w:t>
      </w:r>
      <w:r>
        <w:rPr>
          <w:rFonts w:cs="Calibri" w:ascii="Calibri" w:hAnsi="Calibri"/>
          <w:spacing w:val="27"/>
          <w:w w:val="99"/>
        </w:rPr>
        <w:t xml:space="preserve"> </w:t>
      </w:r>
    </w:p>
    <w:p>
      <w:pPr>
        <w:pStyle w:val="BodyText"/>
        <w:ind w:start="0" w:end="0"/>
        <w:rPr>
          <w:rFonts w:ascii="Calibri" w:hAnsi="Calibri" w:cs="Calibri"/>
        </w:rPr>
      </w:pPr>
      <w:r>
        <w:rPr>
          <w:rFonts w:cs="Calibri" w:ascii="Calibri" w:hAnsi="Calibri"/>
        </w:rPr>
        <w:t>Procedure</w:t>
      </w:r>
      <w:r>
        <w:rPr>
          <w:rFonts w:cs="Calibri" w:ascii="Calibri" w:hAnsi="Calibri"/>
          <w:spacing w:val="10"/>
        </w:rPr>
        <w:t xml:space="preserve"> </w:t>
      </w:r>
      <w:r>
        <w:rPr>
          <w:rFonts w:cs="Calibri" w:ascii="Calibri" w:hAnsi="Calibri"/>
        </w:rPr>
        <w:t>for</w:t>
      </w:r>
      <w:r>
        <w:rPr>
          <w:rFonts w:cs="Calibri" w:ascii="Calibri" w:hAnsi="Calibri"/>
          <w:spacing w:val="10"/>
        </w:rPr>
        <w:t xml:space="preserve"> </w:t>
      </w:r>
      <w:r>
        <w:rPr>
          <w:rFonts w:cs="Calibri" w:ascii="Calibri" w:hAnsi="Calibri"/>
        </w:rPr>
        <w:t>Inspection</w:t>
      </w:r>
      <w:r>
        <w:rPr>
          <w:rFonts w:cs="Calibri" w:ascii="Calibri" w:hAnsi="Calibri"/>
          <w:spacing w:val="11"/>
        </w:rPr>
        <w:t xml:space="preserve"> </w:t>
      </w:r>
      <w:r>
        <w:rPr>
          <w:rFonts w:cs="Calibri" w:ascii="Calibri" w:hAnsi="Calibri"/>
        </w:rPr>
        <w:t>following</w:t>
      </w:r>
      <w:r>
        <w:rPr>
          <w:rFonts w:cs="Calibri" w:ascii="Calibri" w:hAnsi="Calibri"/>
          <w:spacing w:val="10"/>
        </w:rPr>
        <w:t xml:space="preserve"> </w:t>
      </w:r>
      <w:r>
        <w:rPr>
          <w:rFonts w:cs="Calibri" w:ascii="Calibri" w:hAnsi="Calibri"/>
        </w:rPr>
        <w:t>lightning</w:t>
      </w:r>
      <w:r>
        <w:rPr>
          <w:rFonts w:cs="Calibri" w:ascii="Calibri" w:hAnsi="Calibri"/>
          <w:spacing w:val="11"/>
        </w:rPr>
        <w:t xml:space="preserve"> </w:t>
      </w:r>
      <w:r>
        <w:rPr>
          <w:rFonts w:cs="Calibri" w:ascii="Calibri" w:hAnsi="Calibri"/>
          <w:spacing w:val="-1"/>
        </w:rPr>
        <w:t>strike.</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Dimensions/Areas</w:t>
      </w:r>
    </w:p>
    <w:p>
      <w:pPr>
        <w:pStyle w:val="BodyText"/>
        <w:ind w:start="0" w:end="0"/>
        <w:rPr/>
      </w:pPr>
      <w:r>
        <w:rPr>
          <w:rFonts w:cs="Calibri" w:ascii="Calibri" w:hAnsi="Calibri"/>
          <w:spacing w:val="-1"/>
        </w:rPr>
        <w:t>Locate</w:t>
      </w:r>
      <w:r>
        <w:rPr>
          <w:rFonts w:cs="Calibri" w:ascii="Calibri" w:hAnsi="Calibri"/>
          <w:spacing w:val="-5"/>
        </w:rPr>
        <w:t xml:space="preserve"> </w:t>
      </w:r>
      <w:r>
        <w:rPr>
          <w:rFonts w:cs="Calibri" w:ascii="Calibri" w:hAnsi="Calibri"/>
          <w:spacing w:val="-1"/>
        </w:rPr>
        <w:t>componen</w:t>
      </w:r>
      <w:r>
        <w:rPr>
          <w:rFonts w:cs="Calibri" w:ascii="Calibri" w:hAnsi="Calibri"/>
          <w:spacing w:val="-2"/>
        </w:rPr>
        <w:t>t(s)</w:t>
      </w:r>
      <w:r>
        <w:rPr>
          <w:rFonts w:cs="Calibri" w:ascii="Calibri" w:hAnsi="Calibri"/>
          <w:spacing w:val="-5"/>
        </w:rPr>
        <w:t xml:space="preserve"> </w:t>
      </w:r>
      <w:r>
        <w:rPr>
          <w:rFonts w:cs="Calibri" w:ascii="Calibri" w:hAnsi="Calibri"/>
          <w:spacing w:val="-1"/>
        </w:rPr>
        <w:t>by</w:t>
      </w:r>
      <w:r>
        <w:rPr>
          <w:rFonts w:cs="Calibri" w:ascii="Calibri" w:hAnsi="Calibri"/>
          <w:spacing w:val="-4"/>
        </w:rPr>
        <w:t xml:space="preserve"> </w:t>
      </w:r>
      <w:r>
        <w:rPr>
          <w:rFonts w:cs="Calibri" w:ascii="Calibri" w:hAnsi="Calibri"/>
        </w:rPr>
        <w:t>zone/station</w:t>
      </w:r>
      <w:r>
        <w:rPr>
          <w:rFonts w:cs="Calibri" w:ascii="Calibri" w:hAnsi="Calibri"/>
          <w:spacing w:val="-5"/>
        </w:rPr>
        <w:t xml:space="preserve"> </w:t>
      </w:r>
      <w:r>
        <w:rPr>
          <w:rFonts w:cs="Calibri" w:ascii="Calibri" w:hAnsi="Calibri"/>
          <w:spacing w:val="-1"/>
        </w:rPr>
        <w:t>number.</w:t>
      </w:r>
      <w:r>
        <w:rPr>
          <w:rFonts w:cs="Calibri" w:ascii="Calibri" w:hAnsi="Calibri"/>
          <w:spacing w:val="45"/>
          <w:w w:val="102"/>
        </w:rPr>
        <w:t xml:space="preserve"> </w:t>
      </w:r>
    </w:p>
    <w:p>
      <w:pPr>
        <w:pStyle w:val="BodyText"/>
        <w:ind w:start="0" w:end="0"/>
        <w:rPr/>
      </w:pPr>
      <w:r>
        <w:rPr>
          <w:rFonts w:cs="Calibri" w:ascii="Calibri" w:hAnsi="Calibri"/>
        </w:rPr>
        <w:t>Perform</w:t>
      </w:r>
      <w:r>
        <w:rPr>
          <w:rFonts w:cs="Calibri" w:ascii="Calibri" w:hAnsi="Calibri"/>
          <w:spacing w:val="15"/>
        </w:rPr>
        <w:t xml:space="preserve"> </w:t>
      </w:r>
      <w:r>
        <w:rPr>
          <w:rFonts w:cs="Calibri" w:ascii="Calibri" w:hAnsi="Calibri"/>
        </w:rPr>
        <w:t>symmetry</w:t>
      </w:r>
      <w:r>
        <w:rPr>
          <w:rFonts w:cs="Calibri" w:ascii="Calibri" w:hAnsi="Calibri"/>
          <w:spacing w:val="15"/>
        </w:rPr>
        <w:t xml:space="preserve"> </w:t>
      </w:r>
      <w:r>
        <w:rPr>
          <w:rFonts w:cs="Calibri" w:ascii="Calibri" w:hAnsi="Calibri"/>
        </w:rPr>
        <w:t>check.</w:t>
      </w:r>
    </w:p>
    <w:p>
      <w:pPr>
        <w:pStyle w:val="BodyText"/>
        <w:ind w:start="0" w:end="0"/>
        <w:rPr>
          <w:rFonts w:ascii="Calibri" w:hAnsi="Calibri" w:cs="Calibri"/>
          <w:b/>
          <w:spacing w:val="-2"/>
          <w:w w:val="95"/>
        </w:rPr>
      </w:pPr>
      <w:r>
        <w:rPr>
          <w:rFonts w:cs="Calibri" w:ascii="Calibri" w:hAnsi="Calibri"/>
          <w:b/>
          <w:spacing w:val="-2"/>
          <w:w w:val="95"/>
        </w:rPr>
      </w:r>
    </w:p>
    <w:p>
      <w:pPr>
        <w:pStyle w:val="BodyText"/>
        <w:ind w:start="0" w:end="0"/>
        <w:rPr>
          <w:rFonts w:ascii="Calibri" w:hAnsi="Calibri" w:eastAsia="Lucida Sans" w:cs="Lucida Sans"/>
        </w:rPr>
      </w:pPr>
      <w:r>
        <w:rPr>
          <w:rFonts w:cs="Calibri" w:ascii="Calibri" w:hAnsi="Calibri"/>
          <w:b/>
          <w:spacing w:val="-2"/>
          <w:w w:val="95"/>
        </w:rPr>
        <w:t>Lifting</w:t>
      </w:r>
      <w:r>
        <w:rPr>
          <w:rFonts w:cs="Calibri" w:ascii="Calibri" w:hAnsi="Calibri"/>
          <w:b/>
          <w:spacing w:val="-25"/>
          <w:w w:val="95"/>
        </w:rPr>
        <w:t xml:space="preserve"> </w:t>
      </w:r>
      <w:r>
        <w:rPr>
          <w:rFonts w:cs="Calibri" w:ascii="Calibri" w:hAnsi="Calibri"/>
          <w:b/>
          <w:w w:val="95"/>
        </w:rPr>
        <w:t>and</w:t>
      </w:r>
      <w:r>
        <w:rPr>
          <w:rFonts w:cs="Calibri" w:ascii="Calibri" w:hAnsi="Calibri"/>
          <w:b/>
          <w:spacing w:val="-24"/>
          <w:w w:val="95"/>
        </w:rPr>
        <w:t xml:space="preserve"> </w:t>
      </w:r>
      <w:r>
        <w:rPr>
          <w:rFonts w:cs="Calibri" w:ascii="Calibri" w:hAnsi="Calibri"/>
          <w:b/>
          <w:w w:val="95"/>
        </w:rPr>
        <w:t>Shoring</w:t>
      </w:r>
    </w:p>
    <w:p>
      <w:pPr>
        <w:pStyle w:val="BodyText"/>
        <w:ind w:start="0" w:end="0"/>
        <w:rPr/>
      </w:pPr>
      <w:r>
        <w:rPr>
          <w:rFonts w:cs="Calibri" w:ascii="Calibri" w:hAnsi="Calibri"/>
        </w:rPr>
        <w:t>Assist</w:t>
      </w:r>
      <w:r>
        <w:rPr>
          <w:rFonts w:cs="Calibri" w:ascii="Calibri" w:hAnsi="Calibri"/>
          <w:spacing w:val="3"/>
        </w:rPr>
        <w:t xml:space="preserve"> </w:t>
      </w:r>
      <w:r>
        <w:rPr>
          <w:rFonts w:cs="Calibri" w:ascii="Calibri" w:hAnsi="Calibri"/>
        </w:rPr>
        <w:t>in:</w:t>
      </w:r>
    </w:p>
    <w:p>
      <w:pPr>
        <w:pStyle w:val="BodyText"/>
        <w:ind w:start="0" w:end="0"/>
        <w:rPr/>
      </w:pPr>
      <w:r>
        <w:rPr>
          <w:rFonts w:cs="Calibri" w:ascii="Calibri" w:hAnsi="Calibri"/>
        </w:rPr>
        <w:t>Jack</w:t>
      </w:r>
      <w:r>
        <w:rPr>
          <w:rFonts w:cs="Calibri" w:ascii="Calibri" w:hAnsi="Calibri"/>
          <w:spacing w:val="-3"/>
        </w:rPr>
        <w:t xml:space="preserve"> </w:t>
      </w:r>
      <w:r>
        <w:rPr>
          <w:rFonts w:cs="Calibri" w:ascii="Calibri" w:hAnsi="Calibri"/>
        </w:rPr>
        <w:t>aircraft</w:t>
      </w:r>
      <w:r>
        <w:rPr>
          <w:rFonts w:cs="Calibri" w:ascii="Calibri" w:hAnsi="Calibri"/>
          <w:spacing w:val="-2"/>
        </w:rPr>
        <w:t xml:space="preserve"> </w:t>
      </w:r>
      <w:r>
        <w:rPr>
          <w:rFonts w:cs="Calibri" w:ascii="Calibri" w:hAnsi="Calibri"/>
        </w:rPr>
        <w:t>nose</w:t>
      </w:r>
      <w:r>
        <w:rPr>
          <w:rFonts w:cs="Calibri" w:ascii="Calibri" w:hAnsi="Calibri"/>
          <w:spacing w:val="-2"/>
        </w:rPr>
        <w:t xml:space="preserve"> </w:t>
      </w:r>
      <w:r>
        <w:rPr>
          <w:rFonts w:cs="Calibri" w:ascii="Calibri" w:hAnsi="Calibri"/>
        </w:rPr>
        <w:t>or</w:t>
      </w:r>
      <w:r>
        <w:rPr>
          <w:rFonts w:cs="Calibri" w:ascii="Calibri" w:hAnsi="Calibri"/>
          <w:spacing w:val="-2"/>
        </w:rPr>
        <w:t xml:space="preserve"> </w:t>
      </w:r>
      <w:r>
        <w:rPr>
          <w:rFonts w:cs="Calibri" w:ascii="Calibri" w:hAnsi="Calibri"/>
        </w:rPr>
        <w:t>tail</w:t>
      </w:r>
      <w:r>
        <w:rPr>
          <w:rFonts w:cs="Calibri" w:ascii="Calibri" w:hAnsi="Calibri"/>
          <w:spacing w:val="-2"/>
        </w:rPr>
        <w:t xml:space="preserve"> </w:t>
      </w:r>
      <w:r>
        <w:rPr>
          <w:rFonts w:cs="Calibri" w:ascii="Calibri" w:hAnsi="Calibri"/>
        </w:rPr>
        <w:t>wheel.</w:t>
      </w:r>
      <w:r>
        <w:rPr>
          <w:rFonts w:cs="Calibri" w:ascii="Calibri" w:hAnsi="Calibri"/>
          <w:w w:val="103"/>
        </w:rPr>
        <w:t xml:space="preserve"> </w:t>
      </w:r>
    </w:p>
    <w:p>
      <w:pPr>
        <w:pStyle w:val="BodyText"/>
        <w:ind w:start="0" w:end="0"/>
        <w:rPr/>
      </w:pPr>
      <w:r>
        <w:rPr>
          <w:rFonts w:cs="Calibri" w:ascii="Calibri" w:hAnsi="Calibri"/>
        </w:rPr>
        <w:t>Jack</w:t>
      </w:r>
      <w:r>
        <w:rPr>
          <w:rFonts w:cs="Calibri" w:ascii="Calibri" w:hAnsi="Calibri"/>
          <w:spacing w:val="-2"/>
        </w:rPr>
        <w:t xml:space="preserve"> </w:t>
      </w:r>
      <w:r>
        <w:rPr>
          <w:rFonts w:cs="Calibri" w:ascii="Calibri" w:hAnsi="Calibri"/>
        </w:rPr>
        <w:t>complete</w:t>
      </w:r>
      <w:r>
        <w:rPr>
          <w:rFonts w:cs="Calibri" w:ascii="Calibri" w:hAnsi="Calibri"/>
          <w:spacing w:val="-2"/>
        </w:rPr>
        <w:t xml:space="preserve"> </w:t>
      </w:r>
      <w:r>
        <w:rPr>
          <w:rFonts w:cs="Calibri" w:ascii="Calibri" w:hAnsi="Calibri"/>
        </w:rPr>
        <w:t>aircraft.</w:t>
      </w:r>
    </w:p>
    <w:p>
      <w:pPr>
        <w:pStyle w:val="BodyText"/>
        <w:ind w:start="0" w:end="0"/>
        <w:rPr>
          <w:rFonts w:ascii="Calibri" w:hAnsi="Calibri" w:cs="Calibri"/>
        </w:rPr>
      </w:pPr>
      <w:r>
        <w:rPr>
          <w:rFonts w:cs="Calibri" w:ascii="Calibri" w:hAnsi="Calibri"/>
        </w:rPr>
        <w:t>Sling</w:t>
      </w:r>
      <w:r>
        <w:rPr>
          <w:rFonts w:cs="Calibri" w:ascii="Calibri" w:hAnsi="Calibri"/>
          <w:spacing w:val="1"/>
        </w:rPr>
        <w:t xml:space="preserve"> </w:t>
      </w:r>
      <w:r>
        <w:rPr>
          <w:rFonts w:cs="Calibri" w:ascii="Calibri" w:hAnsi="Calibri"/>
        </w:rPr>
        <w:t>or</w:t>
      </w:r>
      <w:r>
        <w:rPr>
          <w:rFonts w:cs="Calibri" w:ascii="Calibri" w:hAnsi="Calibri"/>
          <w:spacing w:val="3"/>
        </w:rPr>
        <w:t xml:space="preserve"> </w:t>
      </w:r>
      <w:r>
        <w:rPr>
          <w:rFonts w:cs="Calibri" w:ascii="Calibri" w:hAnsi="Calibri"/>
        </w:rPr>
        <w:t>trestle</w:t>
      </w:r>
      <w:r>
        <w:rPr>
          <w:rFonts w:cs="Calibri" w:ascii="Calibri" w:hAnsi="Calibri"/>
          <w:spacing w:val="3"/>
        </w:rPr>
        <w:t xml:space="preserve"> </w:t>
      </w:r>
      <w:r>
        <w:rPr>
          <w:rFonts w:cs="Calibri" w:ascii="Calibri" w:hAnsi="Calibri"/>
        </w:rPr>
        <w:t>major</w:t>
      </w:r>
      <w:r>
        <w:rPr>
          <w:rFonts w:cs="Calibri" w:ascii="Calibri" w:hAnsi="Calibri"/>
          <w:spacing w:val="1"/>
        </w:rPr>
        <w:t xml:space="preserve"> </w:t>
      </w:r>
      <w:r>
        <w:rPr>
          <w:rFonts w:cs="Calibri" w:ascii="Calibri" w:hAnsi="Calibri"/>
          <w:spacing w:val="-1"/>
        </w:rPr>
        <w:t>component.</w:t>
      </w:r>
    </w:p>
    <w:p>
      <w:pPr>
        <w:pStyle w:val="BodyText"/>
        <w:ind w:start="0" w:end="0"/>
        <w:rPr>
          <w:rFonts w:ascii="Calibri" w:hAnsi="Calibri" w:cs="Calibri"/>
          <w:b/>
          <w:spacing w:val="-2"/>
          <w:w w:val="95"/>
        </w:rPr>
      </w:pPr>
      <w:r>
        <w:rPr>
          <w:rFonts w:cs="Calibri" w:ascii="Calibri" w:hAnsi="Calibri"/>
          <w:b/>
          <w:spacing w:val="-2"/>
          <w:w w:val="95"/>
        </w:rPr>
      </w:r>
    </w:p>
    <w:p>
      <w:pPr>
        <w:pStyle w:val="BodyText"/>
        <w:ind w:start="0" w:end="0"/>
        <w:rPr>
          <w:rFonts w:ascii="Calibri" w:hAnsi="Calibri" w:eastAsia="Lucida Sans" w:cs="Lucida Sans"/>
        </w:rPr>
      </w:pPr>
      <w:r>
        <w:rPr>
          <w:rFonts w:cs="Calibri" w:ascii="Calibri" w:hAnsi="Calibri"/>
          <w:b/>
          <w:spacing w:val="-2"/>
          <w:w w:val="95"/>
        </w:rPr>
        <w:t>Levelling/</w:t>
      </w:r>
      <w:r>
        <w:rPr>
          <w:rFonts w:cs="Calibri" w:ascii="Calibri" w:hAnsi="Calibri"/>
          <w:b/>
          <w:spacing w:val="-1"/>
          <w:w w:val="95"/>
        </w:rPr>
        <w:t>Weig</w:t>
      </w:r>
      <w:r>
        <w:rPr>
          <w:rFonts w:cs="Calibri" w:ascii="Calibri" w:hAnsi="Calibri"/>
          <w:b/>
          <w:spacing w:val="-2"/>
          <w:w w:val="95"/>
        </w:rPr>
        <w:t>hing</w:t>
      </w:r>
    </w:p>
    <w:p>
      <w:pPr>
        <w:pStyle w:val="BodyText"/>
        <w:ind w:start="0" w:end="0"/>
        <w:rPr/>
      </w:pPr>
      <w:r>
        <w:rPr>
          <w:rFonts w:cs="Calibri" w:ascii="Calibri" w:hAnsi="Calibri"/>
        </w:rPr>
        <w:t>Level</w:t>
      </w:r>
      <w:r>
        <w:rPr>
          <w:rFonts w:cs="Calibri" w:ascii="Calibri" w:hAnsi="Calibri"/>
          <w:spacing w:val="-13"/>
        </w:rPr>
        <w:t xml:space="preserve"> </w:t>
      </w:r>
      <w:r>
        <w:rPr>
          <w:rFonts w:cs="Calibri" w:ascii="Calibri" w:hAnsi="Calibri"/>
          <w:spacing w:val="-1"/>
        </w:rPr>
        <w:t>aircraft.</w:t>
      </w:r>
      <w:r>
        <w:rPr>
          <w:rFonts w:cs="Calibri" w:ascii="Calibri" w:hAnsi="Calibri"/>
          <w:spacing w:val="27"/>
          <w:w w:val="99"/>
        </w:rPr>
        <w:t xml:space="preserve"> </w:t>
      </w:r>
    </w:p>
    <w:p>
      <w:pPr>
        <w:pStyle w:val="BodyText"/>
        <w:ind w:start="0" w:end="0"/>
        <w:rPr/>
      </w:pPr>
      <w:r>
        <w:rPr>
          <w:rFonts w:cs="Calibri" w:ascii="Calibri" w:hAnsi="Calibri"/>
        </w:rPr>
        <w:t>Weigh</w:t>
      </w:r>
      <w:r>
        <w:rPr>
          <w:rFonts w:cs="Calibri" w:ascii="Calibri" w:hAnsi="Calibri"/>
          <w:spacing w:val="-2"/>
        </w:rPr>
        <w:t xml:space="preserve"> </w:t>
      </w:r>
      <w:r>
        <w:rPr>
          <w:rFonts w:cs="Calibri" w:ascii="Calibri" w:hAnsi="Calibri"/>
        </w:rPr>
        <w:t>aircraft.</w:t>
      </w:r>
    </w:p>
    <w:p>
      <w:pPr>
        <w:pStyle w:val="BodyText"/>
        <w:ind w:start="0" w:end="0"/>
        <w:rPr/>
      </w:pPr>
      <w:r>
        <w:rPr>
          <w:rFonts w:cs="Calibri" w:ascii="Calibri" w:hAnsi="Calibri"/>
          <w:spacing w:val="-2"/>
        </w:rPr>
        <w:t>Prepare</w:t>
      </w:r>
      <w:r>
        <w:rPr>
          <w:rFonts w:cs="Calibri" w:ascii="Calibri" w:hAnsi="Calibri"/>
          <w:spacing w:val="-5"/>
        </w:rPr>
        <w:t xml:space="preserve"> </w:t>
      </w:r>
      <w:r>
        <w:rPr>
          <w:rFonts w:cs="Calibri" w:ascii="Calibri" w:hAnsi="Calibri"/>
        </w:rPr>
        <w:t>weight</w:t>
      </w:r>
      <w:r>
        <w:rPr>
          <w:rFonts w:cs="Calibri" w:ascii="Calibri" w:hAnsi="Calibri"/>
          <w:spacing w:val="-3"/>
        </w:rPr>
        <w:t xml:space="preserve"> </w:t>
      </w:r>
      <w:r>
        <w:rPr>
          <w:rFonts w:cs="Calibri" w:ascii="Calibri" w:hAnsi="Calibri"/>
        </w:rPr>
        <w:t>and</w:t>
      </w:r>
      <w:r>
        <w:rPr>
          <w:rFonts w:cs="Calibri" w:ascii="Calibri" w:hAnsi="Calibri"/>
          <w:spacing w:val="-3"/>
        </w:rPr>
        <w:t xml:space="preserve"> </w:t>
      </w:r>
      <w:r>
        <w:rPr>
          <w:rFonts w:cs="Calibri" w:ascii="Calibri" w:hAnsi="Calibri"/>
          <w:spacing w:val="-2"/>
        </w:rPr>
        <w:t>balan</w:t>
      </w:r>
      <w:r>
        <w:rPr>
          <w:rFonts w:cs="Calibri" w:ascii="Calibri" w:hAnsi="Calibri"/>
          <w:spacing w:val="-1"/>
        </w:rPr>
        <w:t>ce</w:t>
      </w:r>
      <w:r>
        <w:rPr>
          <w:rFonts w:cs="Calibri" w:ascii="Calibri" w:hAnsi="Calibri"/>
          <w:spacing w:val="-3"/>
        </w:rPr>
        <w:t xml:space="preserve"> </w:t>
      </w:r>
      <w:r>
        <w:rPr>
          <w:rFonts w:cs="Calibri" w:ascii="Calibri" w:hAnsi="Calibri"/>
          <w:spacing w:val="-1"/>
        </w:rPr>
        <w:t>amendment.</w:t>
      </w:r>
      <w:r>
        <w:rPr>
          <w:rFonts w:cs="Calibri" w:ascii="Calibri" w:hAnsi="Calibri"/>
          <w:spacing w:val="43"/>
          <w:w w:val="104"/>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4"/>
        </w:rPr>
        <w:t xml:space="preserve"> </w:t>
      </w:r>
      <w:r>
        <w:rPr>
          <w:rFonts w:cs="Calibri" w:ascii="Calibri" w:hAnsi="Calibri"/>
        </w:rPr>
        <w:t>aircraft</w:t>
      </w:r>
      <w:r>
        <w:rPr>
          <w:rFonts w:cs="Calibri" w:ascii="Calibri" w:hAnsi="Calibri"/>
          <w:spacing w:val="-3"/>
        </w:rPr>
        <w:t xml:space="preserve"> </w:t>
      </w:r>
      <w:r>
        <w:rPr>
          <w:rFonts w:cs="Calibri" w:ascii="Calibri" w:hAnsi="Calibri"/>
        </w:rPr>
        <w:t>against</w:t>
      </w:r>
      <w:r>
        <w:rPr>
          <w:rFonts w:cs="Calibri" w:ascii="Calibri" w:hAnsi="Calibri"/>
          <w:spacing w:val="-4"/>
        </w:rPr>
        <w:t xml:space="preserve"> </w:t>
      </w:r>
      <w:r>
        <w:rPr>
          <w:rFonts w:cs="Calibri" w:ascii="Calibri" w:hAnsi="Calibri"/>
          <w:spacing w:val="-1"/>
        </w:rPr>
        <w:t>equipment</w:t>
      </w:r>
      <w:r>
        <w:rPr>
          <w:rFonts w:cs="Calibri" w:ascii="Calibri" w:hAnsi="Calibri"/>
          <w:spacing w:val="-3"/>
        </w:rPr>
        <w:t xml:space="preserve"> </w:t>
      </w:r>
      <w:r>
        <w:rPr>
          <w:rFonts w:cs="Calibri" w:ascii="Calibri" w:hAnsi="Calibri"/>
        </w:rPr>
        <w:t>list.</w:t>
      </w:r>
    </w:p>
    <w:p>
      <w:pPr>
        <w:pStyle w:val="BodyText"/>
        <w:ind w:start="0" w:end="0"/>
        <w:rPr>
          <w:rFonts w:ascii="Calibri" w:hAnsi="Calibri" w:cs="Calibri"/>
          <w:b/>
          <w:spacing w:val="-2"/>
          <w:w w:val="95"/>
        </w:rPr>
      </w:pPr>
      <w:r>
        <w:rPr>
          <w:rFonts w:cs="Calibri" w:ascii="Calibri" w:hAnsi="Calibri"/>
          <w:b/>
          <w:spacing w:val="-2"/>
          <w:w w:val="95"/>
        </w:rPr>
      </w:r>
    </w:p>
    <w:p>
      <w:pPr>
        <w:pStyle w:val="BodyText"/>
        <w:ind w:start="0" w:end="0"/>
        <w:rPr>
          <w:rFonts w:ascii="Calibri" w:hAnsi="Calibri" w:eastAsia="Lucida Sans" w:cs="Lucida Sans"/>
        </w:rPr>
      </w:pPr>
      <w:r>
        <w:rPr>
          <w:rFonts w:cs="Calibri" w:ascii="Calibri" w:hAnsi="Calibri"/>
          <w:b/>
          <w:spacing w:val="-2"/>
          <w:w w:val="95"/>
        </w:rPr>
        <w:t>To</w:t>
      </w:r>
      <w:r>
        <w:rPr>
          <w:rFonts w:cs="Calibri" w:ascii="Calibri" w:hAnsi="Calibri"/>
          <w:b/>
          <w:spacing w:val="-1"/>
          <w:w w:val="95"/>
        </w:rPr>
        <w:t>wing</w:t>
      </w:r>
      <w:r>
        <w:rPr>
          <w:rFonts w:cs="Calibri" w:ascii="Calibri" w:hAnsi="Calibri"/>
          <w:b/>
          <w:spacing w:val="-32"/>
          <w:w w:val="95"/>
        </w:rPr>
        <w:t xml:space="preserve"> </w:t>
      </w:r>
      <w:r>
        <w:rPr>
          <w:rFonts w:cs="Calibri" w:ascii="Calibri" w:hAnsi="Calibri"/>
          <w:b/>
          <w:w w:val="95"/>
        </w:rPr>
        <w:t>and</w:t>
      </w:r>
      <w:r>
        <w:rPr>
          <w:rFonts w:cs="Calibri" w:ascii="Calibri" w:hAnsi="Calibri"/>
          <w:b/>
          <w:spacing w:val="-33"/>
          <w:w w:val="95"/>
        </w:rPr>
        <w:t xml:space="preserve"> </w:t>
      </w:r>
      <w:r>
        <w:rPr>
          <w:rFonts w:cs="Calibri" w:ascii="Calibri" w:hAnsi="Calibri"/>
          <w:b/>
          <w:w w:val="95"/>
        </w:rPr>
        <w:t>Taxiing</w:t>
      </w:r>
    </w:p>
    <w:p>
      <w:pPr>
        <w:pStyle w:val="BodyText"/>
        <w:ind w:start="0" w:end="0"/>
        <w:rPr/>
      </w:pPr>
      <w:r>
        <w:rPr>
          <w:rFonts w:cs="Calibri" w:ascii="Calibri" w:hAnsi="Calibri"/>
        </w:rPr>
        <w:t>Prepare aircraft</w:t>
      </w:r>
      <w:r>
        <w:rPr>
          <w:rFonts w:cs="Calibri" w:ascii="Calibri" w:hAnsi="Calibri"/>
          <w:spacing w:val="2"/>
        </w:rPr>
        <w:t xml:space="preserve"> </w:t>
      </w:r>
      <w:r>
        <w:rPr>
          <w:rFonts w:cs="Calibri" w:ascii="Calibri" w:hAnsi="Calibri"/>
        </w:rPr>
        <w:t>for</w:t>
      </w:r>
      <w:r>
        <w:rPr>
          <w:rFonts w:cs="Calibri" w:ascii="Calibri" w:hAnsi="Calibri"/>
          <w:spacing w:val="3"/>
        </w:rPr>
        <w:t xml:space="preserve"> </w:t>
      </w:r>
      <w:r>
        <w:rPr>
          <w:rFonts w:cs="Calibri" w:ascii="Calibri" w:hAnsi="Calibri"/>
        </w:rPr>
        <w:t>towing.</w:t>
      </w:r>
      <w:r>
        <w:rPr>
          <w:rFonts w:cs="Calibri" w:ascii="Calibri" w:hAnsi="Calibri"/>
          <w:w w:val="105"/>
        </w:rPr>
        <w:t xml:space="preserve"> </w:t>
      </w:r>
    </w:p>
    <w:p>
      <w:pPr>
        <w:pStyle w:val="BodyText"/>
        <w:ind w:start="0" w:end="0"/>
        <w:rPr>
          <w:rFonts w:ascii="Calibri" w:hAnsi="Calibri" w:cs="Calibri"/>
        </w:rPr>
      </w:pPr>
      <w:r>
        <w:rPr>
          <w:rFonts w:cs="Calibri" w:ascii="Calibri" w:hAnsi="Calibri"/>
        </w:rPr>
        <w:t>Tow</w:t>
      </w:r>
      <w:r>
        <w:rPr>
          <w:rFonts w:cs="Calibri" w:ascii="Calibri" w:hAnsi="Calibri"/>
          <w:spacing w:val="5"/>
        </w:rPr>
        <w:t xml:space="preserve"> </w:t>
      </w:r>
      <w:r>
        <w:rPr>
          <w:rFonts w:cs="Calibri" w:ascii="Calibri" w:hAnsi="Calibri"/>
          <w:spacing w:val="-2"/>
        </w:rPr>
        <w:t>aircra</w:t>
      </w:r>
      <w:r>
        <w:rPr>
          <w:rFonts w:cs="Calibri" w:ascii="Calibri" w:hAnsi="Calibri"/>
          <w:spacing w:val="-1"/>
        </w:rPr>
        <w:t>ft.</w:t>
      </w:r>
    </w:p>
    <w:p>
      <w:pPr>
        <w:pStyle w:val="BodyText"/>
        <w:ind w:start="0" w:end="0"/>
        <w:rPr/>
      </w:pPr>
      <w:r>
        <w:rPr>
          <w:rFonts w:cs="Calibri" w:ascii="Calibri" w:hAnsi="Calibri"/>
        </w:rPr>
        <w:t>Be</w:t>
      </w:r>
      <w:r>
        <w:rPr>
          <w:rFonts w:cs="Calibri" w:ascii="Calibri" w:hAnsi="Calibri"/>
          <w:spacing w:val="8"/>
        </w:rPr>
        <w:t xml:space="preserve"> </w:t>
      </w:r>
      <w:r>
        <w:rPr>
          <w:rFonts w:cs="Calibri" w:ascii="Calibri" w:hAnsi="Calibri"/>
        </w:rPr>
        <w:t>part</w:t>
      </w:r>
      <w:r>
        <w:rPr>
          <w:rFonts w:cs="Calibri" w:ascii="Calibri" w:hAnsi="Calibri"/>
          <w:spacing w:val="8"/>
        </w:rPr>
        <w:t xml:space="preserve"> </w:t>
      </w:r>
      <w:r>
        <w:rPr>
          <w:rFonts w:cs="Calibri" w:ascii="Calibri" w:hAnsi="Calibri"/>
        </w:rPr>
        <w:t>of</w:t>
      </w:r>
      <w:r>
        <w:rPr>
          <w:rFonts w:cs="Calibri" w:ascii="Calibri" w:hAnsi="Calibri"/>
          <w:spacing w:val="6"/>
        </w:rPr>
        <w:t xml:space="preserve"> </w:t>
      </w:r>
      <w:r>
        <w:rPr>
          <w:rFonts w:cs="Calibri" w:ascii="Calibri" w:hAnsi="Calibri"/>
        </w:rPr>
        <w:t>aircraft</w:t>
      </w:r>
      <w:r>
        <w:rPr>
          <w:rFonts w:cs="Calibri" w:ascii="Calibri" w:hAnsi="Calibri"/>
          <w:spacing w:val="8"/>
        </w:rPr>
        <w:t xml:space="preserve"> </w:t>
      </w:r>
      <w:r>
        <w:rPr>
          <w:rFonts w:cs="Calibri" w:ascii="Calibri" w:hAnsi="Calibri"/>
        </w:rPr>
        <w:t>towing</w:t>
      </w:r>
      <w:r>
        <w:rPr>
          <w:rFonts w:cs="Calibri" w:ascii="Calibri" w:hAnsi="Calibri"/>
          <w:spacing w:val="8"/>
        </w:rPr>
        <w:t xml:space="preserve"> </w:t>
      </w:r>
      <w:r>
        <w:rPr>
          <w:rFonts w:cs="Calibri" w:ascii="Calibri" w:hAnsi="Calibri"/>
        </w:rPr>
        <w:t>team.</w:t>
      </w:r>
    </w:p>
    <w:p>
      <w:pPr>
        <w:pStyle w:val="BodyText"/>
        <w:ind w:start="0" w:end="0"/>
        <w:rPr>
          <w:rFonts w:ascii="Calibri" w:hAnsi="Calibri" w:cs="Calibri"/>
          <w:b/>
          <w:w w:val="95"/>
        </w:rPr>
      </w:pPr>
      <w:r>
        <w:rPr>
          <w:rFonts w:cs="Calibri" w:ascii="Calibri" w:hAnsi="Calibri"/>
          <w:b/>
          <w:w w:val="95"/>
        </w:rPr>
      </w:r>
    </w:p>
    <w:p>
      <w:pPr>
        <w:pStyle w:val="BodyText"/>
        <w:ind w:start="0" w:end="0"/>
        <w:rPr>
          <w:rFonts w:ascii="Calibri" w:hAnsi="Calibri" w:eastAsia="Lucida Sans" w:cs="Lucida Sans"/>
        </w:rPr>
      </w:pPr>
      <w:r>
        <w:rPr>
          <w:rFonts w:cs="Calibri" w:ascii="Calibri" w:hAnsi="Calibri"/>
          <w:b/>
          <w:w w:val="95"/>
        </w:rPr>
        <w:t>Parking</w:t>
      </w:r>
      <w:r>
        <w:rPr>
          <w:rFonts w:cs="Calibri" w:ascii="Calibri" w:hAnsi="Calibri"/>
          <w:b/>
          <w:spacing w:val="-32"/>
          <w:w w:val="95"/>
        </w:rPr>
        <w:t xml:space="preserve"> </w:t>
      </w:r>
      <w:r>
        <w:rPr>
          <w:rFonts w:cs="Calibri" w:ascii="Calibri" w:hAnsi="Calibri"/>
          <w:b/>
          <w:spacing w:val="-1"/>
          <w:w w:val="95"/>
        </w:rPr>
        <w:t>a</w:t>
      </w:r>
      <w:r>
        <w:rPr>
          <w:rFonts w:cs="Calibri" w:ascii="Calibri" w:hAnsi="Calibri"/>
          <w:b/>
          <w:spacing w:val="-2"/>
          <w:w w:val="95"/>
        </w:rPr>
        <w:t>nd</w:t>
      </w:r>
      <w:r>
        <w:rPr>
          <w:rFonts w:cs="Calibri" w:ascii="Calibri" w:hAnsi="Calibri"/>
          <w:b/>
          <w:spacing w:val="-31"/>
          <w:w w:val="95"/>
        </w:rPr>
        <w:t xml:space="preserve"> </w:t>
      </w:r>
      <w:r>
        <w:rPr>
          <w:rFonts w:cs="Calibri" w:ascii="Calibri" w:hAnsi="Calibri"/>
          <w:b/>
          <w:w w:val="95"/>
        </w:rPr>
        <w:t>Mooring</w:t>
      </w:r>
    </w:p>
    <w:p>
      <w:pPr>
        <w:pStyle w:val="BodyText"/>
        <w:ind w:start="0" w:end="0"/>
        <w:rPr/>
      </w:pPr>
      <w:r>
        <w:rPr>
          <w:rFonts w:cs="Calibri" w:ascii="Calibri" w:hAnsi="Calibri"/>
        </w:rPr>
        <w:t>Tie</w:t>
      </w:r>
      <w:r>
        <w:rPr>
          <w:rFonts w:cs="Calibri" w:ascii="Calibri" w:hAnsi="Calibri"/>
          <w:spacing w:val="-1"/>
        </w:rPr>
        <w:t xml:space="preserve"> </w:t>
      </w:r>
      <w:r>
        <w:rPr>
          <w:rFonts w:cs="Calibri" w:ascii="Calibri" w:hAnsi="Calibri"/>
        </w:rPr>
        <w:t>down</w:t>
      </w:r>
      <w:r>
        <w:rPr>
          <w:rFonts w:cs="Calibri" w:ascii="Calibri" w:hAnsi="Calibri"/>
          <w:spacing w:val="-3"/>
        </w:rPr>
        <w:t xml:space="preserve"> </w:t>
      </w:r>
      <w:r>
        <w:rPr>
          <w:rFonts w:cs="Calibri" w:ascii="Calibri" w:hAnsi="Calibri"/>
        </w:rPr>
        <w:t>aircraft.</w:t>
      </w:r>
    </w:p>
    <w:p>
      <w:pPr>
        <w:pStyle w:val="BodyText"/>
        <w:ind w:start="0" w:end="0"/>
        <w:rPr/>
      </w:pPr>
      <w:r>
        <w:rPr>
          <w:rFonts w:cs="Calibri" w:ascii="Calibri" w:hAnsi="Calibri"/>
        </w:rPr>
        <w:t>Park,</w:t>
      </w:r>
      <w:r>
        <w:rPr>
          <w:rFonts w:cs="Calibri" w:ascii="Calibri" w:hAnsi="Calibri"/>
          <w:spacing w:val="-15"/>
        </w:rPr>
        <w:t xml:space="preserve"> </w:t>
      </w:r>
      <w:r>
        <w:rPr>
          <w:rFonts w:cs="Calibri" w:ascii="Calibri" w:hAnsi="Calibri"/>
        </w:rPr>
        <w:t>secure</w:t>
      </w:r>
      <w:r>
        <w:rPr>
          <w:rFonts w:cs="Calibri" w:ascii="Calibri" w:hAnsi="Calibri"/>
          <w:spacing w:val="-15"/>
        </w:rPr>
        <w:t xml:space="preserve"> </w:t>
      </w:r>
      <w:r>
        <w:rPr>
          <w:rFonts w:cs="Calibri" w:ascii="Calibri" w:hAnsi="Calibri"/>
        </w:rPr>
        <w:t>and</w:t>
      </w:r>
      <w:r>
        <w:rPr>
          <w:rFonts w:cs="Calibri" w:ascii="Calibri" w:hAnsi="Calibri"/>
          <w:spacing w:val="-15"/>
        </w:rPr>
        <w:t xml:space="preserve"> </w:t>
      </w:r>
      <w:r>
        <w:rPr>
          <w:rFonts w:cs="Calibri" w:ascii="Calibri" w:hAnsi="Calibri"/>
        </w:rPr>
        <w:t>cover</w:t>
      </w:r>
      <w:r>
        <w:rPr>
          <w:rFonts w:cs="Calibri" w:ascii="Calibri" w:hAnsi="Calibri"/>
          <w:spacing w:val="-15"/>
        </w:rPr>
        <w:t xml:space="preserve"> </w:t>
      </w:r>
      <w:r>
        <w:rPr>
          <w:rFonts w:cs="Calibri" w:ascii="Calibri" w:hAnsi="Calibri"/>
        </w:rPr>
        <w:t>aircraft.</w:t>
      </w:r>
      <w:r>
        <w:rPr>
          <w:rFonts w:cs="Calibri" w:ascii="Calibri" w:hAnsi="Calibri"/>
          <w:w w:val="99"/>
        </w:rPr>
        <w:t xml:space="preserve"> </w:t>
      </w:r>
    </w:p>
    <w:p>
      <w:pPr>
        <w:pStyle w:val="BodyText"/>
        <w:ind w:start="0" w:end="0"/>
        <w:rPr/>
      </w:pPr>
      <w:r>
        <w:rPr>
          <w:rFonts w:cs="Calibri" w:ascii="Calibri" w:hAnsi="Calibri"/>
        </w:rPr>
        <w:t>Position</w:t>
      </w:r>
      <w:r>
        <w:rPr>
          <w:rFonts w:cs="Calibri" w:ascii="Calibri" w:hAnsi="Calibri"/>
          <w:spacing w:val="-11"/>
        </w:rPr>
        <w:t xml:space="preserve"> </w:t>
      </w:r>
      <w:r>
        <w:rPr>
          <w:rFonts w:cs="Calibri" w:ascii="Calibri" w:hAnsi="Calibri"/>
        </w:rPr>
        <w:t>aircraft</w:t>
      </w:r>
      <w:r>
        <w:rPr>
          <w:rFonts w:cs="Calibri" w:ascii="Calibri" w:hAnsi="Calibri"/>
          <w:spacing w:val="-8"/>
        </w:rPr>
        <w:t xml:space="preserve"> </w:t>
      </w:r>
      <w:r>
        <w:rPr>
          <w:rFonts w:cs="Calibri" w:ascii="Calibri" w:hAnsi="Calibri"/>
        </w:rPr>
        <w:t>in</w:t>
      </w:r>
      <w:r>
        <w:rPr>
          <w:rFonts w:cs="Calibri" w:ascii="Calibri" w:hAnsi="Calibri"/>
          <w:spacing w:val="-9"/>
        </w:rPr>
        <w:t xml:space="preserve"> </w:t>
      </w:r>
      <w:r>
        <w:rPr>
          <w:rFonts w:cs="Calibri" w:ascii="Calibri" w:hAnsi="Calibri"/>
        </w:rPr>
        <w:t>maintenance</w:t>
      </w:r>
      <w:r>
        <w:rPr>
          <w:rFonts w:cs="Calibri" w:ascii="Calibri" w:hAnsi="Calibri"/>
          <w:spacing w:val="-9"/>
        </w:rPr>
        <w:t xml:space="preserve"> </w:t>
      </w:r>
      <w:r>
        <w:rPr>
          <w:rFonts w:cs="Calibri" w:ascii="Calibri" w:hAnsi="Calibri"/>
        </w:rPr>
        <w:t>dock.</w:t>
      </w:r>
      <w:r>
        <w:rPr>
          <w:rFonts w:cs="Calibri" w:ascii="Calibri" w:hAnsi="Calibri"/>
          <w:w w:val="99"/>
        </w:rPr>
        <w:t xml:space="preserve"> </w:t>
      </w:r>
    </w:p>
    <w:p>
      <w:pPr>
        <w:pStyle w:val="BodyText"/>
        <w:ind w:start="0" w:end="0"/>
        <w:rPr/>
      </w:pPr>
      <w:r>
        <w:rPr>
          <w:rFonts w:cs="Calibri" w:ascii="Calibri" w:hAnsi="Calibri"/>
        </w:rPr>
        <w:t>Secure</w:t>
      </w:r>
      <w:r>
        <w:rPr>
          <w:rFonts w:cs="Calibri" w:ascii="Calibri" w:hAnsi="Calibri"/>
          <w:spacing w:val="-10"/>
        </w:rPr>
        <w:t xml:space="preserve"> </w:t>
      </w:r>
      <w:r>
        <w:rPr>
          <w:rFonts w:cs="Calibri" w:ascii="Calibri" w:hAnsi="Calibri"/>
        </w:rPr>
        <w:t>rotor</w:t>
      </w:r>
      <w:r>
        <w:rPr>
          <w:rFonts w:cs="Calibri" w:ascii="Calibri" w:hAnsi="Calibri"/>
          <w:spacing w:val="-10"/>
        </w:rPr>
        <w:t xml:space="preserve"> </w:t>
      </w:r>
      <w:r>
        <w:rPr>
          <w:rFonts w:cs="Calibri" w:ascii="Calibri" w:hAnsi="Calibri"/>
        </w:rPr>
        <w:t>blades.</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Placa</w:t>
      </w:r>
      <w:r>
        <w:rPr>
          <w:rFonts w:cs="Calibri" w:ascii="Calibri" w:hAnsi="Calibri"/>
          <w:b/>
          <w:spacing w:val="-2"/>
          <w:w w:val="90"/>
        </w:rPr>
        <w:t>r</w:t>
      </w:r>
      <w:r>
        <w:rPr>
          <w:rFonts w:cs="Calibri" w:ascii="Calibri" w:hAnsi="Calibri"/>
          <w:b/>
          <w:spacing w:val="-1"/>
          <w:w w:val="90"/>
        </w:rPr>
        <w:t>ds</w:t>
      </w:r>
      <w:r>
        <w:rPr>
          <w:rFonts w:cs="Calibri" w:ascii="Calibri" w:hAnsi="Calibri"/>
          <w:b/>
          <w:spacing w:val="24"/>
          <w:w w:val="90"/>
        </w:rPr>
        <w:t xml:space="preserve"> </w:t>
      </w:r>
      <w:r>
        <w:rPr>
          <w:rFonts w:cs="Calibri" w:ascii="Calibri" w:hAnsi="Calibri"/>
          <w:b/>
          <w:w w:val="90"/>
        </w:rPr>
        <w:t>and</w:t>
      </w:r>
      <w:r>
        <w:rPr>
          <w:rFonts w:cs="Calibri" w:ascii="Calibri" w:hAnsi="Calibri"/>
          <w:b/>
          <w:spacing w:val="21"/>
          <w:w w:val="90"/>
        </w:rPr>
        <w:t xml:space="preserve"> </w:t>
      </w:r>
      <w:r>
        <w:rPr>
          <w:rFonts w:cs="Calibri" w:ascii="Calibri" w:hAnsi="Calibri"/>
          <w:b/>
          <w:w w:val="90"/>
        </w:rPr>
        <w:t>Markings</w:t>
      </w:r>
    </w:p>
    <w:p>
      <w:pPr>
        <w:pStyle w:val="BodyText"/>
        <w:ind w:start="0" w:end="0"/>
        <w:rPr/>
      </w:pPr>
      <w:r>
        <w:rPr>
          <w:rFonts w:cs="Calibri" w:ascii="Calibri" w:hAnsi="Calibri"/>
        </w:rPr>
        <w:t>Check</w:t>
      </w:r>
      <w:r>
        <w:rPr>
          <w:rFonts w:cs="Calibri" w:ascii="Calibri" w:hAnsi="Calibri"/>
          <w:spacing w:val="-9"/>
        </w:rPr>
        <w:t xml:space="preserve"> </w:t>
      </w:r>
      <w:r>
        <w:rPr>
          <w:rFonts w:cs="Calibri" w:ascii="Calibri" w:hAnsi="Calibri"/>
        </w:rPr>
        <w:t>aircraft</w:t>
      </w:r>
      <w:r>
        <w:rPr>
          <w:rFonts w:cs="Calibri" w:ascii="Calibri" w:hAnsi="Calibri"/>
          <w:spacing w:val="-9"/>
        </w:rPr>
        <w:t xml:space="preserve"> </w:t>
      </w:r>
      <w:r>
        <w:rPr>
          <w:rFonts w:cs="Calibri" w:ascii="Calibri" w:hAnsi="Calibri"/>
        </w:rPr>
        <w:t>for</w:t>
      </w:r>
      <w:r>
        <w:rPr>
          <w:rFonts w:cs="Calibri" w:ascii="Calibri" w:hAnsi="Calibri"/>
          <w:spacing w:val="-9"/>
        </w:rPr>
        <w:t xml:space="preserve"> </w:t>
      </w:r>
      <w:r>
        <w:rPr>
          <w:rFonts w:cs="Calibri" w:ascii="Calibri" w:hAnsi="Calibri"/>
        </w:rPr>
        <w:t>correct</w:t>
      </w:r>
      <w:r>
        <w:rPr>
          <w:rFonts w:cs="Calibri" w:ascii="Calibri" w:hAnsi="Calibri"/>
          <w:spacing w:val="-9"/>
        </w:rPr>
        <w:t xml:space="preserve"> </w:t>
      </w:r>
      <w:r>
        <w:rPr>
          <w:rFonts w:cs="Calibri" w:ascii="Calibri" w:hAnsi="Calibri"/>
        </w:rPr>
        <w:t>placards.</w:t>
      </w:r>
      <w:r>
        <w:rPr>
          <w:rFonts w:cs="Calibri" w:ascii="Calibri" w:hAnsi="Calibri"/>
          <w:w w:val="97"/>
        </w:rPr>
        <w:t xml:space="preserve"> </w:t>
      </w:r>
    </w:p>
    <w:p>
      <w:pPr>
        <w:pStyle w:val="BodyText"/>
        <w:ind w:start="0" w:end="0"/>
        <w:rPr/>
      </w:pPr>
      <w:r>
        <w:rPr>
          <w:rFonts w:cs="Calibri" w:ascii="Calibri" w:hAnsi="Calibri"/>
        </w:rPr>
        <w:t>Check</w:t>
      </w:r>
      <w:r>
        <w:rPr>
          <w:rFonts w:cs="Calibri" w:ascii="Calibri" w:hAnsi="Calibri"/>
          <w:spacing w:val="-5"/>
        </w:rPr>
        <w:t xml:space="preserve"> </w:t>
      </w:r>
      <w:r>
        <w:rPr>
          <w:rFonts w:cs="Calibri" w:ascii="Calibri" w:hAnsi="Calibri"/>
        </w:rPr>
        <w:t>aircraft</w:t>
      </w:r>
      <w:r>
        <w:rPr>
          <w:rFonts w:cs="Calibri" w:ascii="Calibri" w:hAnsi="Calibri"/>
          <w:spacing w:val="-4"/>
        </w:rPr>
        <w:t xml:space="preserve"> </w:t>
      </w:r>
      <w:r>
        <w:rPr>
          <w:rFonts w:cs="Calibri" w:ascii="Calibri" w:hAnsi="Calibri"/>
        </w:rPr>
        <w:t>for</w:t>
      </w:r>
      <w:r>
        <w:rPr>
          <w:rFonts w:cs="Calibri" w:ascii="Calibri" w:hAnsi="Calibri"/>
          <w:spacing w:val="-5"/>
        </w:rPr>
        <w:t xml:space="preserve"> </w:t>
      </w:r>
      <w:r>
        <w:rPr>
          <w:rFonts w:cs="Calibri" w:ascii="Calibri" w:hAnsi="Calibri"/>
        </w:rPr>
        <w:t>correct</w:t>
      </w:r>
      <w:r>
        <w:rPr>
          <w:rFonts w:cs="Calibri" w:ascii="Calibri" w:hAnsi="Calibri"/>
          <w:spacing w:val="-4"/>
        </w:rPr>
        <w:t xml:space="preserve"> </w:t>
      </w:r>
      <w:r>
        <w:rPr>
          <w:rFonts w:cs="Calibri" w:ascii="Calibri" w:hAnsi="Calibri"/>
        </w:rPr>
        <w:t>markings.</w:t>
      </w:r>
    </w:p>
    <w:p>
      <w:pPr>
        <w:pStyle w:val="BodyText"/>
        <w:ind w:start="0" w:end="0"/>
        <w:rPr>
          <w:rFonts w:ascii="Calibri" w:hAnsi="Calibri" w:cs="Calibri"/>
          <w:b/>
          <w:w w:val="95"/>
        </w:rPr>
      </w:pPr>
      <w:r>
        <w:rPr>
          <w:rFonts w:cs="Calibri" w:ascii="Calibri" w:hAnsi="Calibri"/>
          <w:b/>
          <w:w w:val="95"/>
        </w:rPr>
      </w:r>
    </w:p>
    <w:p>
      <w:pPr>
        <w:pStyle w:val="BodyText"/>
        <w:ind w:start="0" w:end="0"/>
        <w:rPr>
          <w:rFonts w:ascii="Calibri" w:hAnsi="Calibri" w:eastAsia="Lucida Sans" w:cs="Lucida Sans"/>
        </w:rPr>
      </w:pPr>
      <w:r>
        <w:rPr>
          <w:rFonts w:cs="Calibri" w:ascii="Calibri" w:hAnsi="Calibri"/>
          <w:b/>
          <w:w w:val="95"/>
        </w:rPr>
        <w:t>Servicing</w:t>
      </w:r>
    </w:p>
    <w:p>
      <w:pPr>
        <w:pStyle w:val="BodyText"/>
        <w:ind w:start="0" w:end="0"/>
        <w:rPr>
          <w:rFonts w:ascii="Calibri" w:hAnsi="Calibri" w:cs="Calibri"/>
          <w:w w:val="99"/>
        </w:rPr>
      </w:pPr>
      <w:r>
        <w:rPr>
          <w:rFonts w:cs="Calibri" w:ascii="Calibri" w:hAnsi="Calibri"/>
        </w:rPr>
        <w:t>Refuel</w:t>
      </w:r>
      <w:r>
        <w:rPr>
          <w:rFonts w:cs="Calibri" w:ascii="Calibri" w:hAnsi="Calibri"/>
          <w:spacing w:val="-15"/>
        </w:rPr>
        <w:t xml:space="preserve"> </w:t>
      </w:r>
      <w:r>
        <w:rPr>
          <w:rFonts w:cs="Calibri" w:ascii="Calibri" w:hAnsi="Calibri"/>
        </w:rPr>
        <w:t>aircraft.</w:t>
      </w:r>
    </w:p>
    <w:p>
      <w:pPr>
        <w:pStyle w:val="BodyText"/>
        <w:ind w:start="0" w:end="0"/>
        <w:rPr/>
      </w:pPr>
      <w:r>
        <w:rPr>
          <w:rFonts w:cs="Calibri" w:ascii="Calibri" w:hAnsi="Calibri"/>
        </w:rPr>
        <w:t>Defuel</w:t>
      </w:r>
      <w:r>
        <w:rPr>
          <w:rFonts w:cs="Calibri" w:ascii="Calibri" w:hAnsi="Calibri"/>
          <w:spacing w:val="-1"/>
        </w:rPr>
        <w:t xml:space="preserve"> </w:t>
      </w:r>
      <w:r>
        <w:rPr>
          <w:rFonts w:cs="Calibri" w:ascii="Calibri" w:hAnsi="Calibri"/>
        </w:rPr>
        <w:t>aircraft.</w:t>
      </w:r>
    </w:p>
    <w:p>
      <w:pPr>
        <w:pStyle w:val="BodyText"/>
        <w:ind w:start="0" w:end="0"/>
        <w:rPr/>
      </w:pPr>
      <w:r>
        <w:rPr>
          <w:rFonts w:cs="Calibri" w:ascii="Calibri" w:hAnsi="Calibri"/>
        </w:rPr>
        <w:t>Carry</w:t>
      </w:r>
      <w:r>
        <w:rPr>
          <w:rFonts w:cs="Calibri" w:ascii="Calibri" w:hAnsi="Calibri"/>
          <w:spacing w:val="-2"/>
        </w:rPr>
        <w:t xml:space="preserve"> </w:t>
      </w:r>
      <w:r>
        <w:rPr>
          <w:rFonts w:cs="Calibri" w:ascii="Calibri" w:hAnsi="Calibri"/>
        </w:rPr>
        <w:t>out</w:t>
      </w:r>
      <w:r>
        <w:rPr>
          <w:rFonts w:cs="Calibri" w:ascii="Calibri" w:hAnsi="Calibri"/>
          <w:spacing w:val="1"/>
        </w:rPr>
        <w:t xml:space="preserve"> </w:t>
      </w:r>
      <w:r>
        <w:rPr>
          <w:rFonts w:cs="Calibri" w:ascii="Calibri" w:hAnsi="Calibri"/>
        </w:rPr>
        <w:t>tank to</w:t>
      </w:r>
      <w:r>
        <w:rPr>
          <w:rFonts w:cs="Calibri" w:ascii="Calibri" w:hAnsi="Calibri"/>
          <w:spacing w:val="-1"/>
        </w:rPr>
        <w:t xml:space="preserve"> </w:t>
      </w:r>
      <w:r>
        <w:rPr>
          <w:rFonts w:cs="Calibri" w:ascii="Calibri" w:hAnsi="Calibri"/>
        </w:rPr>
        <w:t>tank</w:t>
      </w:r>
      <w:r>
        <w:rPr>
          <w:rFonts w:cs="Calibri" w:ascii="Calibri" w:hAnsi="Calibri"/>
          <w:spacing w:val="1"/>
        </w:rPr>
        <w:t xml:space="preserve"> </w:t>
      </w:r>
      <w:r>
        <w:rPr>
          <w:rFonts w:cs="Calibri" w:ascii="Calibri" w:hAnsi="Calibri"/>
        </w:rPr>
        <w:t>fuel</w:t>
      </w:r>
      <w:r>
        <w:rPr>
          <w:rFonts w:cs="Calibri" w:ascii="Calibri" w:hAnsi="Calibri"/>
          <w:spacing w:val="-2"/>
        </w:rPr>
        <w:t xml:space="preserve"> </w:t>
      </w:r>
      <w:r>
        <w:rPr>
          <w:rFonts w:cs="Calibri" w:ascii="Calibri" w:hAnsi="Calibri"/>
        </w:rPr>
        <w:t>transfer.</w:t>
      </w:r>
      <w:r>
        <w:rPr>
          <w:rFonts w:cs="Calibri" w:ascii="Calibri" w:hAnsi="Calibri"/>
          <w:w w:val="101"/>
        </w:rPr>
        <w:t xml:space="preserve"> </w:t>
      </w:r>
    </w:p>
    <w:p>
      <w:pPr>
        <w:pStyle w:val="BodyText"/>
        <w:ind w:start="0" w:end="0"/>
        <w:rPr/>
      </w:pPr>
      <w:r>
        <w:rPr>
          <w:rFonts w:cs="Calibri" w:ascii="Calibri" w:hAnsi="Calibri"/>
        </w:rPr>
        <w:t>Check/adjust</w:t>
      </w:r>
      <w:r>
        <w:rPr>
          <w:rFonts w:cs="Calibri" w:ascii="Calibri" w:hAnsi="Calibri"/>
          <w:spacing w:val="-14"/>
        </w:rPr>
        <w:t xml:space="preserve"> </w:t>
      </w:r>
      <w:r>
        <w:rPr>
          <w:rFonts w:cs="Calibri" w:ascii="Calibri" w:hAnsi="Calibri"/>
        </w:rPr>
        <w:t>tyre</w:t>
      </w:r>
      <w:r>
        <w:rPr>
          <w:rFonts w:cs="Calibri" w:ascii="Calibri" w:hAnsi="Calibri"/>
          <w:spacing w:val="-12"/>
        </w:rPr>
        <w:t xml:space="preserve"> </w:t>
      </w:r>
      <w:r>
        <w:rPr>
          <w:rFonts w:cs="Calibri" w:ascii="Calibri" w:hAnsi="Calibri"/>
        </w:rPr>
        <w:t>pressures.</w:t>
      </w:r>
    </w:p>
    <w:p>
      <w:pPr>
        <w:pStyle w:val="BodyText"/>
        <w:ind w:start="0" w:end="0"/>
        <w:rPr>
          <w:rFonts w:ascii="Calibri" w:hAnsi="Calibri" w:cs="Calibri"/>
          <w:spacing w:val="38"/>
          <w:w w:val="99"/>
        </w:rPr>
      </w:pPr>
      <w:r>
        <w:rPr>
          <w:rFonts w:cs="Calibri" w:ascii="Calibri" w:hAnsi="Calibri"/>
          <w:spacing w:val="-2"/>
        </w:rPr>
        <w:t>Ch</w:t>
      </w:r>
      <w:r>
        <w:rPr>
          <w:rFonts w:cs="Calibri" w:ascii="Calibri" w:hAnsi="Calibri"/>
          <w:spacing w:val="-1"/>
        </w:rPr>
        <w:t>eck/replenish</w:t>
      </w:r>
      <w:r>
        <w:rPr>
          <w:rFonts w:cs="Calibri" w:ascii="Calibri" w:hAnsi="Calibri"/>
          <w:spacing w:val="-17"/>
        </w:rPr>
        <w:t xml:space="preserve"> </w:t>
      </w:r>
      <w:r>
        <w:rPr>
          <w:rFonts w:cs="Calibri" w:ascii="Calibri" w:hAnsi="Calibri"/>
        </w:rPr>
        <w:t>oil</w:t>
      </w:r>
      <w:r>
        <w:rPr>
          <w:rFonts w:cs="Calibri" w:ascii="Calibri" w:hAnsi="Calibri"/>
          <w:spacing w:val="-16"/>
        </w:rPr>
        <w:t xml:space="preserve"> </w:t>
      </w:r>
      <w:r>
        <w:rPr>
          <w:rFonts w:cs="Calibri" w:ascii="Calibri" w:hAnsi="Calibri"/>
          <w:spacing w:val="-1"/>
        </w:rPr>
        <w:t>level.</w:t>
      </w:r>
    </w:p>
    <w:p>
      <w:pPr>
        <w:pStyle w:val="BodyText"/>
        <w:ind w:start="0" w:end="0"/>
        <w:rPr>
          <w:rFonts w:ascii="Calibri" w:hAnsi="Calibri" w:cs="Calibri"/>
          <w:spacing w:val="55"/>
          <w:w w:val="99"/>
        </w:rPr>
      </w:pPr>
      <w:r>
        <w:rPr>
          <w:rFonts w:cs="Calibri" w:ascii="Calibri" w:hAnsi="Calibri"/>
          <w:spacing w:val="-2"/>
        </w:rPr>
        <w:t>Ch</w:t>
      </w:r>
      <w:r>
        <w:rPr>
          <w:rFonts w:cs="Calibri" w:ascii="Calibri" w:hAnsi="Calibri"/>
          <w:spacing w:val="-1"/>
        </w:rPr>
        <w:t>eck/replenish</w:t>
      </w:r>
      <w:r>
        <w:rPr>
          <w:rFonts w:cs="Calibri" w:ascii="Calibri" w:hAnsi="Calibri"/>
          <w:spacing w:val="-13"/>
        </w:rPr>
        <w:t xml:space="preserve"> </w:t>
      </w:r>
      <w:r>
        <w:rPr>
          <w:rFonts w:cs="Calibri" w:ascii="Calibri" w:hAnsi="Calibri"/>
          <w:spacing w:val="-2"/>
        </w:rPr>
        <w:t>hydrau</w:t>
      </w:r>
      <w:r>
        <w:rPr>
          <w:rFonts w:cs="Calibri" w:ascii="Calibri" w:hAnsi="Calibri"/>
          <w:spacing w:val="-1"/>
        </w:rPr>
        <w:t>lic</w:t>
      </w:r>
      <w:r>
        <w:rPr>
          <w:rFonts w:cs="Calibri" w:ascii="Calibri" w:hAnsi="Calibri"/>
          <w:spacing w:val="-13"/>
        </w:rPr>
        <w:t xml:space="preserve"> </w:t>
      </w:r>
      <w:r>
        <w:rPr>
          <w:rFonts w:cs="Calibri" w:ascii="Calibri" w:hAnsi="Calibri"/>
        </w:rPr>
        <w:t>fluid</w:t>
      </w:r>
      <w:r>
        <w:rPr>
          <w:rFonts w:cs="Calibri" w:ascii="Calibri" w:hAnsi="Calibri"/>
          <w:spacing w:val="-13"/>
        </w:rPr>
        <w:t xml:space="preserve"> </w:t>
      </w:r>
      <w:r>
        <w:rPr>
          <w:rFonts w:cs="Calibri" w:ascii="Calibri" w:hAnsi="Calibri"/>
          <w:spacing w:val="-1"/>
        </w:rPr>
        <w:t>level.</w:t>
      </w:r>
    </w:p>
    <w:p>
      <w:pPr>
        <w:pStyle w:val="BodyText"/>
        <w:ind w:start="0" w:end="0"/>
        <w:rPr>
          <w:rFonts w:ascii="Calibri" w:hAnsi="Calibri" w:cs="Calibri"/>
          <w:spacing w:val="63"/>
          <w:w w:val="99"/>
        </w:rPr>
      </w:pPr>
      <w:r>
        <w:rPr>
          <w:rFonts w:cs="Calibri" w:ascii="Calibri" w:hAnsi="Calibri"/>
          <w:spacing w:val="-2"/>
        </w:rPr>
        <w:t>Ch</w:t>
      </w:r>
      <w:r>
        <w:rPr>
          <w:rFonts w:cs="Calibri" w:ascii="Calibri" w:hAnsi="Calibri"/>
          <w:spacing w:val="-1"/>
        </w:rPr>
        <w:t>eck/replenish</w:t>
      </w:r>
      <w:r>
        <w:rPr>
          <w:rFonts w:cs="Calibri" w:ascii="Calibri" w:hAnsi="Calibri"/>
          <w:spacing w:val="-19"/>
        </w:rPr>
        <w:t xml:space="preserve"> </w:t>
      </w:r>
      <w:r>
        <w:rPr>
          <w:rFonts w:cs="Calibri" w:ascii="Calibri" w:hAnsi="Calibri"/>
          <w:spacing w:val="-2"/>
        </w:rPr>
        <w:t>accu</w:t>
      </w:r>
      <w:r>
        <w:rPr>
          <w:rFonts w:cs="Calibri" w:ascii="Calibri" w:hAnsi="Calibri"/>
          <w:spacing w:val="-1"/>
        </w:rPr>
        <w:t>mulator</w:t>
      </w:r>
      <w:r>
        <w:rPr>
          <w:rFonts w:cs="Calibri" w:ascii="Calibri" w:hAnsi="Calibri"/>
          <w:spacing w:val="-18"/>
        </w:rPr>
        <w:t xml:space="preserve"> </w:t>
      </w:r>
      <w:r>
        <w:rPr>
          <w:rFonts w:cs="Calibri" w:ascii="Calibri" w:hAnsi="Calibri"/>
          <w:spacing w:val="-1"/>
        </w:rPr>
        <w:t>pressure.</w:t>
      </w:r>
    </w:p>
    <w:p>
      <w:pPr>
        <w:pStyle w:val="BodyText"/>
        <w:ind w:start="0" w:end="0"/>
        <w:rPr>
          <w:rFonts w:ascii="Calibri" w:hAnsi="Calibri" w:cs="Calibri"/>
        </w:rPr>
      </w:pPr>
      <w:r>
        <w:rPr>
          <w:rFonts w:cs="Calibri" w:ascii="Calibri" w:hAnsi="Calibri"/>
          <w:spacing w:val="-2"/>
        </w:rPr>
        <w:t>Charge</w:t>
      </w:r>
      <w:r>
        <w:rPr>
          <w:rFonts w:cs="Calibri" w:ascii="Calibri" w:hAnsi="Calibri"/>
        </w:rPr>
        <w:t xml:space="preserve"> </w:t>
      </w:r>
      <w:r>
        <w:rPr>
          <w:rFonts w:cs="Calibri" w:ascii="Calibri" w:hAnsi="Calibri"/>
          <w:spacing w:val="-1"/>
        </w:rPr>
        <w:t>pneumatic</w:t>
      </w:r>
      <w:r>
        <w:rPr>
          <w:rFonts w:cs="Calibri" w:ascii="Calibri" w:hAnsi="Calibri"/>
          <w:spacing w:val="1"/>
        </w:rPr>
        <w:t xml:space="preserve"> </w:t>
      </w:r>
      <w:r>
        <w:rPr>
          <w:rFonts w:cs="Calibri" w:ascii="Calibri" w:hAnsi="Calibri"/>
          <w:spacing w:val="-1"/>
        </w:rPr>
        <w:t>system.</w:t>
      </w:r>
    </w:p>
    <w:p>
      <w:pPr>
        <w:pStyle w:val="BodyText"/>
        <w:ind w:start="0" w:end="0"/>
        <w:rPr/>
      </w:pPr>
      <w:r>
        <w:rPr>
          <w:rFonts w:cs="Calibri" w:ascii="Calibri" w:hAnsi="Calibri"/>
        </w:rPr>
        <w:t>Grease</w:t>
      </w:r>
      <w:r>
        <w:rPr>
          <w:rFonts w:cs="Calibri" w:ascii="Calibri" w:hAnsi="Calibri"/>
          <w:spacing w:val="-37"/>
        </w:rPr>
        <w:t xml:space="preserve"> </w:t>
      </w:r>
      <w:r>
        <w:rPr>
          <w:rFonts w:cs="Calibri" w:ascii="Calibri" w:hAnsi="Calibri"/>
        </w:rPr>
        <w:t>aircraft.</w:t>
      </w:r>
      <w:r>
        <w:rPr>
          <w:rFonts w:cs="Calibri" w:ascii="Calibri" w:hAnsi="Calibri"/>
          <w:w w:val="99"/>
        </w:rPr>
        <w:t xml:space="preserve"> </w:t>
      </w:r>
    </w:p>
    <w:p>
      <w:pPr>
        <w:pStyle w:val="BodyText"/>
        <w:ind w:start="0" w:end="0"/>
        <w:rPr/>
      </w:pPr>
      <w:r>
        <w:rPr>
          <w:rFonts w:cs="Calibri" w:ascii="Calibri" w:hAnsi="Calibri"/>
          <w:spacing w:val="-2"/>
        </w:rPr>
        <w:t>Co</w:t>
      </w:r>
      <w:r>
        <w:rPr>
          <w:rFonts w:cs="Calibri" w:ascii="Calibri" w:hAnsi="Calibri"/>
          <w:spacing w:val="-1"/>
        </w:rPr>
        <w:t>nnect</w:t>
      </w:r>
      <w:r>
        <w:rPr>
          <w:rFonts w:cs="Calibri" w:ascii="Calibri" w:hAnsi="Calibri"/>
          <w:spacing w:val="5"/>
        </w:rPr>
        <w:t xml:space="preserve"> </w:t>
      </w:r>
      <w:r>
        <w:rPr>
          <w:rFonts w:cs="Calibri" w:ascii="Calibri" w:hAnsi="Calibri"/>
          <w:spacing w:val="-1"/>
        </w:rPr>
        <w:t>ground</w:t>
      </w:r>
      <w:r>
        <w:rPr>
          <w:rFonts w:cs="Calibri" w:ascii="Calibri" w:hAnsi="Calibri"/>
          <w:spacing w:val="6"/>
        </w:rPr>
        <w:t xml:space="preserve"> </w:t>
      </w:r>
      <w:r>
        <w:rPr>
          <w:rFonts w:cs="Calibri" w:ascii="Calibri" w:hAnsi="Calibri"/>
        </w:rPr>
        <w:t>power.</w:t>
      </w:r>
    </w:p>
    <w:p>
      <w:pPr>
        <w:pStyle w:val="BodyText"/>
        <w:ind w:start="0" w:end="0"/>
        <w:rPr/>
      </w:pPr>
      <w:r>
        <w:rPr>
          <w:rFonts w:cs="Calibri" w:ascii="Calibri" w:hAnsi="Calibri"/>
        </w:rPr>
        <w:t>Service</w:t>
      </w:r>
      <w:r>
        <w:rPr>
          <w:rFonts w:cs="Calibri" w:ascii="Calibri" w:hAnsi="Calibri"/>
          <w:spacing w:val="22"/>
        </w:rPr>
        <w:t xml:space="preserve"> </w:t>
      </w:r>
      <w:r>
        <w:rPr>
          <w:rFonts w:cs="Calibri" w:ascii="Calibri" w:hAnsi="Calibri"/>
          <w:spacing w:val="-1"/>
        </w:rPr>
        <w:t>toilet/water</w:t>
      </w:r>
      <w:r>
        <w:rPr>
          <w:rFonts w:cs="Calibri" w:ascii="Calibri" w:hAnsi="Calibri"/>
          <w:spacing w:val="22"/>
        </w:rPr>
        <w:t xml:space="preserve"> </w:t>
      </w:r>
      <w:r>
        <w:rPr>
          <w:rFonts w:cs="Calibri" w:ascii="Calibri" w:hAnsi="Calibri"/>
        </w:rPr>
        <w:t>system.</w:t>
      </w:r>
      <w:r>
        <w:rPr>
          <w:rFonts w:cs="Calibri" w:ascii="Calibri" w:hAnsi="Calibri"/>
          <w:spacing w:val="20"/>
          <w:w w:val="103"/>
        </w:rPr>
        <w:t xml:space="preserve"> </w:t>
      </w:r>
    </w:p>
    <w:p>
      <w:pPr>
        <w:pStyle w:val="BodyText"/>
        <w:ind w:start="0" w:end="0"/>
        <w:rPr/>
      </w:pPr>
      <w:r>
        <w:rPr>
          <w:rFonts w:cs="Calibri" w:ascii="Calibri" w:hAnsi="Calibri"/>
        </w:rPr>
        <w:t>Perform</w:t>
      </w:r>
      <w:r>
        <w:rPr>
          <w:rFonts w:cs="Calibri" w:ascii="Calibri" w:hAnsi="Calibri"/>
          <w:spacing w:val="-8"/>
        </w:rPr>
        <w:t xml:space="preserve"> </w:t>
      </w:r>
      <w:r>
        <w:rPr>
          <w:rFonts w:cs="Calibri" w:ascii="Calibri" w:hAnsi="Calibri"/>
        </w:rPr>
        <w:t>pre-flight/daily</w:t>
      </w:r>
      <w:r>
        <w:rPr>
          <w:rFonts w:cs="Calibri" w:ascii="Calibri" w:hAnsi="Calibri"/>
          <w:spacing w:val="-7"/>
        </w:rPr>
        <w:t xml:space="preserve"> </w:t>
      </w:r>
      <w:r>
        <w:rPr>
          <w:rFonts w:cs="Calibri" w:ascii="Calibri" w:hAnsi="Calibri"/>
        </w:rPr>
        <w:t>check.</w:t>
      </w:r>
    </w:p>
    <w:p>
      <w:pPr>
        <w:pStyle w:val="BodyText"/>
        <w:ind w:start="0" w:end="0"/>
        <w:rPr>
          <w:rFonts w:ascii="Calibri" w:hAnsi="Calibri" w:cs="Calibri"/>
          <w:b/>
          <w:spacing w:val="-1"/>
          <w:w w:val="95"/>
        </w:rPr>
      </w:pPr>
      <w:r>
        <w:rPr>
          <w:rFonts w:cs="Calibri" w:ascii="Calibri" w:hAnsi="Calibri"/>
          <w:b/>
          <w:spacing w:val="-1"/>
          <w:w w:val="95"/>
        </w:rPr>
      </w:r>
    </w:p>
    <w:p>
      <w:pPr>
        <w:pStyle w:val="BodyText"/>
        <w:ind w:start="0" w:end="0"/>
        <w:rPr>
          <w:rFonts w:ascii="Calibri" w:hAnsi="Calibri" w:eastAsia="Lucida Sans" w:cs="Lucida Sans"/>
        </w:rPr>
      </w:pPr>
      <w:r>
        <w:rPr>
          <w:rFonts w:cs="Calibri" w:ascii="Calibri" w:hAnsi="Calibri"/>
          <w:b/>
          <w:spacing w:val="-1"/>
          <w:w w:val="95"/>
        </w:rPr>
        <w:t>Vi</w:t>
      </w:r>
      <w:r>
        <w:rPr>
          <w:rFonts w:cs="Calibri" w:ascii="Calibri" w:hAnsi="Calibri"/>
          <w:b/>
          <w:spacing w:val="-2"/>
          <w:w w:val="95"/>
        </w:rPr>
        <w:t>bra</w:t>
      </w:r>
      <w:r>
        <w:rPr>
          <w:rFonts w:cs="Calibri" w:ascii="Calibri" w:hAnsi="Calibri"/>
          <w:b/>
          <w:spacing w:val="-1"/>
          <w:w w:val="95"/>
        </w:rPr>
        <w:t>t</w:t>
      </w:r>
      <w:r>
        <w:rPr>
          <w:rFonts w:cs="Calibri" w:ascii="Calibri" w:hAnsi="Calibri"/>
          <w:b/>
          <w:spacing w:val="-2"/>
          <w:w w:val="95"/>
        </w:rPr>
        <w:t>ion</w:t>
      </w:r>
      <w:r>
        <w:rPr>
          <w:rFonts w:cs="Calibri" w:ascii="Calibri" w:hAnsi="Calibri"/>
          <w:b/>
          <w:spacing w:val="-29"/>
          <w:w w:val="95"/>
        </w:rPr>
        <w:t xml:space="preserve"> </w:t>
      </w:r>
      <w:r>
        <w:rPr>
          <w:rFonts w:cs="Calibri" w:ascii="Calibri" w:hAnsi="Calibri"/>
          <w:b/>
          <w:w w:val="95"/>
        </w:rPr>
        <w:t>and</w:t>
      </w:r>
      <w:r>
        <w:rPr>
          <w:rFonts w:cs="Calibri" w:ascii="Calibri" w:hAnsi="Calibri"/>
          <w:b/>
          <w:spacing w:val="-28"/>
          <w:w w:val="95"/>
        </w:rPr>
        <w:t xml:space="preserve"> </w:t>
      </w:r>
      <w:r>
        <w:rPr>
          <w:rFonts w:cs="Calibri" w:ascii="Calibri" w:hAnsi="Calibri"/>
          <w:b/>
          <w:w w:val="95"/>
        </w:rPr>
        <w:t>Noise</w:t>
      </w:r>
      <w:r>
        <w:rPr>
          <w:rFonts w:cs="Calibri" w:ascii="Calibri" w:hAnsi="Calibri"/>
          <w:b/>
          <w:spacing w:val="-29"/>
          <w:w w:val="95"/>
        </w:rPr>
        <w:t xml:space="preserve"> </w:t>
      </w:r>
      <w:r>
        <w:rPr>
          <w:rFonts w:cs="Calibri" w:ascii="Calibri" w:hAnsi="Calibri"/>
          <w:b/>
          <w:w w:val="95"/>
        </w:rPr>
        <w:t>Analysis</w:t>
      </w:r>
    </w:p>
    <w:p>
      <w:pPr>
        <w:pStyle w:val="BodyText"/>
        <w:ind w:start="0" w:end="0"/>
        <w:rPr/>
      </w:pPr>
      <w:r>
        <w:rPr>
          <w:rFonts w:cs="Calibri" w:ascii="Calibri" w:hAnsi="Calibri"/>
          <w:spacing w:val="-1"/>
        </w:rPr>
        <w:t>An</w:t>
      </w:r>
      <w:r>
        <w:rPr>
          <w:rFonts w:cs="Calibri" w:ascii="Calibri" w:hAnsi="Calibri"/>
          <w:spacing w:val="-2"/>
        </w:rPr>
        <w:t>alyse</w:t>
      </w:r>
      <w:r>
        <w:rPr>
          <w:rFonts w:cs="Calibri" w:ascii="Calibri" w:hAnsi="Calibri"/>
          <w:spacing w:val="-6"/>
        </w:rPr>
        <w:t xml:space="preserve"> </w:t>
      </w:r>
      <w:r>
        <w:rPr>
          <w:rFonts w:cs="Calibri" w:ascii="Calibri" w:hAnsi="Calibri"/>
          <w:spacing w:val="-1"/>
        </w:rPr>
        <w:t>helicopter</w:t>
      </w:r>
      <w:r>
        <w:rPr>
          <w:rFonts w:cs="Calibri" w:ascii="Calibri" w:hAnsi="Calibri"/>
          <w:spacing w:val="-4"/>
        </w:rPr>
        <w:t xml:space="preserve"> </w:t>
      </w:r>
      <w:r>
        <w:rPr>
          <w:rFonts w:cs="Calibri" w:ascii="Calibri" w:hAnsi="Calibri"/>
        </w:rPr>
        <w:t>vibration</w:t>
      </w:r>
      <w:r>
        <w:rPr>
          <w:rFonts w:cs="Calibri" w:ascii="Calibri" w:hAnsi="Calibri"/>
          <w:spacing w:val="-4"/>
        </w:rPr>
        <w:t xml:space="preserve"> </w:t>
      </w:r>
      <w:r>
        <w:rPr>
          <w:rFonts w:cs="Calibri" w:ascii="Calibri" w:hAnsi="Calibri"/>
          <w:spacing w:val="-1"/>
        </w:rPr>
        <w:t>problem.</w:t>
      </w:r>
      <w:r>
        <w:rPr>
          <w:rFonts w:cs="Calibri" w:ascii="Calibri" w:hAnsi="Calibri"/>
          <w:spacing w:val="43"/>
          <w:w w:val="99"/>
        </w:rPr>
        <w:t xml:space="preserve"> </w:t>
      </w:r>
    </w:p>
    <w:p>
      <w:pPr>
        <w:pStyle w:val="BodyText"/>
        <w:ind w:start="0" w:end="0"/>
        <w:rPr>
          <w:rFonts w:ascii="Calibri" w:hAnsi="Calibri" w:cs="Calibri"/>
        </w:rPr>
      </w:pPr>
      <w:r>
        <w:rPr>
          <w:rFonts w:cs="Calibri" w:ascii="Calibri" w:hAnsi="Calibri"/>
          <w:spacing w:val="-1"/>
        </w:rPr>
        <w:t>An</w:t>
      </w:r>
      <w:r>
        <w:rPr>
          <w:rFonts w:cs="Calibri" w:ascii="Calibri" w:hAnsi="Calibri"/>
          <w:spacing w:val="-2"/>
        </w:rPr>
        <w:t xml:space="preserve">alyse </w:t>
      </w:r>
      <w:r>
        <w:rPr>
          <w:rFonts w:cs="Calibri" w:ascii="Calibri" w:hAnsi="Calibri"/>
        </w:rPr>
        <w:t>noise</w:t>
      </w:r>
      <w:r>
        <w:rPr>
          <w:rFonts w:cs="Calibri" w:ascii="Calibri" w:hAnsi="Calibri"/>
          <w:spacing w:val="-1"/>
        </w:rPr>
        <w:t xml:space="preserve"> spectrum.</w:t>
      </w:r>
    </w:p>
    <w:p>
      <w:pPr>
        <w:pStyle w:val="BodyText"/>
        <w:ind w:start="0" w:end="0"/>
        <w:rPr>
          <w:rFonts w:ascii="Calibri" w:hAnsi="Calibri" w:cs="Calibri"/>
        </w:rPr>
      </w:pPr>
      <w:r>
        <w:rPr>
          <w:rFonts w:cs="Calibri" w:ascii="Calibri" w:hAnsi="Calibri"/>
          <w:spacing w:val="-1"/>
        </w:rPr>
        <w:t>An</w:t>
      </w:r>
      <w:r>
        <w:rPr>
          <w:rFonts w:cs="Calibri" w:ascii="Calibri" w:hAnsi="Calibri"/>
          <w:spacing w:val="-2"/>
        </w:rPr>
        <w:t>alyse</w:t>
      </w:r>
      <w:r>
        <w:rPr>
          <w:rFonts w:cs="Calibri" w:ascii="Calibri" w:hAnsi="Calibri"/>
          <w:spacing w:val="-16"/>
        </w:rPr>
        <w:t xml:space="preserve"> </w:t>
      </w:r>
      <w:r>
        <w:rPr>
          <w:rFonts w:cs="Calibri" w:ascii="Calibri" w:hAnsi="Calibri"/>
        </w:rPr>
        <w:t>engine</w:t>
      </w:r>
      <w:r>
        <w:rPr>
          <w:rFonts w:cs="Calibri" w:ascii="Calibri" w:hAnsi="Calibri"/>
          <w:spacing w:val="-14"/>
        </w:rPr>
        <w:t xml:space="preserve"> </w:t>
      </w:r>
      <w:r>
        <w:rPr>
          <w:rFonts w:cs="Calibri" w:ascii="Calibri" w:hAnsi="Calibri"/>
          <w:spacing w:val="-1"/>
        </w:rPr>
        <w:t>vibration.</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pPr>
      <w:r>
        <w:rPr>
          <w:rFonts w:cs="Calibri" w:ascii="Calibri" w:hAnsi="Calibri"/>
          <w:b/>
          <w:spacing w:val="-1"/>
          <w:w w:val="90"/>
        </w:rPr>
        <w:t>Ai</w:t>
      </w:r>
      <w:r>
        <w:rPr>
          <w:rFonts w:cs="Calibri" w:ascii="Calibri" w:hAnsi="Calibri"/>
          <w:b/>
          <w:spacing w:val="-2"/>
          <w:w w:val="90"/>
        </w:rPr>
        <w:t>r</w:t>
      </w:r>
      <w:r>
        <w:rPr>
          <w:rFonts w:cs="Calibri" w:ascii="Calibri" w:hAnsi="Calibri"/>
          <w:b/>
          <w:spacing w:val="31"/>
          <w:w w:val="90"/>
        </w:rPr>
        <w:t xml:space="preserve"> </w:t>
      </w:r>
      <w:r>
        <w:rPr>
          <w:rFonts w:cs="Calibri" w:ascii="Calibri" w:hAnsi="Calibri"/>
          <w:b/>
          <w:spacing w:val="-1"/>
          <w:w w:val="90"/>
        </w:rPr>
        <w:t>Conditioning</w:t>
      </w:r>
    </w:p>
    <w:p>
      <w:pPr>
        <w:pStyle w:val="BodyText"/>
        <w:ind w:start="0" w:end="0"/>
        <w:rPr>
          <w:rFonts w:ascii="Calibri" w:hAnsi="Calibri" w:eastAsia="Lucida Sans" w:cs="Lucida Sans"/>
          <w:b/>
          <w:spacing w:val="-1"/>
          <w:w w:val="90"/>
        </w:rPr>
      </w:pPr>
      <w:r>
        <w:rPr>
          <w:rFonts w:eastAsia="Lucida Sans" w:cs="Lucida Sans" w:ascii="Calibri" w:hAnsi="Calibri"/>
          <w:b/>
          <w:spacing w:val="-1"/>
          <w:w w:val="90"/>
        </w:rPr>
      </w:r>
    </w:p>
    <w:p>
      <w:pPr>
        <w:pStyle w:val="BodyText"/>
        <w:ind w:start="0" w:end="0"/>
        <w:rPr/>
      </w:pPr>
      <w:r>
        <w:rPr>
          <w:rFonts w:cs="Calibri" w:ascii="Calibri" w:hAnsi="Calibri"/>
          <w:spacing w:val="-2"/>
        </w:rPr>
        <w:t>Replace</w:t>
      </w:r>
      <w:r>
        <w:rPr>
          <w:rFonts w:cs="Calibri" w:ascii="Calibri" w:hAnsi="Calibri"/>
          <w:spacing w:val="-7"/>
        </w:rPr>
        <w:t xml:space="preserve"> </w:t>
      </w:r>
      <w:r>
        <w:rPr>
          <w:rFonts w:cs="Calibri" w:ascii="Calibri" w:hAnsi="Calibri"/>
          <w:spacing w:val="-1"/>
        </w:rPr>
        <w:t>combustion</w:t>
      </w:r>
      <w:r>
        <w:rPr>
          <w:rFonts w:cs="Calibri" w:ascii="Calibri" w:hAnsi="Calibri"/>
          <w:spacing w:val="-7"/>
        </w:rPr>
        <w:t xml:space="preserve"> </w:t>
      </w:r>
      <w:r>
        <w:rPr>
          <w:rFonts w:cs="Calibri" w:ascii="Calibri" w:hAnsi="Calibri"/>
        </w:rPr>
        <w:t>heater.</w:t>
      </w:r>
      <w:r>
        <w:rPr>
          <w:rFonts w:cs="Calibri" w:ascii="Calibri" w:hAnsi="Calibri"/>
          <w:spacing w:val="29"/>
          <w:w w:val="99"/>
        </w:rPr>
        <w:t xml:space="preserve"> </w:t>
      </w:r>
    </w:p>
    <w:p>
      <w:pPr>
        <w:pStyle w:val="BodyText"/>
        <w:ind w:start="0" w:end="0"/>
        <w:rPr>
          <w:rFonts w:ascii="Calibri" w:hAnsi="Calibri" w:cs="Calibri"/>
          <w:spacing w:val="24"/>
          <w:w w:val="97"/>
        </w:rPr>
      </w:pPr>
      <w:r>
        <w:rPr>
          <w:rFonts w:cs="Calibri" w:ascii="Calibri" w:hAnsi="Calibri"/>
          <w:spacing w:val="-2"/>
        </w:rPr>
        <w:t>Replace</w:t>
      </w:r>
      <w:r>
        <w:rPr>
          <w:rFonts w:cs="Calibri" w:ascii="Calibri" w:hAnsi="Calibri"/>
        </w:rPr>
        <w:t xml:space="preserve"> flow</w:t>
      </w:r>
      <w:r>
        <w:rPr>
          <w:rFonts w:cs="Calibri" w:ascii="Calibri" w:hAnsi="Calibri"/>
          <w:spacing w:val="-1"/>
        </w:rPr>
        <w:t xml:space="preserve"> control</w:t>
      </w:r>
      <w:r>
        <w:rPr>
          <w:rFonts w:cs="Calibri" w:ascii="Calibri" w:hAnsi="Calibri"/>
        </w:rPr>
        <w:t xml:space="preserve"> valve.</w:t>
      </w:r>
    </w:p>
    <w:p>
      <w:pPr>
        <w:pStyle w:val="BodyText"/>
        <w:ind w:start="0" w:end="0"/>
        <w:rPr/>
      </w:pPr>
      <w:r>
        <w:rPr>
          <w:rFonts w:cs="Calibri" w:ascii="Calibri" w:hAnsi="Calibri"/>
          <w:spacing w:val="-2"/>
        </w:rPr>
        <w:t>Replace</w:t>
      </w:r>
      <w:r>
        <w:rPr>
          <w:rFonts w:cs="Calibri" w:ascii="Calibri" w:hAnsi="Calibri"/>
          <w:spacing w:val="2"/>
        </w:rPr>
        <w:t xml:space="preserve"> </w:t>
      </w:r>
      <w:r>
        <w:rPr>
          <w:rFonts w:cs="Calibri" w:ascii="Calibri" w:hAnsi="Calibri"/>
          <w:spacing w:val="-1"/>
        </w:rPr>
        <w:t>outflow</w:t>
      </w:r>
      <w:r>
        <w:rPr>
          <w:rFonts w:cs="Calibri" w:ascii="Calibri" w:hAnsi="Calibri"/>
          <w:spacing w:val="2"/>
        </w:rPr>
        <w:t xml:space="preserve"> </w:t>
      </w:r>
      <w:r>
        <w:rPr>
          <w:rFonts w:cs="Calibri" w:ascii="Calibri" w:hAnsi="Calibri"/>
        </w:rPr>
        <w:t>valve.</w:t>
      </w:r>
    </w:p>
    <w:p>
      <w:pPr>
        <w:pStyle w:val="BodyText"/>
        <w:ind w:start="0" w:end="0"/>
        <w:rPr>
          <w:rFonts w:ascii="Calibri" w:hAnsi="Calibri" w:cs="Calibri"/>
          <w:spacing w:val="21"/>
          <w:w w:val="97"/>
        </w:rPr>
      </w:pPr>
      <w:r>
        <w:rPr>
          <w:rFonts w:cs="Calibri" w:ascii="Calibri" w:hAnsi="Calibri"/>
          <w:spacing w:val="-2"/>
        </w:rPr>
        <w:t>Replace</w:t>
      </w:r>
      <w:r>
        <w:rPr>
          <w:rFonts w:cs="Calibri" w:ascii="Calibri" w:hAnsi="Calibri"/>
          <w:spacing w:val="-16"/>
        </w:rPr>
        <w:t xml:space="preserve"> </w:t>
      </w:r>
      <w:r>
        <w:rPr>
          <w:rFonts w:cs="Calibri" w:ascii="Calibri" w:hAnsi="Calibri"/>
          <w:spacing w:val="-1"/>
        </w:rPr>
        <w:t>safety</w:t>
      </w:r>
      <w:r>
        <w:rPr>
          <w:rFonts w:cs="Calibri" w:ascii="Calibri" w:hAnsi="Calibri"/>
          <w:spacing w:val="-16"/>
        </w:rPr>
        <w:t xml:space="preserve"> </w:t>
      </w:r>
      <w:r>
        <w:rPr>
          <w:rFonts w:cs="Calibri" w:ascii="Calibri" w:hAnsi="Calibri"/>
        </w:rPr>
        <w:t>valve.</w:t>
      </w:r>
    </w:p>
    <w:p>
      <w:pPr>
        <w:pStyle w:val="BodyText"/>
        <w:ind w:start="0" w:end="0"/>
        <w:rPr/>
      </w:pPr>
      <w:r>
        <w:rPr>
          <w:rFonts w:cs="Calibri" w:ascii="Calibri" w:hAnsi="Calibri"/>
          <w:spacing w:val="-2"/>
          <w:lang w:val="fr-FR"/>
        </w:rPr>
        <w:t>Replace</w:t>
      </w:r>
      <w:r>
        <w:rPr>
          <w:rFonts w:cs="Calibri" w:ascii="Calibri" w:hAnsi="Calibri"/>
          <w:spacing w:val="-11"/>
          <w:lang w:val="fr-FR"/>
        </w:rPr>
        <w:t xml:space="preserve"> </w:t>
      </w:r>
      <w:r>
        <w:rPr>
          <w:rFonts w:cs="Calibri" w:ascii="Calibri" w:hAnsi="Calibri"/>
          <w:spacing w:val="-2"/>
          <w:lang w:val="fr-FR"/>
        </w:rPr>
        <w:t>vapo</w:t>
      </w:r>
      <w:r>
        <w:rPr>
          <w:rFonts w:cs="Calibri" w:ascii="Calibri" w:hAnsi="Calibri"/>
          <w:spacing w:val="-1"/>
          <w:lang w:val="fr-FR"/>
        </w:rPr>
        <w:t>ur</w:t>
      </w:r>
      <w:r>
        <w:rPr>
          <w:rFonts w:cs="Calibri" w:ascii="Calibri" w:hAnsi="Calibri"/>
          <w:spacing w:val="-11"/>
          <w:lang w:val="fr-FR"/>
        </w:rPr>
        <w:t xml:space="preserve"> </w:t>
      </w:r>
      <w:r>
        <w:rPr>
          <w:rFonts w:cs="Calibri" w:ascii="Calibri" w:hAnsi="Calibri"/>
          <w:lang w:val="fr-FR"/>
        </w:rPr>
        <w:t>cycle</w:t>
      </w:r>
      <w:r>
        <w:rPr>
          <w:rFonts w:cs="Calibri" w:ascii="Calibri" w:hAnsi="Calibri"/>
          <w:spacing w:val="-10"/>
          <w:lang w:val="fr-FR"/>
        </w:rPr>
        <w:t xml:space="preserve"> </w:t>
      </w:r>
      <w:r>
        <w:rPr>
          <w:rFonts w:cs="Calibri" w:ascii="Calibri" w:hAnsi="Calibri"/>
          <w:lang w:val="fr-FR"/>
        </w:rPr>
        <w:t>unit.</w:t>
      </w:r>
    </w:p>
    <w:p>
      <w:pPr>
        <w:pStyle w:val="BodyText"/>
        <w:ind w:start="0" w:end="0"/>
        <w:rPr>
          <w:rFonts w:ascii="Calibri" w:hAnsi="Calibri" w:cs="Calibri"/>
          <w:spacing w:val="29"/>
          <w:w w:val="109"/>
          <w:lang w:val="fr-FR"/>
        </w:rPr>
      </w:pPr>
      <w:r>
        <w:rPr>
          <w:rFonts w:cs="Calibri" w:ascii="Calibri" w:hAnsi="Calibri"/>
          <w:spacing w:val="-2"/>
          <w:lang w:val="fr-FR"/>
        </w:rPr>
        <w:t>Replac</w:t>
      </w:r>
      <w:r>
        <w:rPr>
          <w:rFonts w:cs="Calibri" w:ascii="Calibri" w:hAnsi="Calibri"/>
          <w:spacing w:val="-1"/>
          <w:lang w:val="fr-FR"/>
        </w:rPr>
        <w:t>e</w:t>
      </w:r>
      <w:r>
        <w:rPr>
          <w:rFonts w:cs="Calibri" w:ascii="Calibri" w:hAnsi="Calibri"/>
          <w:spacing w:val="-12"/>
          <w:lang w:val="fr-FR"/>
        </w:rPr>
        <w:t xml:space="preserve"> </w:t>
      </w:r>
      <w:r>
        <w:rPr>
          <w:rFonts w:cs="Calibri" w:ascii="Calibri" w:hAnsi="Calibri"/>
          <w:spacing w:val="-2"/>
          <w:lang w:val="fr-FR"/>
        </w:rPr>
        <w:t>ai</w:t>
      </w:r>
      <w:r>
        <w:rPr>
          <w:rFonts w:cs="Calibri" w:ascii="Calibri" w:hAnsi="Calibri"/>
          <w:spacing w:val="-1"/>
          <w:lang w:val="fr-FR"/>
        </w:rPr>
        <w:t>r</w:t>
      </w:r>
      <w:r>
        <w:rPr>
          <w:rFonts w:cs="Calibri" w:ascii="Calibri" w:hAnsi="Calibri"/>
          <w:spacing w:val="-12"/>
          <w:lang w:val="fr-FR"/>
        </w:rPr>
        <w:t xml:space="preserve"> </w:t>
      </w:r>
      <w:r>
        <w:rPr>
          <w:rFonts w:cs="Calibri" w:ascii="Calibri" w:hAnsi="Calibri"/>
          <w:spacing w:val="-1"/>
          <w:lang w:val="fr-FR"/>
        </w:rPr>
        <w:t>cycle</w:t>
      </w:r>
      <w:r>
        <w:rPr>
          <w:rFonts w:cs="Calibri" w:ascii="Calibri" w:hAnsi="Calibri"/>
          <w:spacing w:val="-11"/>
          <w:lang w:val="fr-FR"/>
        </w:rPr>
        <w:t xml:space="preserve"> </w:t>
      </w:r>
      <w:r>
        <w:rPr>
          <w:rFonts w:cs="Calibri" w:ascii="Calibri" w:hAnsi="Calibri"/>
          <w:spacing w:val="-1"/>
          <w:lang w:val="fr-FR"/>
        </w:rPr>
        <w:t>unit.</w:t>
      </w:r>
    </w:p>
    <w:p>
      <w:pPr>
        <w:pStyle w:val="BodyText"/>
        <w:ind w:start="0" w:end="0"/>
        <w:rPr>
          <w:rFonts w:ascii="Calibri" w:hAnsi="Calibri" w:cs="Calibri"/>
          <w:spacing w:val="26"/>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0"/>
        </w:rPr>
        <w:t xml:space="preserve"> </w:t>
      </w:r>
      <w:r>
        <w:rPr>
          <w:rFonts w:cs="Calibri" w:ascii="Calibri" w:hAnsi="Calibri"/>
        </w:rPr>
        <w:t>cabin</w:t>
      </w:r>
      <w:r>
        <w:rPr>
          <w:rFonts w:cs="Calibri" w:ascii="Calibri" w:hAnsi="Calibri"/>
          <w:spacing w:val="-11"/>
        </w:rPr>
        <w:t xml:space="preserve"> </w:t>
      </w:r>
      <w:r>
        <w:rPr>
          <w:rFonts w:cs="Calibri" w:ascii="Calibri" w:hAnsi="Calibri"/>
        </w:rPr>
        <w:t>blower.</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6"/>
        </w:rPr>
        <w:t xml:space="preserve"> </w:t>
      </w:r>
      <w:r>
        <w:rPr>
          <w:rFonts w:cs="Calibri" w:ascii="Calibri" w:hAnsi="Calibri"/>
        </w:rPr>
        <w:t>heat</w:t>
      </w:r>
      <w:r>
        <w:rPr>
          <w:rFonts w:cs="Calibri" w:ascii="Calibri" w:hAnsi="Calibri"/>
          <w:spacing w:val="-25"/>
        </w:rPr>
        <w:t xml:space="preserve"> </w:t>
      </w:r>
      <w:r>
        <w:rPr>
          <w:rFonts w:cs="Calibri" w:ascii="Calibri" w:hAnsi="Calibri"/>
        </w:rPr>
        <w:t>exchanger.</w:t>
      </w:r>
    </w:p>
    <w:p>
      <w:pPr>
        <w:pStyle w:val="BodyText"/>
        <w:ind w:start="0" w:end="0"/>
        <w:rPr>
          <w:rFonts w:ascii="Calibri" w:hAnsi="Calibri" w:cs="Calibri"/>
          <w:spacing w:val="55"/>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7"/>
        </w:rPr>
        <w:t xml:space="preserve"> </w:t>
      </w:r>
      <w:r>
        <w:rPr>
          <w:rFonts w:cs="Calibri" w:ascii="Calibri" w:hAnsi="Calibri"/>
          <w:spacing w:val="-1"/>
        </w:rPr>
        <w:t>pressurization</w:t>
      </w:r>
      <w:r>
        <w:rPr>
          <w:rFonts w:cs="Calibri" w:ascii="Calibri" w:hAnsi="Calibri"/>
          <w:spacing w:val="-18"/>
        </w:rPr>
        <w:t xml:space="preserve"> </w:t>
      </w:r>
      <w:r>
        <w:rPr>
          <w:rFonts w:cs="Calibri" w:ascii="Calibri" w:hAnsi="Calibri"/>
          <w:spacing w:val="-1"/>
        </w:rPr>
        <w:t>controller.</w:t>
      </w:r>
    </w:p>
    <w:p>
      <w:pPr>
        <w:pStyle w:val="BodyText"/>
        <w:ind w:start="0" w:end="0"/>
        <w:rPr/>
      </w:pPr>
      <w:r>
        <w:rPr>
          <w:rFonts w:cs="Calibri" w:ascii="Calibri" w:hAnsi="Calibri"/>
        </w:rPr>
        <w:t xml:space="preserve">Clean </w:t>
      </w:r>
      <w:r>
        <w:rPr>
          <w:rFonts w:cs="Calibri" w:ascii="Calibri" w:hAnsi="Calibri"/>
          <w:spacing w:val="-1"/>
        </w:rPr>
        <w:t>outflow</w:t>
      </w:r>
      <w:r>
        <w:rPr>
          <w:rFonts w:cs="Calibri" w:ascii="Calibri" w:hAnsi="Calibri"/>
        </w:rPr>
        <w:t xml:space="preserve"> valves.</w:t>
      </w:r>
    </w:p>
    <w:p>
      <w:pPr>
        <w:pStyle w:val="BodyText"/>
        <w:ind w:start="0" w:end="0"/>
        <w:rPr>
          <w:rFonts w:ascii="Calibri" w:hAnsi="Calibri" w:cs="Calibri"/>
          <w:spacing w:val="43"/>
          <w:w w:val="103"/>
        </w:rPr>
      </w:pPr>
      <w:r>
        <w:rPr>
          <w:rFonts w:cs="Calibri" w:ascii="Calibri" w:hAnsi="Calibri"/>
          <w:spacing w:val="-2"/>
        </w:rPr>
        <w:t>Che</w:t>
      </w:r>
      <w:r>
        <w:rPr>
          <w:rFonts w:cs="Calibri" w:ascii="Calibri" w:hAnsi="Calibri"/>
          <w:spacing w:val="-1"/>
        </w:rPr>
        <w:t>ck</w:t>
      </w:r>
      <w:r>
        <w:rPr>
          <w:rFonts w:cs="Calibri" w:ascii="Calibri" w:hAnsi="Calibri"/>
          <w:spacing w:val="-5"/>
        </w:rPr>
        <w:t xml:space="preserve"> </w:t>
      </w:r>
      <w:r>
        <w:rPr>
          <w:rFonts w:cs="Calibri" w:ascii="Calibri" w:hAnsi="Calibri"/>
        </w:rPr>
        <w:t>operation</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rPr>
        <w:t>air</w:t>
      </w:r>
      <w:r>
        <w:rPr>
          <w:rFonts w:cs="Calibri" w:ascii="Calibri" w:hAnsi="Calibri"/>
          <w:spacing w:val="-5"/>
        </w:rPr>
        <w:t xml:space="preserve"> </w:t>
      </w:r>
      <w:r>
        <w:rPr>
          <w:rFonts w:cs="Calibri" w:ascii="Calibri" w:hAnsi="Calibri"/>
          <w:spacing w:val="-1"/>
        </w:rPr>
        <w:t>conditioning/heating</w:t>
      </w:r>
      <w:r>
        <w:rPr>
          <w:rFonts w:cs="Calibri" w:ascii="Calibri" w:hAnsi="Calibri"/>
          <w:spacing w:val="-2"/>
        </w:rPr>
        <w:t xml:space="preserve"> </w:t>
      </w:r>
      <w:r>
        <w:rPr>
          <w:rFonts w:cs="Calibri" w:ascii="Calibri" w:hAnsi="Calibri"/>
        </w:rPr>
        <w:t>system.</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4"/>
        </w:rPr>
        <w:t xml:space="preserve"> </w:t>
      </w:r>
      <w:r>
        <w:rPr>
          <w:rFonts w:cs="Calibri" w:ascii="Calibri" w:hAnsi="Calibri"/>
        </w:rPr>
        <w:t>operation</w:t>
      </w:r>
      <w:r>
        <w:rPr>
          <w:rFonts w:cs="Calibri" w:ascii="Calibri" w:hAnsi="Calibri"/>
          <w:spacing w:val="-1"/>
        </w:rPr>
        <w:t xml:space="preserve"> of </w:t>
      </w:r>
      <w:r>
        <w:rPr>
          <w:rFonts w:cs="Calibri" w:ascii="Calibri" w:hAnsi="Calibri"/>
        </w:rPr>
        <w:t>pressurization</w:t>
      </w:r>
      <w:r>
        <w:rPr>
          <w:rFonts w:cs="Calibri" w:ascii="Calibri" w:hAnsi="Calibri"/>
          <w:spacing w:val="-2"/>
        </w:rPr>
        <w:t xml:space="preserve"> </w:t>
      </w:r>
      <w:r>
        <w:rPr>
          <w:rFonts w:cs="Calibri" w:ascii="Calibri" w:hAnsi="Calibri"/>
        </w:rPr>
        <w:t>system.</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Auto flight</w:t>
      </w:r>
    </w:p>
    <w:p>
      <w:pPr>
        <w:pStyle w:val="BodyText"/>
        <w:ind w:start="0" w:end="0"/>
        <w:rPr>
          <w:rFonts w:ascii="Calibri" w:hAnsi="Calibri" w:cs="Calibri"/>
          <w:spacing w:val="21"/>
          <w:w w:val="99"/>
        </w:rPr>
      </w:pPr>
      <w:r>
        <w:rPr>
          <w:rFonts w:cs="Calibri" w:ascii="Calibri" w:hAnsi="Calibri"/>
          <w:spacing w:val="-1"/>
        </w:rPr>
        <w:t>Install</w:t>
      </w:r>
      <w:r>
        <w:rPr>
          <w:rFonts w:cs="Calibri" w:ascii="Calibri" w:hAnsi="Calibri"/>
          <w:spacing w:val="-13"/>
        </w:rPr>
        <w:t xml:space="preserve"> </w:t>
      </w:r>
      <w:r>
        <w:rPr>
          <w:rFonts w:cs="Calibri" w:ascii="Calibri" w:hAnsi="Calibri"/>
          <w:spacing w:val="-1"/>
        </w:rPr>
        <w:t>servos.</w:t>
      </w:r>
    </w:p>
    <w:p>
      <w:pPr>
        <w:pStyle w:val="BodyText"/>
        <w:ind w:start="0" w:end="0"/>
        <w:rPr/>
      </w:pPr>
      <w:r>
        <w:rPr>
          <w:rFonts w:cs="Calibri" w:ascii="Calibri" w:hAnsi="Calibri"/>
        </w:rPr>
        <w:t>Rig</w:t>
      </w:r>
      <w:r>
        <w:rPr>
          <w:rFonts w:cs="Calibri" w:ascii="Calibri" w:hAnsi="Calibri"/>
          <w:spacing w:val="-19"/>
        </w:rPr>
        <w:t xml:space="preserve"> </w:t>
      </w:r>
      <w:r>
        <w:rPr>
          <w:rFonts w:cs="Calibri" w:ascii="Calibri" w:hAnsi="Calibri"/>
          <w:spacing w:val="-1"/>
        </w:rPr>
        <w:t>bridle</w:t>
      </w:r>
      <w:r>
        <w:rPr>
          <w:rFonts w:cs="Calibri" w:ascii="Calibri" w:hAnsi="Calibri"/>
          <w:spacing w:val="-19"/>
        </w:rPr>
        <w:t xml:space="preserve"> </w:t>
      </w:r>
      <w:r>
        <w:rPr>
          <w:rFonts w:cs="Calibri" w:ascii="Calibri" w:hAnsi="Calibri"/>
        </w:rPr>
        <w:t>cables</w:t>
      </w:r>
    </w:p>
    <w:p>
      <w:pPr>
        <w:pStyle w:val="BodyText"/>
        <w:ind w:start="0" w:end="0"/>
        <w:rPr>
          <w:rFonts w:ascii="Calibri" w:hAnsi="Calibri" w:cs="Calibri"/>
          <w:spacing w:val="32"/>
          <w:w w:val="101"/>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0"/>
        </w:rPr>
        <w:t xml:space="preserve"> </w:t>
      </w:r>
      <w:r>
        <w:rPr>
          <w:rFonts w:cs="Calibri" w:ascii="Calibri" w:hAnsi="Calibri"/>
          <w:spacing w:val="-1"/>
        </w:rPr>
        <w:t>controller.</w:t>
      </w:r>
    </w:p>
    <w:p>
      <w:pPr>
        <w:pStyle w:val="BodyText"/>
        <w:ind w:start="0" w:end="0"/>
        <w:rPr>
          <w:rFonts w:ascii="Calibri" w:hAnsi="Calibri" w:cs="Calibri"/>
        </w:rPr>
      </w:pPr>
      <w:r>
        <w:rPr>
          <w:rFonts w:cs="Calibri" w:ascii="Calibri" w:hAnsi="Calibri"/>
          <w:spacing w:val="-2"/>
        </w:rPr>
        <w:t>Replac</w:t>
      </w:r>
      <w:r>
        <w:rPr>
          <w:rFonts w:cs="Calibri" w:ascii="Calibri" w:hAnsi="Calibri"/>
          <w:spacing w:val="-1"/>
        </w:rPr>
        <w:t>e</w:t>
      </w:r>
      <w:r>
        <w:rPr>
          <w:rFonts w:cs="Calibri" w:ascii="Calibri" w:hAnsi="Calibri"/>
          <w:spacing w:val="-23"/>
        </w:rPr>
        <w:t xml:space="preserve"> </w:t>
      </w:r>
      <w:r>
        <w:rPr>
          <w:rFonts w:cs="Calibri" w:ascii="Calibri" w:hAnsi="Calibri"/>
          <w:spacing w:val="-1"/>
        </w:rPr>
        <w:t>amplifier.</w:t>
      </w:r>
    </w:p>
    <w:p>
      <w:pPr>
        <w:pStyle w:val="BodyText"/>
        <w:ind w:start="0" w:end="0"/>
        <w:rPr/>
      </w:pPr>
      <w:r>
        <w:rPr>
          <w:rFonts w:cs="Calibri" w:ascii="Calibri" w:hAnsi="Calibri"/>
          <w:spacing w:val="-2"/>
        </w:rPr>
        <w:t>Rep</w:t>
      </w:r>
      <w:r>
        <w:rPr>
          <w:rFonts w:cs="Calibri" w:ascii="Calibri" w:hAnsi="Calibri"/>
          <w:spacing w:val="-1"/>
        </w:rPr>
        <w:t>lacement</w:t>
      </w:r>
      <w:r>
        <w:rPr>
          <w:rFonts w:cs="Calibri" w:ascii="Calibri" w:hAnsi="Calibri"/>
          <w:spacing w:val="39"/>
        </w:rPr>
        <w:t xml:space="preserve"> </w:t>
      </w:r>
      <w:r>
        <w:rPr>
          <w:rFonts w:cs="Calibri" w:ascii="Calibri" w:hAnsi="Calibri"/>
          <w:spacing w:val="-1"/>
        </w:rPr>
        <w:t>of</w:t>
      </w:r>
      <w:r>
        <w:rPr>
          <w:rFonts w:cs="Calibri" w:ascii="Calibri" w:hAnsi="Calibri"/>
          <w:spacing w:val="38"/>
        </w:rPr>
        <w:t xml:space="preserve"> </w:t>
      </w:r>
      <w:r>
        <w:rPr>
          <w:rFonts w:cs="Calibri" w:ascii="Calibri" w:hAnsi="Calibri"/>
        </w:rPr>
        <w:t>auto</w:t>
      </w:r>
      <w:r>
        <w:rPr>
          <w:rFonts w:cs="Calibri" w:ascii="Calibri" w:hAnsi="Calibri"/>
          <w:spacing w:val="38"/>
        </w:rPr>
        <w:t xml:space="preserve"> </w:t>
      </w:r>
      <w:r>
        <w:rPr>
          <w:rFonts w:cs="Calibri" w:ascii="Calibri" w:hAnsi="Calibri"/>
        </w:rPr>
        <w:t>flight</w:t>
      </w:r>
      <w:r>
        <w:rPr>
          <w:rFonts w:cs="Calibri" w:ascii="Calibri" w:hAnsi="Calibri"/>
          <w:spacing w:val="38"/>
        </w:rPr>
        <w:t xml:space="preserve"> </w:t>
      </w:r>
      <w:r>
        <w:rPr>
          <w:rFonts w:cs="Calibri" w:ascii="Calibri" w:hAnsi="Calibri"/>
        </w:rPr>
        <w:t>system</w:t>
      </w:r>
      <w:r>
        <w:rPr>
          <w:rFonts w:cs="Calibri" w:ascii="Calibri" w:hAnsi="Calibri"/>
          <w:spacing w:val="38"/>
        </w:rPr>
        <w:t xml:space="preserve"> </w:t>
      </w:r>
      <w:r>
        <w:rPr>
          <w:rFonts w:cs="Calibri" w:ascii="Calibri" w:hAnsi="Calibri"/>
        </w:rPr>
        <w:t>LRUs</w:t>
      </w:r>
      <w:r>
        <w:rPr>
          <w:rFonts w:cs="Calibri" w:ascii="Calibri" w:hAnsi="Calibri"/>
          <w:spacing w:val="38"/>
        </w:rPr>
        <w:t xml:space="preserve"> </w:t>
      </w:r>
      <w:r>
        <w:rPr>
          <w:rFonts w:cs="Calibri" w:ascii="Calibri" w:hAnsi="Calibri"/>
        </w:rPr>
        <w:t>in</w:t>
      </w:r>
      <w:r>
        <w:rPr>
          <w:rFonts w:cs="Calibri" w:ascii="Calibri" w:hAnsi="Calibri"/>
          <w:spacing w:val="38"/>
        </w:rPr>
        <w:t xml:space="preserve"> </w:t>
      </w:r>
      <w:r>
        <w:rPr>
          <w:rFonts w:cs="Calibri" w:ascii="Calibri" w:hAnsi="Calibri"/>
          <w:spacing w:val="-1"/>
        </w:rPr>
        <w:t>the</w:t>
      </w:r>
      <w:r>
        <w:rPr>
          <w:rFonts w:cs="Calibri" w:ascii="Calibri" w:hAnsi="Calibri"/>
          <w:spacing w:val="38"/>
        </w:rPr>
        <w:t xml:space="preserve"> </w:t>
      </w:r>
      <w:r>
        <w:rPr>
          <w:rFonts w:cs="Calibri" w:ascii="Calibri" w:hAnsi="Calibri"/>
        </w:rPr>
        <w:t>case</w:t>
      </w:r>
      <w:r>
        <w:rPr>
          <w:rFonts w:cs="Calibri" w:ascii="Calibri" w:hAnsi="Calibri"/>
          <w:spacing w:val="38"/>
        </w:rPr>
        <w:t xml:space="preserve"> </w:t>
      </w:r>
      <w:r>
        <w:rPr>
          <w:rFonts w:cs="Calibri" w:ascii="Calibri" w:hAnsi="Calibri"/>
        </w:rPr>
        <w:t>of</w:t>
      </w:r>
      <w:r>
        <w:rPr>
          <w:rFonts w:cs="Calibri" w:ascii="Calibri" w:hAnsi="Calibri"/>
          <w:spacing w:val="38"/>
        </w:rPr>
        <w:t xml:space="preserve"> </w:t>
      </w:r>
      <w:r>
        <w:rPr>
          <w:rFonts w:cs="Calibri" w:ascii="Calibri" w:hAnsi="Calibri"/>
        </w:rPr>
        <w:t>fly-by-wire</w:t>
      </w:r>
      <w:r>
        <w:rPr>
          <w:rFonts w:cs="Calibri" w:ascii="Calibri" w:hAnsi="Calibri"/>
          <w:spacing w:val="25"/>
          <w:w w:val="101"/>
        </w:rPr>
        <w:t xml:space="preserve"> </w:t>
      </w:r>
      <w:r>
        <w:rPr>
          <w:rFonts w:cs="Calibri" w:ascii="Calibri" w:hAnsi="Calibri"/>
        </w:rPr>
        <w:t>aircraft</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10"/>
        </w:rPr>
        <w:t xml:space="preserve"> </w:t>
      </w:r>
      <w:r>
        <w:rPr>
          <w:rFonts w:cs="Calibri" w:ascii="Calibri" w:hAnsi="Calibri"/>
        </w:rPr>
        <w:t>operation</w:t>
      </w:r>
      <w:r>
        <w:rPr>
          <w:rFonts w:cs="Calibri" w:ascii="Calibri" w:hAnsi="Calibri"/>
          <w:spacing w:val="-8"/>
        </w:rPr>
        <w:t xml:space="preserve"> </w:t>
      </w:r>
      <w:r>
        <w:rPr>
          <w:rFonts w:cs="Calibri" w:ascii="Calibri" w:hAnsi="Calibri"/>
          <w:spacing w:val="-1"/>
        </w:rPr>
        <w:t>of</w:t>
      </w:r>
      <w:r>
        <w:rPr>
          <w:rFonts w:cs="Calibri" w:ascii="Calibri" w:hAnsi="Calibri"/>
          <w:spacing w:val="-8"/>
        </w:rPr>
        <w:t xml:space="preserve"> </w:t>
      </w:r>
      <w:r>
        <w:rPr>
          <w:rFonts w:cs="Calibri" w:ascii="Calibri" w:hAnsi="Calibri"/>
          <w:spacing w:val="-1"/>
        </w:rPr>
        <w:t>auto-pilot.</w:t>
      </w:r>
    </w:p>
    <w:p>
      <w:pPr>
        <w:pStyle w:val="BodyText"/>
        <w:ind w:start="0" w:end="0"/>
        <w:rPr>
          <w:rFonts w:ascii="Calibri" w:hAnsi="Calibri" w:cs="Calibri"/>
          <w:spacing w:val="57"/>
          <w:w w:val="101"/>
        </w:rPr>
      </w:pPr>
      <w:r>
        <w:rPr>
          <w:rFonts w:cs="Calibri" w:ascii="Calibri" w:hAnsi="Calibri"/>
          <w:spacing w:val="-2"/>
        </w:rPr>
        <w:t>Che</w:t>
      </w:r>
      <w:r>
        <w:rPr>
          <w:rFonts w:cs="Calibri" w:ascii="Calibri" w:hAnsi="Calibri"/>
          <w:spacing w:val="-1"/>
        </w:rPr>
        <w:t xml:space="preserve">ck </w:t>
      </w:r>
      <w:r>
        <w:rPr>
          <w:rFonts w:cs="Calibri" w:ascii="Calibri" w:hAnsi="Calibri"/>
        </w:rPr>
        <w:t>operation</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spacing w:val="-1"/>
        </w:rPr>
        <w:t>auto-throttle/auto-thrust.</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6"/>
        </w:rPr>
        <w:t xml:space="preserve"> </w:t>
      </w:r>
      <w:r>
        <w:rPr>
          <w:rFonts w:cs="Calibri" w:ascii="Calibri" w:hAnsi="Calibri"/>
        </w:rPr>
        <w:t>operation</w:t>
      </w:r>
      <w:r>
        <w:rPr>
          <w:rFonts w:cs="Calibri" w:ascii="Calibri" w:hAnsi="Calibri"/>
          <w:spacing w:val="-4"/>
        </w:rPr>
        <w:t xml:space="preserve"> </w:t>
      </w:r>
      <w:r>
        <w:rPr>
          <w:rFonts w:cs="Calibri" w:ascii="Calibri" w:hAnsi="Calibri"/>
          <w:spacing w:val="-1"/>
        </w:rPr>
        <w:t>of</w:t>
      </w:r>
      <w:r>
        <w:rPr>
          <w:rFonts w:cs="Calibri" w:ascii="Calibri" w:hAnsi="Calibri"/>
          <w:spacing w:val="-3"/>
        </w:rPr>
        <w:t xml:space="preserve"> </w:t>
      </w:r>
      <w:r>
        <w:rPr>
          <w:rFonts w:cs="Calibri" w:ascii="Calibri" w:hAnsi="Calibri"/>
        </w:rPr>
        <w:t>yaw</w:t>
      </w:r>
      <w:r>
        <w:rPr>
          <w:rFonts w:cs="Calibri" w:ascii="Calibri" w:hAnsi="Calibri"/>
          <w:spacing w:val="-4"/>
        </w:rPr>
        <w:t xml:space="preserve"> </w:t>
      </w:r>
      <w:r>
        <w:rPr>
          <w:rFonts w:cs="Calibri" w:ascii="Calibri" w:hAnsi="Calibri"/>
        </w:rPr>
        <w:t>damper.</w:t>
      </w:r>
    </w:p>
    <w:p>
      <w:pPr>
        <w:pStyle w:val="BodyText"/>
        <w:ind w:start="0" w:end="0"/>
        <w:rPr>
          <w:rFonts w:ascii="Calibri" w:hAnsi="Calibri" w:cs="Calibri"/>
          <w:w w:val="101"/>
        </w:rPr>
      </w:pPr>
      <w:r>
        <w:rPr>
          <w:rFonts w:cs="Calibri" w:ascii="Calibri" w:hAnsi="Calibri"/>
        </w:rPr>
        <w:t>Perform</w:t>
      </w:r>
      <w:r>
        <w:rPr>
          <w:rFonts w:cs="Calibri" w:ascii="Calibri" w:hAnsi="Calibri"/>
          <w:spacing w:val="2"/>
        </w:rPr>
        <w:t xml:space="preserve"> </w:t>
      </w:r>
      <w:r>
        <w:rPr>
          <w:rFonts w:cs="Calibri" w:ascii="Calibri" w:hAnsi="Calibri"/>
        </w:rPr>
        <w:t>autopilot</w:t>
      </w:r>
      <w:r>
        <w:rPr>
          <w:rFonts w:cs="Calibri" w:ascii="Calibri" w:hAnsi="Calibri"/>
          <w:spacing w:val="3"/>
        </w:rPr>
        <w:t xml:space="preserve"> </w:t>
      </w:r>
      <w:r>
        <w:rPr>
          <w:rFonts w:cs="Calibri" w:ascii="Calibri" w:hAnsi="Calibri"/>
        </w:rPr>
        <w:t>gain</w:t>
      </w:r>
      <w:r>
        <w:rPr>
          <w:rFonts w:cs="Calibri" w:ascii="Calibri" w:hAnsi="Calibri"/>
          <w:spacing w:val="3"/>
        </w:rPr>
        <w:t xml:space="preserve"> </w:t>
      </w:r>
      <w:r>
        <w:rPr>
          <w:rFonts w:cs="Calibri" w:ascii="Calibri" w:hAnsi="Calibri"/>
        </w:rPr>
        <w:t>adjustments.</w:t>
      </w:r>
    </w:p>
    <w:p>
      <w:pPr>
        <w:pStyle w:val="BodyText"/>
        <w:ind w:start="0" w:end="0"/>
        <w:rPr>
          <w:rFonts w:ascii="Calibri" w:hAnsi="Calibri" w:cs="Calibri"/>
          <w:w w:val="99"/>
        </w:rPr>
      </w:pPr>
      <w:r>
        <w:rPr>
          <w:rFonts w:cs="Calibri" w:ascii="Calibri" w:hAnsi="Calibri"/>
        </w:rPr>
        <w:t>Perform</w:t>
      </w:r>
      <w:r>
        <w:rPr>
          <w:rFonts w:cs="Calibri" w:ascii="Calibri" w:hAnsi="Calibri"/>
          <w:spacing w:val="6"/>
        </w:rPr>
        <w:t xml:space="preserve"> </w:t>
      </w:r>
      <w:r>
        <w:rPr>
          <w:rFonts w:cs="Calibri" w:ascii="Calibri" w:hAnsi="Calibri"/>
        </w:rPr>
        <w:t>mach</w:t>
      </w:r>
      <w:r>
        <w:rPr>
          <w:rFonts w:cs="Calibri" w:ascii="Calibri" w:hAnsi="Calibri"/>
          <w:spacing w:val="4"/>
        </w:rPr>
        <w:t xml:space="preserve"> </w:t>
      </w:r>
      <w:r>
        <w:rPr>
          <w:rFonts w:cs="Calibri" w:ascii="Calibri" w:hAnsi="Calibri"/>
        </w:rPr>
        <w:t>trim</w:t>
      </w:r>
      <w:r>
        <w:rPr>
          <w:rFonts w:cs="Calibri" w:ascii="Calibri" w:hAnsi="Calibri"/>
          <w:spacing w:val="6"/>
        </w:rPr>
        <w:t xml:space="preserve"> </w:t>
      </w:r>
      <w:r>
        <w:rPr>
          <w:rFonts w:cs="Calibri" w:ascii="Calibri" w:hAnsi="Calibri"/>
        </w:rPr>
        <w:t>functional</w:t>
      </w:r>
      <w:r>
        <w:rPr>
          <w:rFonts w:cs="Calibri" w:ascii="Calibri" w:hAnsi="Calibri"/>
          <w:spacing w:val="7"/>
        </w:rPr>
        <w:t xml:space="preserve"> </w:t>
      </w:r>
      <w:r>
        <w:rPr>
          <w:rFonts w:cs="Calibri" w:ascii="Calibri" w:hAnsi="Calibri"/>
        </w:rPr>
        <w:t>check.</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9"/>
        </w:rPr>
        <w:t xml:space="preserve"> </w:t>
      </w:r>
      <w:r>
        <w:rPr>
          <w:rFonts w:cs="Calibri" w:ascii="Calibri" w:hAnsi="Calibri"/>
          <w:spacing w:val="-1"/>
        </w:rPr>
        <w:t>autol</w:t>
      </w:r>
      <w:r>
        <w:rPr>
          <w:rFonts w:cs="Calibri" w:ascii="Calibri" w:hAnsi="Calibri"/>
          <w:spacing w:val="-2"/>
        </w:rPr>
        <w:t>a</w:t>
      </w:r>
      <w:r>
        <w:rPr>
          <w:rFonts w:cs="Calibri" w:ascii="Calibri" w:hAnsi="Calibri"/>
          <w:spacing w:val="-1"/>
        </w:rPr>
        <w:t>nd</w:t>
      </w:r>
      <w:r>
        <w:rPr>
          <w:rFonts w:cs="Calibri" w:ascii="Calibri" w:hAnsi="Calibri"/>
          <w:spacing w:val="-9"/>
        </w:rPr>
        <w:t xml:space="preserve"> </w:t>
      </w:r>
      <w:r>
        <w:rPr>
          <w:rFonts w:cs="Calibri" w:ascii="Calibri" w:hAnsi="Calibri"/>
          <w:spacing w:val="-1"/>
        </w:rPr>
        <w:t>system.</w:t>
      </w:r>
    </w:p>
    <w:p>
      <w:pPr>
        <w:pStyle w:val="BodyText"/>
        <w:ind w:start="0" w:end="0"/>
        <w:rPr>
          <w:rFonts w:ascii="Calibri" w:hAnsi="Calibri" w:cs="Calibri"/>
          <w:spacing w:val="47"/>
          <w:w w:val="103"/>
        </w:rPr>
      </w:pPr>
      <w:r>
        <w:rPr>
          <w:rFonts w:cs="Calibri" w:ascii="Calibri" w:hAnsi="Calibri"/>
          <w:spacing w:val="-2"/>
        </w:rPr>
        <w:t>Che</w:t>
      </w:r>
      <w:r>
        <w:rPr>
          <w:rFonts w:cs="Calibri" w:ascii="Calibri" w:hAnsi="Calibri"/>
          <w:spacing w:val="-1"/>
        </w:rPr>
        <w:t>ck</w:t>
      </w:r>
      <w:r>
        <w:rPr>
          <w:rFonts w:cs="Calibri" w:ascii="Calibri" w:hAnsi="Calibri"/>
          <w:spacing w:val="6"/>
        </w:rPr>
        <w:t xml:space="preserve"> </w:t>
      </w:r>
      <w:r>
        <w:rPr>
          <w:rFonts w:cs="Calibri" w:ascii="Calibri" w:hAnsi="Calibri"/>
          <w:spacing w:val="-1"/>
        </w:rPr>
        <w:t>flight</w:t>
      </w:r>
      <w:r>
        <w:rPr>
          <w:rFonts w:cs="Calibri" w:ascii="Calibri" w:hAnsi="Calibri"/>
          <w:spacing w:val="8"/>
        </w:rPr>
        <w:t xml:space="preserve"> </w:t>
      </w:r>
      <w:r>
        <w:rPr>
          <w:rFonts w:cs="Calibri" w:ascii="Calibri" w:hAnsi="Calibri"/>
          <w:spacing w:val="-1"/>
        </w:rPr>
        <w:t>man</w:t>
      </w:r>
      <w:r>
        <w:rPr>
          <w:rFonts w:cs="Calibri" w:ascii="Calibri" w:hAnsi="Calibri"/>
          <w:spacing w:val="-2"/>
        </w:rPr>
        <w:t>a</w:t>
      </w:r>
      <w:r>
        <w:rPr>
          <w:rFonts w:cs="Calibri" w:ascii="Calibri" w:hAnsi="Calibri"/>
          <w:spacing w:val="-1"/>
        </w:rPr>
        <w:t>gement</w:t>
      </w:r>
      <w:r>
        <w:rPr>
          <w:rFonts w:cs="Calibri" w:ascii="Calibri" w:hAnsi="Calibri"/>
          <w:spacing w:val="7"/>
        </w:rPr>
        <w:t xml:space="preserve"> </w:t>
      </w:r>
      <w:r>
        <w:rPr>
          <w:rFonts w:cs="Calibri" w:ascii="Calibri" w:hAnsi="Calibri"/>
          <w:spacing w:val="-1"/>
        </w:rPr>
        <w:t>systems.</w:t>
      </w:r>
    </w:p>
    <w:p>
      <w:pPr>
        <w:pStyle w:val="BodyText"/>
        <w:ind w:start="0" w:end="0"/>
        <w:rPr>
          <w:rFonts w:ascii="Calibri" w:hAnsi="Calibri" w:cs="Calibri"/>
          <w:spacing w:val="51"/>
          <w:w w:val="99"/>
        </w:rPr>
      </w:pPr>
      <w:r>
        <w:rPr>
          <w:rFonts w:cs="Calibri" w:ascii="Calibri" w:hAnsi="Calibri"/>
          <w:spacing w:val="-2"/>
        </w:rPr>
        <w:t>Che</w:t>
      </w:r>
      <w:r>
        <w:rPr>
          <w:rFonts w:cs="Calibri" w:ascii="Calibri" w:hAnsi="Calibri"/>
          <w:spacing w:val="-1"/>
        </w:rPr>
        <w:t>ck</w:t>
      </w:r>
      <w:r>
        <w:rPr>
          <w:rFonts w:cs="Calibri" w:ascii="Calibri" w:hAnsi="Calibri"/>
          <w:spacing w:val="1"/>
        </w:rPr>
        <w:t xml:space="preserve"> </w:t>
      </w:r>
      <w:r>
        <w:rPr>
          <w:rFonts w:cs="Calibri" w:ascii="Calibri" w:hAnsi="Calibri"/>
          <w:spacing w:val="-1"/>
        </w:rPr>
        <w:t>stability</w:t>
      </w:r>
      <w:r>
        <w:rPr>
          <w:rFonts w:cs="Calibri" w:ascii="Calibri" w:hAnsi="Calibri"/>
          <w:spacing w:val="2"/>
        </w:rPr>
        <w:t xml:space="preserve"> </w:t>
      </w:r>
      <w:r>
        <w:rPr>
          <w:rFonts w:cs="Calibri" w:ascii="Calibri" w:hAnsi="Calibri"/>
          <w:spacing w:val="-2"/>
        </w:rPr>
        <w:t>a</w:t>
      </w:r>
      <w:r>
        <w:rPr>
          <w:rFonts w:cs="Calibri" w:ascii="Calibri" w:hAnsi="Calibri"/>
          <w:spacing w:val="-1"/>
        </w:rPr>
        <w:t>ugmentation</w:t>
      </w:r>
      <w:r>
        <w:rPr>
          <w:rFonts w:cs="Calibri" w:ascii="Calibri" w:hAnsi="Calibri"/>
          <w:spacing w:val="2"/>
        </w:rPr>
        <w:t xml:space="preserve"> </w:t>
      </w:r>
      <w:r>
        <w:rPr>
          <w:rFonts w:cs="Calibri" w:ascii="Calibri" w:hAnsi="Calibri"/>
          <w:spacing w:val="-1"/>
        </w:rPr>
        <w:t>system.</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b/>
          <w:spacing w:val="-1"/>
          <w:w w:val="95"/>
        </w:rPr>
      </w:pPr>
      <w:r>
        <w:rPr>
          <w:rFonts w:cs="Calibri" w:ascii="Calibri" w:hAnsi="Calibri"/>
          <w:b/>
          <w:spacing w:val="-1"/>
          <w:w w:val="95"/>
        </w:rPr>
      </w:r>
    </w:p>
    <w:p>
      <w:pPr>
        <w:pStyle w:val="BodyText"/>
        <w:ind w:start="0" w:end="0"/>
        <w:rPr>
          <w:rFonts w:ascii="Calibri" w:hAnsi="Calibri" w:eastAsia="Lucida Sans" w:cs="Lucida Sans"/>
        </w:rPr>
      </w:pPr>
      <w:r>
        <w:rPr>
          <w:rFonts w:cs="Calibri" w:ascii="Calibri" w:hAnsi="Calibri"/>
          <w:b/>
          <w:spacing w:val="-1"/>
          <w:w w:val="95"/>
        </w:rPr>
        <w:t>Comm</w:t>
      </w:r>
      <w:r>
        <w:rPr>
          <w:rFonts w:cs="Calibri" w:ascii="Calibri" w:hAnsi="Calibri"/>
          <w:b/>
          <w:spacing w:val="-2"/>
          <w:w w:val="95"/>
        </w:rPr>
        <w:t>unica</w:t>
      </w:r>
      <w:r>
        <w:rPr>
          <w:rFonts w:cs="Calibri" w:ascii="Calibri" w:hAnsi="Calibri"/>
          <w:b/>
          <w:spacing w:val="-1"/>
          <w:w w:val="95"/>
        </w:rPr>
        <w:t>tio</w:t>
      </w:r>
      <w:r>
        <w:rPr>
          <w:rFonts w:cs="Calibri" w:ascii="Calibri" w:hAnsi="Calibri"/>
          <w:b/>
          <w:spacing w:val="-2"/>
          <w:w w:val="95"/>
        </w:rPr>
        <w:t>ns</w:t>
      </w:r>
    </w:p>
    <w:p>
      <w:pPr>
        <w:pStyle w:val="BodyText"/>
        <w:ind w:start="0" w:end="0"/>
        <w:rPr>
          <w:rFonts w:ascii="Calibri" w:hAnsi="Calibri" w:cs="Calibri"/>
          <w:spacing w:val="20"/>
          <w:w w:val="106"/>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9"/>
        </w:rPr>
        <w:t xml:space="preserve"> </w:t>
      </w:r>
      <w:r>
        <w:rPr>
          <w:rFonts w:cs="Calibri" w:ascii="Calibri" w:hAnsi="Calibri"/>
        </w:rPr>
        <w:t>VHF</w:t>
      </w:r>
      <w:r>
        <w:rPr>
          <w:rFonts w:cs="Calibri" w:ascii="Calibri" w:hAnsi="Calibri"/>
          <w:spacing w:val="-8"/>
        </w:rPr>
        <w:t xml:space="preserve"> </w:t>
      </w:r>
      <w:r>
        <w:rPr>
          <w:rFonts w:cs="Calibri" w:ascii="Calibri" w:hAnsi="Calibri"/>
        </w:rPr>
        <w:t>comm</w:t>
      </w:r>
      <w:r>
        <w:rPr>
          <w:rFonts w:cs="Calibri" w:ascii="Calibri" w:hAnsi="Calibri"/>
          <w:spacing w:val="-9"/>
        </w:rPr>
        <w:t xml:space="preserve"> </w:t>
      </w:r>
      <w:r>
        <w:rPr>
          <w:rFonts w:cs="Calibri" w:ascii="Calibri" w:hAnsi="Calibri"/>
          <w:spacing w:val="-1"/>
        </w:rPr>
        <w:t>unit.</w:t>
      </w:r>
    </w:p>
    <w:p>
      <w:pPr>
        <w:pStyle w:val="BodyText"/>
        <w:ind w:start="0" w:end="0"/>
        <w:rPr>
          <w:rFonts w:ascii="Calibri" w:hAnsi="Calibri" w:cs="Calibri"/>
          <w:spacing w:val="20"/>
          <w:w w:val="106"/>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5"/>
        </w:rPr>
        <w:t xml:space="preserve"> </w:t>
      </w:r>
      <w:r>
        <w:rPr>
          <w:rFonts w:cs="Calibri" w:ascii="Calibri" w:hAnsi="Calibri"/>
        </w:rPr>
        <w:t>HF</w:t>
      </w:r>
      <w:r>
        <w:rPr>
          <w:rFonts w:cs="Calibri" w:ascii="Calibri" w:hAnsi="Calibri"/>
          <w:spacing w:val="-5"/>
        </w:rPr>
        <w:t xml:space="preserve"> </w:t>
      </w:r>
      <w:r>
        <w:rPr>
          <w:rFonts w:cs="Calibri" w:ascii="Calibri" w:hAnsi="Calibri"/>
        </w:rPr>
        <w:t>comm</w:t>
      </w:r>
      <w:r>
        <w:rPr>
          <w:rFonts w:cs="Calibri" w:ascii="Calibri" w:hAnsi="Calibri"/>
          <w:spacing w:val="-4"/>
        </w:rPr>
        <w:t xml:space="preserve"> </w:t>
      </w:r>
      <w:r>
        <w:rPr>
          <w:rFonts w:cs="Calibri" w:ascii="Calibri" w:hAnsi="Calibri"/>
          <w:spacing w:val="-1"/>
        </w:rPr>
        <w:t>unit.</w:t>
      </w:r>
    </w:p>
    <w:p>
      <w:pPr>
        <w:pStyle w:val="BodyText"/>
        <w:ind w:start="0" w:end="0"/>
        <w:rPr>
          <w:rFonts w:ascii="Calibri" w:hAnsi="Calibri" w:cs="Calibri"/>
          <w:spacing w:val="39"/>
          <w:w w:val="9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9"/>
        </w:rPr>
        <w:t xml:space="preserve"> </w:t>
      </w:r>
      <w:r>
        <w:rPr>
          <w:rFonts w:cs="Calibri" w:ascii="Calibri" w:hAnsi="Calibri"/>
          <w:spacing w:val="-1"/>
        </w:rPr>
        <w:t>existing</w:t>
      </w:r>
      <w:r>
        <w:rPr>
          <w:rFonts w:cs="Calibri" w:ascii="Calibri" w:hAnsi="Calibri"/>
          <w:spacing w:val="-18"/>
        </w:rPr>
        <w:t xml:space="preserve"> </w:t>
      </w:r>
      <w:r>
        <w:rPr>
          <w:rFonts w:cs="Calibri" w:ascii="Calibri" w:hAnsi="Calibri"/>
          <w:spacing w:val="-1"/>
        </w:rPr>
        <w:t>antenn</w:t>
      </w:r>
      <w:r>
        <w:rPr>
          <w:rFonts w:cs="Calibri" w:ascii="Calibri" w:hAnsi="Calibri"/>
          <w:spacing w:val="-2"/>
        </w:rPr>
        <w:t>a.</w:t>
      </w:r>
    </w:p>
    <w:p>
      <w:pPr>
        <w:pStyle w:val="BodyText"/>
        <w:ind w:start="0" w:end="0"/>
        <w:rPr>
          <w:rFonts w:ascii="Calibri" w:hAnsi="Calibri" w:cs="Calibri"/>
          <w:spacing w:val="21"/>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7"/>
        </w:rPr>
        <w:t xml:space="preserve"> </w:t>
      </w:r>
      <w:r>
        <w:rPr>
          <w:rFonts w:cs="Calibri" w:ascii="Calibri" w:hAnsi="Calibri"/>
          <w:spacing w:val="-1"/>
        </w:rPr>
        <w:t>static</w:t>
      </w:r>
      <w:r>
        <w:rPr>
          <w:rFonts w:cs="Calibri" w:ascii="Calibri" w:hAnsi="Calibri"/>
          <w:spacing w:val="-6"/>
        </w:rPr>
        <w:t xml:space="preserve"> </w:t>
      </w:r>
      <w:r>
        <w:rPr>
          <w:rFonts w:cs="Calibri" w:ascii="Calibri" w:hAnsi="Calibri"/>
        </w:rPr>
        <w:t>discharge</w:t>
      </w:r>
      <w:r>
        <w:rPr>
          <w:rFonts w:cs="Calibri" w:ascii="Calibri" w:hAnsi="Calibri"/>
          <w:spacing w:val="-7"/>
        </w:rPr>
        <w:t xml:space="preserve"> </w:t>
      </w:r>
      <w:r>
        <w:rPr>
          <w:rFonts w:cs="Calibri" w:ascii="Calibri" w:hAnsi="Calibri"/>
        </w:rPr>
        <w:t>wicks.</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14"/>
        </w:rPr>
        <w:t xml:space="preserve"> </w:t>
      </w:r>
      <w:r>
        <w:rPr>
          <w:rFonts w:cs="Calibri" w:ascii="Calibri" w:hAnsi="Calibri"/>
        </w:rPr>
        <w:t>operation</w:t>
      </w:r>
      <w:r>
        <w:rPr>
          <w:rFonts w:cs="Calibri" w:ascii="Calibri" w:hAnsi="Calibri"/>
          <w:spacing w:val="-11"/>
        </w:rPr>
        <w:t xml:space="preserve"> </w:t>
      </w:r>
      <w:r>
        <w:rPr>
          <w:rFonts w:cs="Calibri" w:ascii="Calibri" w:hAnsi="Calibri"/>
          <w:spacing w:val="-1"/>
        </w:rPr>
        <w:t>of</w:t>
      </w:r>
      <w:r>
        <w:rPr>
          <w:rFonts w:cs="Calibri" w:ascii="Calibri" w:hAnsi="Calibri"/>
          <w:spacing w:val="-11"/>
        </w:rPr>
        <w:t xml:space="preserve"> </w:t>
      </w:r>
      <w:r>
        <w:rPr>
          <w:rFonts w:cs="Calibri" w:ascii="Calibri" w:hAnsi="Calibri"/>
        </w:rPr>
        <w:t>radios.</w:t>
      </w:r>
    </w:p>
    <w:p>
      <w:pPr>
        <w:pStyle w:val="BodyText"/>
        <w:ind w:start="0" w:end="0"/>
        <w:rPr>
          <w:rFonts w:ascii="Calibri" w:hAnsi="Calibri" w:cs="Calibri"/>
          <w:spacing w:val="22"/>
          <w:w w:val="99"/>
        </w:rPr>
      </w:pPr>
      <w:r>
        <w:rPr>
          <w:rFonts w:cs="Calibri" w:ascii="Calibri" w:hAnsi="Calibri"/>
          <w:spacing w:val="-2"/>
        </w:rPr>
        <w:t>Pe</w:t>
      </w:r>
      <w:r>
        <w:rPr>
          <w:rFonts w:cs="Calibri" w:ascii="Calibri" w:hAnsi="Calibri"/>
          <w:spacing w:val="-1"/>
        </w:rPr>
        <w:t>rform</w:t>
      </w:r>
      <w:r>
        <w:rPr>
          <w:rFonts w:cs="Calibri" w:ascii="Calibri" w:hAnsi="Calibri"/>
          <w:spacing w:val="-14"/>
        </w:rPr>
        <w:t xml:space="preserve"> </w:t>
      </w:r>
      <w:r>
        <w:rPr>
          <w:rFonts w:cs="Calibri" w:ascii="Calibri" w:hAnsi="Calibri"/>
        </w:rPr>
        <w:t>antenna</w:t>
      </w:r>
      <w:r>
        <w:rPr>
          <w:rFonts w:cs="Calibri" w:ascii="Calibri" w:hAnsi="Calibri"/>
          <w:spacing w:val="-13"/>
        </w:rPr>
        <w:t xml:space="preserve"> </w:t>
      </w:r>
      <w:r>
        <w:rPr>
          <w:rFonts w:cs="Calibri" w:ascii="Calibri" w:hAnsi="Calibri"/>
        </w:rPr>
        <w:t>VSWR</w:t>
      </w:r>
      <w:r>
        <w:rPr>
          <w:rFonts w:cs="Calibri" w:ascii="Calibri" w:hAnsi="Calibri"/>
          <w:spacing w:val="-13"/>
        </w:rPr>
        <w:t xml:space="preserve"> </w:t>
      </w:r>
      <w:r>
        <w:rPr>
          <w:rFonts w:cs="Calibri" w:ascii="Calibri" w:hAnsi="Calibri"/>
          <w:spacing w:val="-1"/>
        </w:rPr>
        <w:t>check.</w:t>
      </w:r>
    </w:p>
    <w:p>
      <w:pPr>
        <w:pStyle w:val="BodyText"/>
        <w:ind w:start="0" w:end="0"/>
        <w:rPr>
          <w:rFonts w:ascii="Calibri" w:hAnsi="Calibri" w:cs="Calibri"/>
        </w:rPr>
      </w:pPr>
      <w:r>
        <w:rPr>
          <w:rFonts w:cs="Calibri" w:ascii="Calibri" w:hAnsi="Calibri"/>
          <w:spacing w:val="-2"/>
        </w:rPr>
        <w:t>Pe</w:t>
      </w:r>
      <w:r>
        <w:rPr>
          <w:rFonts w:cs="Calibri" w:ascii="Calibri" w:hAnsi="Calibri"/>
          <w:spacing w:val="-1"/>
        </w:rPr>
        <w:t>rform</w:t>
      </w:r>
      <w:r>
        <w:rPr>
          <w:rFonts w:cs="Calibri" w:ascii="Calibri" w:hAnsi="Calibri"/>
          <w:spacing w:val="-16"/>
        </w:rPr>
        <w:t xml:space="preserve"> </w:t>
      </w:r>
      <w:r>
        <w:rPr>
          <w:rFonts w:cs="Calibri" w:ascii="Calibri" w:hAnsi="Calibri"/>
        </w:rPr>
        <w:t>Selcal</w:t>
      </w:r>
      <w:r>
        <w:rPr>
          <w:rFonts w:cs="Calibri" w:ascii="Calibri" w:hAnsi="Calibri"/>
          <w:spacing w:val="-16"/>
        </w:rPr>
        <w:t xml:space="preserve"> </w:t>
      </w:r>
      <w:r>
        <w:rPr>
          <w:rFonts w:cs="Calibri" w:ascii="Calibri" w:hAnsi="Calibri"/>
          <w:spacing w:val="-1"/>
        </w:rPr>
        <w:t>operational</w:t>
      </w:r>
      <w:r>
        <w:rPr>
          <w:rFonts w:cs="Calibri" w:ascii="Calibri" w:hAnsi="Calibri"/>
          <w:spacing w:val="-15"/>
        </w:rPr>
        <w:t xml:space="preserve"> </w:t>
      </w:r>
      <w:r>
        <w:rPr>
          <w:rFonts w:cs="Calibri" w:ascii="Calibri" w:hAnsi="Calibri"/>
          <w:spacing w:val="-1"/>
        </w:rPr>
        <w:t>check.</w:t>
      </w:r>
    </w:p>
    <w:p>
      <w:pPr>
        <w:pStyle w:val="BodyText"/>
        <w:ind w:start="0" w:end="0"/>
        <w:rPr>
          <w:rFonts w:ascii="Calibri" w:hAnsi="Calibri" w:cs="Calibri"/>
          <w:spacing w:val="57"/>
          <w:w w:val="103"/>
        </w:rPr>
      </w:pPr>
      <w:r>
        <w:rPr>
          <w:rFonts w:cs="Calibri" w:ascii="Calibri" w:hAnsi="Calibri"/>
          <w:spacing w:val="-2"/>
        </w:rPr>
        <w:t>Pe</w:t>
      </w:r>
      <w:r>
        <w:rPr>
          <w:rFonts w:cs="Calibri" w:ascii="Calibri" w:hAnsi="Calibri"/>
          <w:spacing w:val="-1"/>
        </w:rPr>
        <w:t>rform</w:t>
      </w:r>
      <w:r>
        <w:rPr>
          <w:rFonts w:cs="Calibri" w:ascii="Calibri" w:hAnsi="Calibri"/>
          <w:spacing w:val="-3"/>
        </w:rPr>
        <w:t xml:space="preserve"> </w:t>
      </w:r>
      <w:r>
        <w:rPr>
          <w:rFonts w:cs="Calibri" w:ascii="Calibri" w:hAnsi="Calibri"/>
          <w:spacing w:val="-1"/>
        </w:rPr>
        <w:t>operational</w:t>
      </w:r>
      <w:r>
        <w:rPr>
          <w:rFonts w:cs="Calibri" w:ascii="Calibri" w:hAnsi="Calibri"/>
          <w:spacing w:val="-2"/>
        </w:rPr>
        <w:t xml:space="preserve"> </w:t>
      </w:r>
      <w:r>
        <w:rPr>
          <w:rFonts w:cs="Calibri" w:ascii="Calibri" w:hAnsi="Calibri"/>
          <w:spacing w:val="-1"/>
        </w:rPr>
        <w:t>check</w:t>
      </w:r>
      <w:r>
        <w:rPr>
          <w:rFonts w:cs="Calibri" w:ascii="Calibri" w:hAnsi="Calibri"/>
          <w:spacing w:val="-3"/>
        </w:rPr>
        <w:t xml:space="preserve"> </w:t>
      </w:r>
      <w:r>
        <w:rPr>
          <w:rFonts w:cs="Calibri" w:ascii="Calibri" w:hAnsi="Calibri"/>
        </w:rPr>
        <w:t>of</w:t>
      </w:r>
      <w:r>
        <w:rPr>
          <w:rFonts w:cs="Calibri" w:ascii="Calibri" w:hAnsi="Calibri"/>
          <w:spacing w:val="-2"/>
        </w:rPr>
        <w:t xml:space="preserve"> passe</w:t>
      </w:r>
      <w:r>
        <w:rPr>
          <w:rFonts w:cs="Calibri" w:ascii="Calibri" w:hAnsi="Calibri"/>
          <w:spacing w:val="-1"/>
        </w:rPr>
        <w:t>nger</w:t>
      </w:r>
      <w:r>
        <w:rPr>
          <w:rFonts w:cs="Calibri" w:ascii="Calibri" w:hAnsi="Calibri"/>
          <w:spacing w:val="-3"/>
        </w:rPr>
        <w:t xml:space="preserve"> </w:t>
      </w:r>
      <w:r>
        <w:rPr>
          <w:rFonts w:cs="Calibri" w:ascii="Calibri" w:hAnsi="Calibri"/>
        </w:rPr>
        <w:t>address</w:t>
      </w:r>
      <w:r>
        <w:rPr>
          <w:rFonts w:cs="Calibri" w:ascii="Calibri" w:hAnsi="Calibri"/>
          <w:spacing w:val="-2"/>
        </w:rPr>
        <w:t xml:space="preserve"> </w:t>
      </w:r>
      <w:r>
        <w:rPr>
          <w:rFonts w:cs="Calibri" w:ascii="Calibri" w:hAnsi="Calibri"/>
        </w:rPr>
        <w:t>system.</w:t>
      </w:r>
    </w:p>
    <w:p>
      <w:pPr>
        <w:pStyle w:val="BodyText"/>
        <w:ind w:start="0" w:end="0"/>
        <w:rPr/>
      </w:pPr>
      <w:r>
        <w:rPr>
          <w:rFonts w:cs="Calibri" w:ascii="Calibri" w:hAnsi="Calibri"/>
          <w:spacing w:val="-2"/>
        </w:rPr>
        <w:t>Fu</w:t>
      </w:r>
      <w:r>
        <w:rPr>
          <w:rFonts w:cs="Calibri" w:ascii="Calibri" w:hAnsi="Calibri"/>
          <w:spacing w:val="-1"/>
        </w:rPr>
        <w:t>nctionally</w:t>
      </w:r>
      <w:r>
        <w:rPr>
          <w:rFonts w:cs="Calibri" w:ascii="Calibri" w:hAnsi="Calibri"/>
          <w:spacing w:val="-4"/>
        </w:rPr>
        <w:t xml:space="preserve"> </w:t>
      </w:r>
      <w:r>
        <w:rPr>
          <w:rFonts w:cs="Calibri" w:ascii="Calibri" w:hAnsi="Calibri"/>
          <w:spacing w:val="-1"/>
        </w:rPr>
        <w:t>check</w:t>
      </w:r>
      <w:r>
        <w:rPr>
          <w:rFonts w:cs="Calibri" w:ascii="Calibri" w:hAnsi="Calibri"/>
          <w:spacing w:val="-5"/>
        </w:rPr>
        <w:t xml:space="preserve"> </w:t>
      </w:r>
      <w:r>
        <w:rPr>
          <w:rFonts w:cs="Calibri" w:ascii="Calibri" w:hAnsi="Calibri"/>
        </w:rPr>
        <w:t>audio</w:t>
      </w:r>
      <w:r>
        <w:rPr>
          <w:rFonts w:cs="Calibri" w:ascii="Calibri" w:hAnsi="Calibri"/>
          <w:spacing w:val="-3"/>
        </w:rPr>
        <w:t xml:space="preserve"> </w:t>
      </w:r>
      <w:r>
        <w:rPr>
          <w:rFonts w:cs="Calibri" w:ascii="Calibri" w:hAnsi="Calibri"/>
          <w:spacing w:val="-1"/>
        </w:rPr>
        <w:t>integrating</w:t>
      </w:r>
      <w:r>
        <w:rPr>
          <w:rFonts w:cs="Calibri" w:ascii="Calibri" w:hAnsi="Calibri"/>
          <w:spacing w:val="-3"/>
        </w:rPr>
        <w:t xml:space="preserve"> </w:t>
      </w:r>
      <w:r>
        <w:rPr>
          <w:rFonts w:cs="Calibri" w:ascii="Calibri" w:hAnsi="Calibri"/>
        </w:rPr>
        <w:t>system.</w:t>
      </w:r>
    </w:p>
    <w:p>
      <w:pPr>
        <w:pStyle w:val="BodyText"/>
        <w:ind w:start="0" w:end="0"/>
        <w:rPr>
          <w:rFonts w:ascii="Calibri" w:hAnsi="Calibri" w:cs="Calibri"/>
          <w:spacing w:val="33"/>
          <w:w w:val="99"/>
        </w:rPr>
      </w:pPr>
      <w:r>
        <w:rPr>
          <w:rFonts w:cs="Calibri" w:ascii="Calibri" w:hAnsi="Calibri"/>
          <w:spacing w:val="-2"/>
        </w:rPr>
        <w:t>Repai</w:t>
      </w:r>
      <w:r>
        <w:rPr>
          <w:rFonts w:cs="Calibri" w:ascii="Calibri" w:hAnsi="Calibri"/>
          <w:spacing w:val="-1"/>
        </w:rPr>
        <w:t>r</w:t>
      </w:r>
      <w:r>
        <w:rPr>
          <w:rFonts w:cs="Calibri" w:ascii="Calibri" w:hAnsi="Calibri"/>
          <w:spacing w:val="-38"/>
        </w:rPr>
        <w:t xml:space="preserve"> </w:t>
      </w:r>
      <w:r>
        <w:rPr>
          <w:rFonts w:cs="Calibri" w:ascii="Calibri" w:hAnsi="Calibri"/>
          <w:spacing w:val="-2"/>
        </w:rPr>
        <w:t>co-axial</w:t>
      </w:r>
      <w:r>
        <w:rPr>
          <w:rFonts w:cs="Calibri" w:ascii="Calibri" w:hAnsi="Calibri"/>
          <w:spacing w:val="-38"/>
        </w:rPr>
        <w:t xml:space="preserve"> </w:t>
      </w:r>
      <w:r>
        <w:rPr>
          <w:rFonts w:cs="Calibri" w:ascii="Calibri" w:hAnsi="Calibri"/>
          <w:spacing w:val="-2"/>
        </w:rPr>
        <w:t>ca</w:t>
      </w:r>
      <w:r>
        <w:rPr>
          <w:rFonts w:cs="Calibri" w:ascii="Calibri" w:hAnsi="Calibri"/>
          <w:spacing w:val="-1"/>
        </w:rPr>
        <w:t>ble.</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b/>
          <w:w w:val="95"/>
        </w:rPr>
      </w:pPr>
      <w:r>
        <w:rPr>
          <w:rFonts w:cs="Calibri" w:ascii="Calibri" w:hAnsi="Calibri"/>
          <w:b/>
          <w:w w:val="95"/>
        </w:rPr>
      </w:r>
    </w:p>
    <w:p>
      <w:pPr>
        <w:pStyle w:val="BodyText"/>
        <w:ind w:start="0" w:end="0"/>
        <w:rPr>
          <w:rFonts w:ascii="Calibri" w:hAnsi="Calibri" w:eastAsia="Lucida Sans" w:cs="Lucida Sans"/>
        </w:rPr>
      </w:pPr>
      <w:r>
        <w:rPr>
          <w:rFonts w:cs="Calibri" w:ascii="Calibri" w:hAnsi="Calibri"/>
          <w:b/>
          <w:w w:val="95"/>
        </w:rPr>
        <w:t>Electrical</w:t>
      </w:r>
      <w:r>
        <w:rPr>
          <w:rFonts w:cs="Calibri" w:ascii="Calibri" w:hAnsi="Calibri"/>
          <w:b/>
          <w:spacing w:val="-28"/>
          <w:w w:val="95"/>
        </w:rPr>
        <w:t xml:space="preserve"> </w:t>
      </w:r>
      <w:r>
        <w:rPr>
          <w:rFonts w:cs="Calibri" w:ascii="Calibri" w:hAnsi="Calibri"/>
          <w:b/>
          <w:spacing w:val="-1"/>
          <w:w w:val="95"/>
        </w:rPr>
        <w:t>Powe</w:t>
      </w:r>
      <w:r>
        <w:rPr>
          <w:rFonts w:cs="Calibri" w:ascii="Calibri" w:hAnsi="Calibri"/>
          <w:b/>
          <w:spacing w:val="-2"/>
          <w:w w:val="95"/>
        </w:rPr>
        <w:t>r</w:t>
      </w:r>
    </w:p>
    <w:p>
      <w:pPr>
        <w:pStyle w:val="BodyText"/>
        <w:ind w:start="0" w:end="0"/>
        <w:rPr>
          <w:rFonts w:ascii="Calibri" w:hAnsi="Calibri" w:cs="Calibri"/>
          <w:w w:val="101"/>
        </w:rPr>
      </w:pPr>
      <w:r>
        <w:rPr>
          <w:rFonts w:cs="Calibri" w:ascii="Calibri" w:hAnsi="Calibri"/>
        </w:rPr>
        <w:t>Charge</w:t>
      </w:r>
      <w:r>
        <w:rPr>
          <w:rFonts w:cs="Calibri" w:ascii="Calibri" w:hAnsi="Calibri"/>
          <w:spacing w:val="-24"/>
        </w:rPr>
        <w:t xml:space="preserve"> </w:t>
      </w:r>
      <w:r>
        <w:rPr>
          <w:rFonts w:cs="Calibri" w:ascii="Calibri" w:hAnsi="Calibri"/>
        </w:rPr>
        <w:t>lead/acid</w:t>
      </w:r>
      <w:r>
        <w:rPr>
          <w:rFonts w:cs="Calibri" w:ascii="Calibri" w:hAnsi="Calibri"/>
          <w:spacing w:val="-24"/>
        </w:rPr>
        <w:t xml:space="preserve"> </w:t>
      </w:r>
      <w:r>
        <w:rPr>
          <w:rFonts w:cs="Calibri" w:ascii="Calibri" w:hAnsi="Calibri"/>
        </w:rPr>
        <w:t>battery.</w:t>
      </w:r>
    </w:p>
    <w:p>
      <w:pPr>
        <w:pStyle w:val="BodyText"/>
        <w:ind w:start="0" w:end="0"/>
        <w:rPr/>
      </w:pPr>
      <w:r>
        <w:rPr>
          <w:rFonts w:cs="Calibri" w:ascii="Calibri" w:hAnsi="Calibri"/>
        </w:rPr>
        <w:t>Charge</w:t>
      </w:r>
      <w:r>
        <w:rPr>
          <w:rFonts w:cs="Calibri" w:ascii="Calibri" w:hAnsi="Calibri"/>
          <w:spacing w:val="-26"/>
        </w:rPr>
        <w:t xml:space="preserve"> </w:t>
      </w:r>
      <w:r>
        <w:rPr>
          <w:rFonts w:cs="Calibri" w:ascii="Calibri" w:hAnsi="Calibri"/>
        </w:rPr>
        <w:t>ni-cad</w:t>
      </w:r>
      <w:r>
        <w:rPr>
          <w:rFonts w:cs="Calibri" w:ascii="Calibri" w:hAnsi="Calibri"/>
          <w:spacing w:val="-26"/>
        </w:rPr>
        <w:t xml:space="preserve"> </w:t>
      </w:r>
      <w:r>
        <w:rPr>
          <w:rFonts w:cs="Calibri" w:ascii="Calibri" w:hAnsi="Calibri"/>
        </w:rPr>
        <w:t>battery.</w:t>
      </w:r>
    </w:p>
    <w:p>
      <w:pPr>
        <w:pStyle w:val="BodyText"/>
        <w:ind w:start="0" w:end="0"/>
        <w:rPr>
          <w:rFonts w:ascii="Calibri" w:hAnsi="Calibri" w:cs="Calibri"/>
          <w:spacing w:val="29"/>
          <w:w w:val="98"/>
        </w:rPr>
      </w:pPr>
      <w:r>
        <w:rPr>
          <w:rFonts w:cs="Calibri" w:ascii="Calibri" w:hAnsi="Calibri"/>
          <w:spacing w:val="-2"/>
        </w:rPr>
        <w:t>Ch</w:t>
      </w:r>
      <w:r>
        <w:rPr>
          <w:rFonts w:cs="Calibri" w:ascii="Calibri" w:hAnsi="Calibri"/>
          <w:spacing w:val="-1"/>
        </w:rPr>
        <w:t>eck</w:t>
      </w:r>
      <w:r>
        <w:rPr>
          <w:rFonts w:cs="Calibri" w:ascii="Calibri" w:hAnsi="Calibri"/>
          <w:spacing w:val="-14"/>
        </w:rPr>
        <w:t xml:space="preserve"> </w:t>
      </w:r>
      <w:r>
        <w:rPr>
          <w:rFonts w:cs="Calibri" w:ascii="Calibri" w:hAnsi="Calibri"/>
          <w:spacing w:val="-1"/>
        </w:rPr>
        <w:t>battery</w:t>
      </w:r>
      <w:r>
        <w:rPr>
          <w:rFonts w:cs="Calibri" w:ascii="Calibri" w:hAnsi="Calibri"/>
          <w:spacing w:val="-14"/>
        </w:rPr>
        <w:t xml:space="preserve"> </w:t>
      </w:r>
      <w:r>
        <w:rPr>
          <w:rFonts w:cs="Calibri" w:ascii="Calibri" w:hAnsi="Calibri"/>
        </w:rPr>
        <w:t>capacity.</w:t>
      </w:r>
    </w:p>
    <w:p>
      <w:pPr>
        <w:pStyle w:val="BodyText"/>
        <w:ind w:start="0" w:end="0"/>
        <w:rPr>
          <w:rFonts w:ascii="Calibri" w:hAnsi="Calibri" w:cs="Calibri"/>
        </w:rPr>
      </w:pPr>
      <w:r>
        <w:rPr>
          <w:rFonts w:cs="Calibri" w:ascii="Calibri" w:hAnsi="Calibri"/>
          <w:spacing w:val="-1"/>
        </w:rPr>
        <w:t>Deep-cycle</w:t>
      </w:r>
      <w:r>
        <w:rPr>
          <w:rFonts w:cs="Calibri" w:ascii="Calibri" w:hAnsi="Calibri"/>
          <w:spacing w:val="-23"/>
        </w:rPr>
        <w:t xml:space="preserve"> </w:t>
      </w:r>
      <w:r>
        <w:rPr>
          <w:rFonts w:cs="Calibri" w:ascii="Calibri" w:hAnsi="Calibri"/>
        </w:rPr>
        <w:t>ni-cad</w:t>
      </w:r>
      <w:r>
        <w:rPr>
          <w:rFonts w:cs="Calibri" w:ascii="Calibri" w:hAnsi="Calibri"/>
          <w:spacing w:val="-22"/>
        </w:rPr>
        <w:t xml:space="preserve"> </w:t>
      </w:r>
      <w:r>
        <w:rPr>
          <w:rFonts w:cs="Calibri" w:ascii="Calibri" w:hAnsi="Calibri"/>
          <w:spacing w:val="-1"/>
        </w:rPr>
        <w:t>battery.</w:t>
      </w:r>
    </w:p>
    <w:p>
      <w:pPr>
        <w:pStyle w:val="BodyText"/>
        <w:ind w:start="0" w:end="0"/>
        <w:rPr>
          <w:rFonts w:ascii="Calibri" w:hAnsi="Calibri" w:cs="Calibri"/>
          <w:spacing w:val="59"/>
          <w:w w:val="99"/>
        </w:rPr>
      </w:pPr>
      <w:r>
        <w:rPr>
          <w:rFonts w:cs="Calibri" w:ascii="Calibri" w:hAnsi="Calibri"/>
          <w:spacing w:val="-2"/>
        </w:rPr>
        <w:t>Replace</w:t>
      </w:r>
      <w:r>
        <w:rPr>
          <w:rFonts w:cs="Calibri" w:ascii="Calibri" w:hAnsi="Calibri"/>
          <w:spacing w:val="-20"/>
        </w:rPr>
        <w:t xml:space="preserve"> </w:t>
      </w:r>
      <w:r>
        <w:rPr>
          <w:rFonts w:cs="Calibri" w:ascii="Calibri" w:hAnsi="Calibri"/>
        </w:rPr>
        <w:t>integrated</w:t>
      </w:r>
      <w:r>
        <w:rPr>
          <w:rFonts w:cs="Calibri" w:ascii="Calibri" w:hAnsi="Calibri"/>
          <w:spacing w:val="-19"/>
        </w:rPr>
        <w:t xml:space="preserve"> </w:t>
      </w:r>
      <w:r>
        <w:rPr>
          <w:rFonts w:cs="Calibri" w:ascii="Calibri" w:hAnsi="Calibri"/>
          <w:spacing w:val="-1"/>
        </w:rPr>
        <w:t>drive/generator/alternator.</w:t>
      </w:r>
    </w:p>
    <w:p>
      <w:pPr>
        <w:pStyle w:val="BodyText"/>
        <w:ind w:start="0" w:end="0"/>
        <w:rPr/>
      </w:pPr>
      <w:r>
        <w:rPr>
          <w:rFonts w:cs="Calibri" w:ascii="Calibri" w:hAnsi="Calibri"/>
          <w:spacing w:val="-2"/>
        </w:rPr>
        <w:t>Replace</w:t>
      </w:r>
      <w:r>
        <w:rPr>
          <w:rFonts w:cs="Calibri" w:ascii="Calibri" w:hAnsi="Calibri"/>
          <w:spacing w:val="4"/>
        </w:rPr>
        <w:t xml:space="preserve"> </w:t>
      </w:r>
      <w:r>
        <w:rPr>
          <w:rFonts w:cs="Calibri" w:ascii="Calibri" w:hAnsi="Calibri"/>
        </w:rPr>
        <w:t>switches.</w:t>
      </w:r>
    </w:p>
    <w:p>
      <w:pPr>
        <w:pStyle w:val="BodyText"/>
        <w:ind w:start="0" w:end="0"/>
        <w:rPr>
          <w:rFonts w:ascii="Calibri" w:hAnsi="Calibri" w:cs="Calibri"/>
          <w:spacing w:val="27"/>
          <w:w w:val="98"/>
        </w:rPr>
      </w:pPr>
      <w:r>
        <w:rPr>
          <w:rFonts w:cs="Calibri" w:ascii="Calibri" w:hAnsi="Calibri"/>
          <w:spacing w:val="-2"/>
        </w:rPr>
        <w:t>Replace</w:t>
      </w:r>
      <w:r>
        <w:rPr>
          <w:rFonts w:cs="Calibri" w:ascii="Calibri" w:hAnsi="Calibri"/>
          <w:spacing w:val="-8"/>
        </w:rPr>
        <w:t xml:space="preserve"> </w:t>
      </w:r>
      <w:r>
        <w:rPr>
          <w:rFonts w:cs="Calibri" w:ascii="Calibri" w:hAnsi="Calibri"/>
        </w:rPr>
        <w:t>circuit</w:t>
      </w:r>
      <w:r>
        <w:rPr>
          <w:rFonts w:cs="Calibri" w:ascii="Calibri" w:hAnsi="Calibri"/>
          <w:spacing w:val="-8"/>
        </w:rPr>
        <w:t xml:space="preserve"> </w:t>
      </w:r>
      <w:r>
        <w:rPr>
          <w:rFonts w:cs="Calibri" w:ascii="Calibri" w:hAnsi="Calibri"/>
          <w:spacing w:val="-1"/>
        </w:rPr>
        <w:t>breakers.</w:t>
      </w:r>
    </w:p>
    <w:p>
      <w:pPr>
        <w:pStyle w:val="BodyText"/>
        <w:ind w:start="0" w:end="0"/>
        <w:rPr>
          <w:rFonts w:ascii="Calibri" w:hAnsi="Calibri" w:cs="Calibri"/>
          <w:spacing w:val="25"/>
          <w:w w:val="99"/>
        </w:rPr>
      </w:pPr>
      <w:r>
        <w:rPr>
          <w:rFonts w:cs="Calibri" w:ascii="Calibri" w:hAnsi="Calibri"/>
          <w:spacing w:val="-1"/>
        </w:rPr>
        <w:t>Adjust</w:t>
      </w:r>
      <w:r>
        <w:rPr>
          <w:rFonts w:cs="Calibri" w:ascii="Calibri" w:hAnsi="Calibri"/>
          <w:spacing w:val="-2"/>
        </w:rPr>
        <w:t xml:space="preserve"> </w:t>
      </w:r>
      <w:r>
        <w:rPr>
          <w:rFonts w:cs="Calibri" w:ascii="Calibri" w:hAnsi="Calibri"/>
        </w:rPr>
        <w:t>voltage</w:t>
      </w:r>
      <w:r>
        <w:rPr>
          <w:rFonts w:cs="Calibri" w:ascii="Calibri" w:hAnsi="Calibri"/>
          <w:spacing w:val="-3"/>
        </w:rPr>
        <w:t xml:space="preserve"> </w:t>
      </w:r>
      <w:r>
        <w:rPr>
          <w:rFonts w:cs="Calibri" w:ascii="Calibri" w:hAnsi="Calibri"/>
        </w:rPr>
        <w:t>regulator.</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1"/>
        </w:rPr>
        <w:t xml:space="preserve"> </w:t>
      </w:r>
      <w:r>
        <w:rPr>
          <w:rFonts w:cs="Calibri" w:ascii="Calibri" w:hAnsi="Calibri"/>
        </w:rPr>
        <w:t>voltage</w:t>
      </w:r>
      <w:r>
        <w:rPr>
          <w:rFonts w:cs="Calibri" w:ascii="Calibri" w:hAnsi="Calibri"/>
          <w:spacing w:val="-22"/>
        </w:rPr>
        <w:t xml:space="preserve"> </w:t>
      </w:r>
      <w:r>
        <w:rPr>
          <w:rFonts w:cs="Calibri" w:ascii="Calibri" w:hAnsi="Calibri"/>
        </w:rPr>
        <w:t>regulator.</w:t>
      </w:r>
    </w:p>
    <w:p>
      <w:pPr>
        <w:pStyle w:val="BodyText"/>
        <w:ind w:start="0" w:end="0"/>
        <w:rPr>
          <w:rFonts w:ascii="Calibri" w:hAnsi="Calibri" w:cs="Calibri"/>
          <w:spacing w:val="26"/>
          <w:w w:val="101"/>
        </w:rPr>
      </w:pPr>
      <w:r>
        <w:rPr>
          <w:rFonts w:cs="Calibri" w:ascii="Calibri" w:hAnsi="Calibri"/>
          <w:spacing w:val="-1"/>
        </w:rPr>
        <w:t>Amend</w:t>
      </w:r>
      <w:r>
        <w:rPr>
          <w:rFonts w:cs="Calibri" w:ascii="Calibri" w:hAnsi="Calibri"/>
          <w:spacing w:val="-12"/>
        </w:rPr>
        <w:t xml:space="preserve"> </w:t>
      </w:r>
      <w:r>
        <w:rPr>
          <w:rFonts w:cs="Calibri" w:ascii="Calibri" w:hAnsi="Calibri"/>
          <w:spacing w:val="-1"/>
        </w:rPr>
        <w:t>electrical</w:t>
      </w:r>
      <w:r>
        <w:rPr>
          <w:rFonts w:cs="Calibri" w:ascii="Calibri" w:hAnsi="Calibri"/>
          <w:spacing w:val="-11"/>
        </w:rPr>
        <w:t xml:space="preserve"> </w:t>
      </w:r>
      <w:r>
        <w:rPr>
          <w:rFonts w:cs="Calibri" w:ascii="Calibri" w:hAnsi="Calibri"/>
        </w:rPr>
        <w:t>load</w:t>
      </w:r>
      <w:r>
        <w:rPr>
          <w:rFonts w:cs="Calibri" w:ascii="Calibri" w:hAnsi="Calibri"/>
          <w:spacing w:val="-13"/>
        </w:rPr>
        <w:t xml:space="preserve"> </w:t>
      </w:r>
      <w:r>
        <w:rPr>
          <w:rFonts w:cs="Calibri" w:ascii="Calibri" w:hAnsi="Calibri"/>
        </w:rPr>
        <w:t>analysis</w:t>
      </w:r>
      <w:r>
        <w:rPr>
          <w:rFonts w:cs="Calibri" w:ascii="Calibri" w:hAnsi="Calibri"/>
          <w:spacing w:val="-11"/>
        </w:rPr>
        <w:t xml:space="preserve"> </w:t>
      </w:r>
      <w:r>
        <w:rPr>
          <w:rFonts w:cs="Calibri" w:ascii="Calibri" w:hAnsi="Calibri"/>
        </w:rPr>
        <w:t>report.</w:t>
      </w:r>
    </w:p>
    <w:p>
      <w:pPr>
        <w:pStyle w:val="BodyText"/>
        <w:ind w:start="0" w:end="0"/>
        <w:rPr>
          <w:rFonts w:ascii="Calibri" w:hAnsi="Calibri" w:cs="Calibri"/>
        </w:rPr>
      </w:pPr>
      <w:r>
        <w:rPr>
          <w:rFonts w:cs="Calibri" w:ascii="Calibri" w:hAnsi="Calibri"/>
          <w:spacing w:val="-2"/>
        </w:rPr>
        <w:t>Repair/replace</w:t>
      </w:r>
      <w:r>
        <w:rPr>
          <w:rFonts w:cs="Calibri" w:ascii="Calibri" w:hAnsi="Calibri"/>
          <w:spacing w:val="-18"/>
        </w:rPr>
        <w:t xml:space="preserve"> </w:t>
      </w:r>
      <w:r>
        <w:rPr>
          <w:rFonts w:cs="Calibri" w:ascii="Calibri" w:hAnsi="Calibri"/>
        </w:rPr>
        <w:t>electrical</w:t>
      </w:r>
      <w:r>
        <w:rPr>
          <w:rFonts w:cs="Calibri" w:ascii="Calibri" w:hAnsi="Calibri"/>
          <w:spacing w:val="-17"/>
        </w:rPr>
        <w:t xml:space="preserve"> </w:t>
      </w:r>
      <w:r>
        <w:rPr>
          <w:rFonts w:cs="Calibri" w:ascii="Calibri" w:hAnsi="Calibri"/>
        </w:rPr>
        <w:t>feeder</w:t>
      </w:r>
      <w:r>
        <w:rPr>
          <w:rFonts w:cs="Calibri" w:ascii="Calibri" w:hAnsi="Calibri"/>
          <w:spacing w:val="-17"/>
        </w:rPr>
        <w:t xml:space="preserve"> </w:t>
      </w:r>
      <w:r>
        <w:rPr>
          <w:rFonts w:cs="Calibri" w:ascii="Calibri" w:hAnsi="Calibri"/>
          <w:spacing w:val="-2"/>
        </w:rPr>
        <w:t>cab</w:t>
      </w:r>
      <w:r>
        <w:rPr>
          <w:rFonts w:cs="Calibri" w:ascii="Calibri" w:hAnsi="Calibri"/>
          <w:spacing w:val="-1"/>
        </w:rPr>
        <w:t>le.</w:t>
      </w:r>
    </w:p>
    <w:p>
      <w:pPr>
        <w:pStyle w:val="BodyText"/>
        <w:ind w:start="0" w:end="0"/>
        <w:rPr>
          <w:rFonts w:ascii="Calibri" w:hAnsi="Calibri" w:cs="Calibri"/>
          <w:spacing w:val="73"/>
          <w:w w:val="99"/>
        </w:rPr>
      </w:pPr>
      <w:r>
        <w:rPr>
          <w:rFonts w:cs="Calibri" w:ascii="Calibri" w:hAnsi="Calibri"/>
        </w:rPr>
        <w:t>Perform</w:t>
      </w:r>
      <w:r>
        <w:rPr>
          <w:rFonts w:cs="Calibri" w:ascii="Calibri" w:hAnsi="Calibri"/>
          <w:spacing w:val="-2"/>
        </w:rPr>
        <w:t xml:space="preserve"> </w:t>
      </w:r>
      <w:r>
        <w:rPr>
          <w:rFonts w:cs="Calibri" w:ascii="Calibri" w:hAnsi="Calibri"/>
        </w:rPr>
        <w:t>functional</w:t>
      </w:r>
      <w:r>
        <w:rPr>
          <w:rFonts w:cs="Calibri" w:ascii="Calibri" w:hAnsi="Calibri"/>
          <w:spacing w:val="1"/>
        </w:rPr>
        <w:t xml:space="preserve"> </w:t>
      </w:r>
      <w:r>
        <w:rPr>
          <w:rFonts w:cs="Calibri" w:ascii="Calibri" w:hAnsi="Calibri"/>
          <w:spacing w:val="-1"/>
        </w:rPr>
        <w:t>check</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spacing w:val="-1"/>
        </w:rPr>
        <w:t>integrated</w:t>
      </w:r>
      <w:r>
        <w:rPr>
          <w:rFonts w:cs="Calibri" w:ascii="Calibri" w:hAnsi="Calibri"/>
          <w:spacing w:val="1"/>
        </w:rPr>
        <w:t xml:space="preserve"> </w:t>
      </w:r>
      <w:r>
        <w:rPr>
          <w:rFonts w:cs="Calibri" w:ascii="Calibri" w:hAnsi="Calibri"/>
          <w:spacing w:val="-1"/>
        </w:rPr>
        <w:t>drive/generator/altenator.</w:t>
      </w:r>
    </w:p>
    <w:p>
      <w:pPr>
        <w:pStyle w:val="BodyText"/>
        <w:ind w:start="0" w:end="0"/>
        <w:rPr>
          <w:rFonts w:ascii="Calibri" w:hAnsi="Calibri" w:cs="Calibri"/>
        </w:rPr>
      </w:pPr>
      <w:r>
        <w:rPr>
          <w:rFonts w:cs="Calibri" w:ascii="Calibri" w:hAnsi="Calibri"/>
        </w:rPr>
        <w:t>Perform</w:t>
      </w:r>
      <w:r>
        <w:rPr>
          <w:rFonts w:cs="Calibri" w:ascii="Calibri" w:hAnsi="Calibri"/>
          <w:spacing w:val="-1"/>
        </w:rPr>
        <w:t xml:space="preserve"> </w:t>
      </w:r>
      <w:r>
        <w:rPr>
          <w:rFonts w:cs="Calibri" w:ascii="Calibri" w:hAnsi="Calibri"/>
        </w:rPr>
        <w:t>functional</w:t>
      </w:r>
      <w:r>
        <w:rPr>
          <w:rFonts w:cs="Calibri" w:ascii="Calibri" w:hAnsi="Calibri"/>
          <w:spacing w:val="1"/>
        </w:rPr>
        <w:t xml:space="preserve"> </w:t>
      </w:r>
      <w:r>
        <w:rPr>
          <w:rFonts w:cs="Calibri" w:ascii="Calibri" w:hAnsi="Calibri"/>
          <w:spacing w:val="-1"/>
        </w:rPr>
        <w:t>check</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rPr>
        <w:t>voltage</w:t>
      </w:r>
      <w:r>
        <w:rPr>
          <w:rFonts w:cs="Calibri" w:ascii="Calibri" w:hAnsi="Calibri"/>
          <w:spacing w:val="2"/>
        </w:rPr>
        <w:t xml:space="preserve"> </w:t>
      </w:r>
      <w:r>
        <w:rPr>
          <w:rFonts w:cs="Calibri" w:ascii="Calibri" w:hAnsi="Calibri"/>
          <w:spacing w:val="-1"/>
        </w:rPr>
        <w:t>regulator.</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Equipment/Furnishings</w:t>
      </w:r>
    </w:p>
    <w:p>
      <w:pPr>
        <w:pStyle w:val="BodyText"/>
        <w:ind w:start="0" w:end="0"/>
        <w:rPr>
          <w:rFonts w:ascii="Calibri" w:hAnsi="Calibri" w:cs="Calibri"/>
          <w:spacing w:val="26"/>
          <w:w w:val="99"/>
        </w:rPr>
      </w:pPr>
      <w:r>
        <w:rPr>
          <w:rFonts w:cs="Calibri" w:ascii="Calibri" w:hAnsi="Calibri"/>
          <w:spacing w:val="-2"/>
        </w:rPr>
        <w:t>Replace</w:t>
      </w:r>
      <w:r>
        <w:rPr>
          <w:rFonts w:cs="Calibri" w:ascii="Calibri" w:hAnsi="Calibri"/>
          <w:spacing w:val="-25"/>
        </w:rPr>
        <w:t xml:space="preserve"> </w:t>
      </w:r>
      <w:r>
        <w:rPr>
          <w:rFonts w:cs="Calibri" w:ascii="Calibri" w:hAnsi="Calibri"/>
          <w:spacing w:val="-2"/>
        </w:rPr>
        <w:t>carpe</w:t>
      </w:r>
      <w:r>
        <w:rPr>
          <w:rFonts w:cs="Calibri" w:ascii="Calibri" w:hAnsi="Calibri"/>
          <w:spacing w:val="-1"/>
        </w:rPr>
        <w:t>ts.</w:t>
      </w:r>
    </w:p>
    <w:p>
      <w:pPr>
        <w:pStyle w:val="BodyText"/>
        <w:ind w:start="0" w:end="0"/>
        <w:rPr/>
      </w:pPr>
      <w:r>
        <w:rPr>
          <w:rFonts w:cs="Calibri" w:ascii="Calibri" w:hAnsi="Calibri"/>
          <w:spacing w:val="-2"/>
        </w:rPr>
        <w:t>Replace</w:t>
      </w:r>
      <w:r>
        <w:rPr>
          <w:rFonts w:cs="Calibri" w:ascii="Calibri" w:hAnsi="Calibri"/>
          <w:spacing w:val="-3"/>
        </w:rPr>
        <w:t xml:space="preserve"> </w:t>
      </w:r>
      <w:r>
        <w:rPr>
          <w:rFonts w:cs="Calibri" w:ascii="Calibri" w:hAnsi="Calibri"/>
        </w:rPr>
        <w:t>crew</w:t>
      </w:r>
      <w:r>
        <w:rPr>
          <w:rFonts w:cs="Calibri" w:ascii="Calibri" w:hAnsi="Calibri"/>
          <w:spacing w:val="-3"/>
        </w:rPr>
        <w:t xml:space="preserve"> </w:t>
      </w:r>
      <w:r>
        <w:rPr>
          <w:rFonts w:cs="Calibri" w:ascii="Calibri" w:hAnsi="Calibri"/>
        </w:rPr>
        <w:t>seats.</w:t>
      </w:r>
    </w:p>
    <w:p>
      <w:pPr>
        <w:pStyle w:val="BodyText"/>
        <w:ind w:start="0" w:end="0"/>
        <w:rPr>
          <w:rFonts w:ascii="Calibri" w:hAnsi="Calibri" w:cs="Calibri"/>
          <w:spacing w:val="27"/>
          <w:w w:val="99"/>
        </w:rPr>
      </w:pPr>
      <w:r>
        <w:rPr>
          <w:rFonts w:cs="Calibri" w:ascii="Calibri" w:hAnsi="Calibri"/>
          <w:spacing w:val="-2"/>
        </w:rPr>
        <w:t>Replace</w:t>
      </w:r>
      <w:r>
        <w:rPr>
          <w:rFonts w:cs="Calibri" w:ascii="Calibri" w:hAnsi="Calibri"/>
          <w:spacing w:val="-24"/>
        </w:rPr>
        <w:t xml:space="preserve"> </w:t>
      </w:r>
      <w:r>
        <w:rPr>
          <w:rFonts w:cs="Calibri" w:ascii="Calibri" w:hAnsi="Calibri"/>
          <w:spacing w:val="-1"/>
        </w:rPr>
        <w:t>passenger</w:t>
      </w:r>
      <w:r>
        <w:rPr>
          <w:rFonts w:cs="Calibri" w:ascii="Calibri" w:hAnsi="Calibri"/>
          <w:spacing w:val="-24"/>
        </w:rPr>
        <w:t xml:space="preserve"> </w:t>
      </w:r>
      <w:r>
        <w:rPr>
          <w:rFonts w:cs="Calibri" w:ascii="Calibri" w:hAnsi="Calibri"/>
        </w:rPr>
        <w:t>seats.</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14"/>
        </w:rPr>
        <w:t xml:space="preserve"> </w:t>
      </w:r>
      <w:r>
        <w:rPr>
          <w:rFonts w:cs="Calibri" w:ascii="Calibri" w:hAnsi="Calibri"/>
          <w:spacing w:val="-1"/>
        </w:rPr>
        <w:t>inertia</w:t>
      </w:r>
      <w:r>
        <w:rPr>
          <w:rFonts w:cs="Calibri" w:ascii="Calibri" w:hAnsi="Calibri"/>
          <w:spacing w:val="-15"/>
        </w:rPr>
        <w:t xml:space="preserve"> </w:t>
      </w:r>
      <w:r>
        <w:rPr>
          <w:rFonts w:cs="Calibri" w:ascii="Calibri" w:hAnsi="Calibri"/>
        </w:rPr>
        <w:t>reels.</w:t>
      </w:r>
    </w:p>
    <w:p>
      <w:pPr>
        <w:pStyle w:val="BodyText"/>
        <w:ind w:start="0" w:end="0"/>
        <w:rPr>
          <w:rFonts w:ascii="Calibri" w:hAnsi="Calibri" w:cs="Calibri"/>
          <w:spacing w:val="29"/>
          <w:w w:val="99"/>
        </w:rPr>
      </w:pPr>
      <w:r>
        <w:rPr>
          <w:rFonts w:cs="Calibri" w:ascii="Calibri" w:hAnsi="Calibri"/>
          <w:spacing w:val="-2"/>
        </w:rPr>
        <w:t>C</w:t>
      </w:r>
      <w:r>
        <w:rPr>
          <w:rFonts w:cs="Calibri" w:ascii="Calibri" w:hAnsi="Calibri"/>
          <w:spacing w:val="-1"/>
        </w:rPr>
        <w:t>heck seats/belts for security.</w:t>
      </w:r>
    </w:p>
    <w:p>
      <w:pPr>
        <w:pStyle w:val="BodyText"/>
        <w:ind w:start="0" w:end="0"/>
        <w:rPr>
          <w:rFonts w:ascii="Calibri" w:hAnsi="Calibri" w:cs="Calibri"/>
        </w:rPr>
      </w:pPr>
      <w:r>
        <w:rPr>
          <w:rFonts w:cs="Calibri" w:ascii="Calibri" w:hAnsi="Calibri"/>
          <w:spacing w:val="-2"/>
        </w:rPr>
        <w:t>Ch</w:t>
      </w:r>
      <w:r>
        <w:rPr>
          <w:rFonts w:cs="Calibri" w:ascii="Calibri" w:hAnsi="Calibri"/>
          <w:spacing w:val="-1"/>
        </w:rPr>
        <w:t>eck</w:t>
      </w:r>
      <w:r>
        <w:rPr>
          <w:rFonts w:cs="Calibri" w:ascii="Calibri" w:hAnsi="Calibri"/>
        </w:rPr>
        <w:t xml:space="preserve"> </w:t>
      </w:r>
      <w:r>
        <w:rPr>
          <w:rFonts w:cs="Calibri" w:ascii="Calibri" w:hAnsi="Calibri"/>
          <w:spacing w:val="-1"/>
        </w:rPr>
        <w:t>emergency</w:t>
      </w:r>
      <w:r>
        <w:rPr>
          <w:rFonts w:cs="Calibri" w:ascii="Calibri" w:hAnsi="Calibri"/>
          <w:spacing w:val="1"/>
        </w:rPr>
        <w:t xml:space="preserve"> </w:t>
      </w:r>
      <w:r>
        <w:rPr>
          <w:rFonts w:cs="Calibri" w:ascii="Calibri" w:hAnsi="Calibri"/>
          <w:spacing w:val="-1"/>
        </w:rPr>
        <w:t>equipment.</w:t>
      </w:r>
    </w:p>
    <w:p>
      <w:pPr>
        <w:pStyle w:val="BodyText"/>
        <w:ind w:start="0" w:end="0"/>
        <w:rPr>
          <w:rFonts w:ascii="Calibri" w:hAnsi="Calibri" w:cs="Calibri"/>
          <w:spacing w:val="53"/>
          <w:w w:val="99"/>
        </w:rPr>
      </w:pPr>
      <w:r>
        <w:rPr>
          <w:rFonts w:cs="Calibri" w:ascii="Calibri" w:hAnsi="Calibri"/>
          <w:spacing w:val="-2"/>
        </w:rPr>
        <w:t>Ch</w:t>
      </w:r>
      <w:r>
        <w:rPr>
          <w:rFonts w:cs="Calibri" w:ascii="Calibri" w:hAnsi="Calibri"/>
          <w:spacing w:val="-1"/>
        </w:rPr>
        <w:t>eck</w:t>
      </w:r>
      <w:r>
        <w:rPr>
          <w:rFonts w:cs="Calibri" w:ascii="Calibri" w:hAnsi="Calibri"/>
          <w:spacing w:val="-3"/>
        </w:rPr>
        <w:t xml:space="preserve"> </w:t>
      </w:r>
      <w:r>
        <w:rPr>
          <w:rFonts w:cs="Calibri" w:ascii="Calibri" w:hAnsi="Calibri"/>
        </w:rPr>
        <w:t>ELT</w:t>
      </w:r>
      <w:r>
        <w:rPr>
          <w:rFonts w:cs="Calibri" w:ascii="Calibri" w:hAnsi="Calibri"/>
          <w:spacing w:val="-3"/>
        </w:rPr>
        <w:t xml:space="preserve"> </w:t>
      </w:r>
      <w:r>
        <w:rPr>
          <w:rFonts w:cs="Calibri" w:ascii="Calibri" w:hAnsi="Calibri"/>
          <w:spacing w:val="-1"/>
        </w:rPr>
        <w:t>for</w:t>
      </w:r>
      <w:r>
        <w:rPr>
          <w:rFonts w:cs="Calibri" w:ascii="Calibri" w:hAnsi="Calibri"/>
          <w:spacing w:val="-3"/>
        </w:rPr>
        <w:t xml:space="preserve"> </w:t>
      </w:r>
      <w:r>
        <w:rPr>
          <w:rFonts w:cs="Calibri" w:ascii="Calibri" w:hAnsi="Calibri"/>
          <w:spacing w:val="-1"/>
        </w:rPr>
        <w:t>comp</w:t>
      </w:r>
      <w:r>
        <w:rPr>
          <w:rFonts w:cs="Calibri" w:ascii="Calibri" w:hAnsi="Calibri"/>
          <w:spacing w:val="-2"/>
        </w:rPr>
        <w:t xml:space="preserve">liance </w:t>
      </w:r>
      <w:r>
        <w:rPr>
          <w:rFonts w:cs="Calibri" w:ascii="Calibri" w:hAnsi="Calibri"/>
        </w:rPr>
        <w:t>with</w:t>
      </w:r>
      <w:r>
        <w:rPr>
          <w:rFonts w:cs="Calibri" w:ascii="Calibri" w:hAnsi="Calibri"/>
          <w:spacing w:val="-3"/>
        </w:rPr>
        <w:t xml:space="preserve"> </w:t>
      </w:r>
      <w:r>
        <w:rPr>
          <w:rFonts w:cs="Calibri" w:ascii="Calibri" w:hAnsi="Calibri"/>
          <w:spacing w:val="-1"/>
        </w:rPr>
        <w:t>regulations.</w:t>
      </w:r>
    </w:p>
    <w:p>
      <w:pPr>
        <w:pStyle w:val="BodyText"/>
        <w:ind w:start="0" w:end="0"/>
        <w:rPr>
          <w:rFonts w:ascii="Calibri" w:hAnsi="Calibri" w:cs="Calibri"/>
        </w:rPr>
      </w:pPr>
      <w:r>
        <w:rPr>
          <w:rFonts w:cs="Calibri" w:ascii="Calibri" w:hAnsi="Calibri"/>
          <w:spacing w:val="-2"/>
        </w:rPr>
        <w:t>Repair</w:t>
      </w:r>
      <w:r>
        <w:rPr>
          <w:rFonts w:cs="Calibri" w:ascii="Calibri" w:hAnsi="Calibri"/>
          <w:spacing w:val="5"/>
        </w:rPr>
        <w:t xml:space="preserve"> </w:t>
      </w:r>
      <w:r>
        <w:rPr>
          <w:rFonts w:cs="Calibri" w:ascii="Calibri" w:hAnsi="Calibri"/>
        </w:rPr>
        <w:t>toilet</w:t>
      </w:r>
      <w:r>
        <w:rPr>
          <w:rFonts w:cs="Calibri" w:ascii="Calibri" w:hAnsi="Calibri"/>
          <w:spacing w:val="6"/>
        </w:rPr>
        <w:t xml:space="preserve"> </w:t>
      </w:r>
      <w:r>
        <w:rPr>
          <w:rFonts w:cs="Calibri" w:ascii="Calibri" w:hAnsi="Calibri"/>
        </w:rPr>
        <w:t>waste</w:t>
      </w:r>
      <w:r>
        <w:rPr>
          <w:rFonts w:cs="Calibri" w:ascii="Calibri" w:hAnsi="Calibri"/>
          <w:spacing w:val="5"/>
        </w:rPr>
        <w:t xml:space="preserve"> </w:t>
      </w:r>
      <w:r>
        <w:rPr>
          <w:rFonts w:cs="Calibri" w:ascii="Calibri" w:hAnsi="Calibri"/>
          <w:spacing w:val="-1"/>
        </w:rPr>
        <w:t>cont</w:t>
      </w:r>
      <w:r>
        <w:rPr>
          <w:rFonts w:cs="Calibri" w:ascii="Calibri" w:hAnsi="Calibri"/>
          <w:spacing w:val="-2"/>
        </w:rPr>
        <w:t>aine</w:t>
      </w:r>
      <w:r>
        <w:rPr>
          <w:rFonts w:cs="Calibri" w:ascii="Calibri" w:hAnsi="Calibri"/>
          <w:spacing w:val="-1"/>
        </w:rPr>
        <w:t>r.</w:t>
      </w:r>
    </w:p>
    <w:p>
      <w:pPr>
        <w:pStyle w:val="BodyText"/>
        <w:ind w:start="0" w:end="0"/>
        <w:rPr>
          <w:rFonts w:ascii="Calibri" w:hAnsi="Calibri" w:cs="Calibri"/>
        </w:rPr>
      </w:pPr>
      <w:r>
        <w:rPr>
          <w:rFonts w:cs="Calibri" w:ascii="Calibri" w:hAnsi="Calibri"/>
          <w:spacing w:val="-2"/>
        </w:rPr>
        <w:t>Repair</w:t>
      </w:r>
      <w:r>
        <w:rPr>
          <w:rFonts w:cs="Calibri" w:ascii="Calibri" w:hAnsi="Calibri"/>
          <w:spacing w:val="-20"/>
        </w:rPr>
        <w:t xml:space="preserve"> </w:t>
      </w:r>
      <w:r>
        <w:rPr>
          <w:rFonts w:cs="Calibri" w:ascii="Calibri" w:hAnsi="Calibri"/>
          <w:spacing w:val="-1"/>
        </w:rPr>
        <w:t>upholstery.</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1"/>
        </w:rPr>
        <w:t xml:space="preserve"> </w:t>
      </w:r>
      <w:r>
        <w:rPr>
          <w:rFonts w:cs="Calibri" w:ascii="Calibri" w:hAnsi="Calibri"/>
        </w:rPr>
        <w:t>cabin</w:t>
      </w:r>
      <w:r>
        <w:rPr>
          <w:rFonts w:cs="Calibri" w:ascii="Calibri" w:hAnsi="Calibri"/>
          <w:spacing w:val="-20"/>
        </w:rPr>
        <w:t xml:space="preserve"> </w:t>
      </w:r>
      <w:r>
        <w:rPr>
          <w:rFonts w:cs="Calibri" w:ascii="Calibri" w:hAnsi="Calibri"/>
        </w:rPr>
        <w:t>configuration.</w:t>
      </w:r>
    </w:p>
    <w:p>
      <w:pPr>
        <w:pStyle w:val="BodyText"/>
        <w:ind w:start="0" w:end="0"/>
        <w:rPr>
          <w:rFonts w:ascii="Calibri" w:hAnsi="Calibri" w:cs="Calibri"/>
          <w:spacing w:val="57"/>
          <w:w w:val="101"/>
        </w:rPr>
      </w:pPr>
      <w:r>
        <w:rPr>
          <w:rFonts w:cs="Calibri" w:ascii="Calibri" w:hAnsi="Calibri"/>
          <w:spacing w:val="-2"/>
        </w:rPr>
        <w:t>Repla</w:t>
      </w:r>
      <w:r>
        <w:rPr>
          <w:rFonts w:cs="Calibri" w:ascii="Calibri" w:hAnsi="Calibri"/>
          <w:spacing w:val="-1"/>
        </w:rPr>
        <w:t>ce</w:t>
      </w:r>
      <w:r>
        <w:rPr>
          <w:rFonts w:cs="Calibri" w:ascii="Calibri" w:hAnsi="Calibri"/>
          <w:spacing w:val="-12"/>
        </w:rPr>
        <w:t xml:space="preserve"> </w:t>
      </w:r>
      <w:r>
        <w:rPr>
          <w:rFonts w:cs="Calibri" w:ascii="Calibri" w:hAnsi="Calibri"/>
          <w:spacing w:val="-1"/>
        </w:rPr>
        <w:t>c</w:t>
      </w:r>
      <w:r>
        <w:rPr>
          <w:rFonts w:cs="Calibri" w:ascii="Calibri" w:hAnsi="Calibri"/>
          <w:spacing w:val="-2"/>
        </w:rPr>
        <w:t>a</w:t>
      </w:r>
      <w:r>
        <w:rPr>
          <w:rFonts w:cs="Calibri" w:ascii="Calibri" w:hAnsi="Calibri"/>
          <w:spacing w:val="-1"/>
        </w:rPr>
        <w:t>rgo</w:t>
      </w:r>
      <w:r>
        <w:rPr>
          <w:rFonts w:cs="Calibri" w:ascii="Calibri" w:hAnsi="Calibri"/>
          <w:spacing w:val="-13"/>
        </w:rPr>
        <w:t xml:space="preserve"> </w:t>
      </w:r>
      <w:r>
        <w:rPr>
          <w:rFonts w:cs="Calibri" w:ascii="Calibri" w:hAnsi="Calibri"/>
          <w:spacing w:val="-2"/>
        </w:rPr>
        <w:t>loa</w:t>
      </w:r>
      <w:r>
        <w:rPr>
          <w:rFonts w:cs="Calibri" w:ascii="Calibri" w:hAnsi="Calibri"/>
          <w:spacing w:val="-1"/>
        </w:rPr>
        <w:t>ding</w:t>
      </w:r>
      <w:r>
        <w:rPr>
          <w:rFonts w:cs="Calibri" w:ascii="Calibri" w:hAnsi="Calibri"/>
          <w:spacing w:val="-13"/>
        </w:rPr>
        <w:t xml:space="preserve"> </w:t>
      </w:r>
      <w:r>
        <w:rPr>
          <w:rFonts w:cs="Calibri" w:ascii="Calibri" w:hAnsi="Calibri"/>
          <w:spacing w:val="-1"/>
        </w:rPr>
        <w:t>system</w:t>
      </w:r>
      <w:r>
        <w:rPr>
          <w:rFonts w:cs="Calibri" w:ascii="Calibri" w:hAnsi="Calibri"/>
          <w:spacing w:val="-13"/>
        </w:rPr>
        <w:t xml:space="preserve"> </w:t>
      </w:r>
      <w:r>
        <w:rPr>
          <w:rFonts w:cs="Calibri" w:ascii="Calibri" w:hAnsi="Calibri"/>
          <w:spacing w:val="-2"/>
        </w:rPr>
        <w:t>ac</w:t>
      </w:r>
      <w:r>
        <w:rPr>
          <w:rFonts w:cs="Calibri" w:ascii="Calibri" w:hAnsi="Calibri"/>
          <w:spacing w:val="-1"/>
        </w:rPr>
        <w:t>tuator.</w:t>
      </w:r>
    </w:p>
    <w:p>
      <w:pPr>
        <w:pStyle w:val="BodyText"/>
        <w:ind w:start="0" w:end="0"/>
        <w:rPr>
          <w:rFonts w:ascii="Calibri" w:hAnsi="Calibri" w:cs="Calibri"/>
        </w:rPr>
      </w:pPr>
      <w:r>
        <w:rPr>
          <w:rFonts w:cs="Calibri" w:ascii="Calibri" w:hAnsi="Calibri"/>
        </w:rPr>
        <w:t>Test</w:t>
      </w:r>
      <w:r>
        <w:rPr>
          <w:rFonts w:cs="Calibri" w:ascii="Calibri" w:hAnsi="Calibri"/>
          <w:spacing w:val="-7"/>
        </w:rPr>
        <w:t xml:space="preserve"> </w:t>
      </w:r>
      <w:r>
        <w:rPr>
          <w:rFonts w:cs="Calibri" w:ascii="Calibri" w:hAnsi="Calibri"/>
          <w:spacing w:val="-2"/>
        </w:rPr>
        <w:t>carg</w:t>
      </w:r>
      <w:r>
        <w:rPr>
          <w:rFonts w:cs="Calibri" w:ascii="Calibri" w:hAnsi="Calibri"/>
          <w:spacing w:val="-1"/>
        </w:rPr>
        <w:t>o</w:t>
      </w:r>
      <w:r>
        <w:rPr>
          <w:rFonts w:cs="Calibri" w:ascii="Calibri" w:hAnsi="Calibri"/>
          <w:spacing w:val="-7"/>
        </w:rPr>
        <w:t xml:space="preserve"> </w:t>
      </w:r>
      <w:r>
        <w:rPr>
          <w:rFonts w:cs="Calibri" w:ascii="Calibri" w:hAnsi="Calibri"/>
          <w:spacing w:val="-2"/>
        </w:rPr>
        <w:t>loa</w:t>
      </w:r>
      <w:r>
        <w:rPr>
          <w:rFonts w:cs="Calibri" w:ascii="Calibri" w:hAnsi="Calibri"/>
          <w:spacing w:val="-1"/>
        </w:rPr>
        <w:t>ding</w:t>
      </w:r>
      <w:r>
        <w:rPr>
          <w:rFonts w:cs="Calibri" w:ascii="Calibri" w:hAnsi="Calibri"/>
          <w:spacing w:val="-6"/>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spacing w:val="-2"/>
        </w:rPr>
        <w:t>Replace</w:t>
      </w:r>
      <w:r>
        <w:rPr>
          <w:rFonts w:cs="Calibri" w:ascii="Calibri" w:hAnsi="Calibri"/>
          <w:spacing w:val="-25"/>
        </w:rPr>
        <w:t xml:space="preserve"> </w:t>
      </w:r>
      <w:r>
        <w:rPr>
          <w:rFonts w:cs="Calibri" w:ascii="Calibri" w:hAnsi="Calibri"/>
          <w:spacing w:val="-1"/>
        </w:rPr>
        <w:t>e</w:t>
      </w:r>
      <w:r>
        <w:rPr>
          <w:rFonts w:cs="Calibri" w:ascii="Calibri" w:hAnsi="Calibri"/>
          <w:spacing w:val="-2"/>
        </w:rPr>
        <w:t>scape</w:t>
      </w:r>
      <w:r>
        <w:rPr>
          <w:rFonts w:cs="Calibri" w:ascii="Calibri" w:hAnsi="Calibri"/>
          <w:spacing w:val="-24"/>
        </w:rPr>
        <w:t xml:space="preserve"> </w:t>
      </w:r>
      <w:r>
        <w:rPr>
          <w:rFonts w:cs="Calibri" w:ascii="Calibri" w:hAnsi="Calibri"/>
          <w:spacing w:val="-1"/>
        </w:rPr>
        <w:t>slides/ropes.</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Fire</w:t>
      </w:r>
      <w:r>
        <w:rPr>
          <w:rFonts w:cs="Calibri" w:ascii="Calibri" w:hAnsi="Calibri"/>
          <w:b/>
          <w:spacing w:val="41"/>
          <w:w w:val="90"/>
        </w:rPr>
        <w:t xml:space="preserve"> </w:t>
      </w:r>
      <w:r>
        <w:rPr>
          <w:rFonts w:cs="Calibri" w:ascii="Calibri" w:hAnsi="Calibri"/>
          <w:b/>
          <w:spacing w:val="-1"/>
          <w:w w:val="90"/>
        </w:rPr>
        <w:t>Protection</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8"/>
        </w:rPr>
        <w:t xml:space="preserve"> </w:t>
      </w:r>
      <w:r>
        <w:rPr>
          <w:rFonts w:cs="Calibri" w:ascii="Calibri" w:hAnsi="Calibri"/>
        </w:rPr>
        <w:t>fire</w:t>
      </w:r>
      <w:r>
        <w:rPr>
          <w:rFonts w:cs="Calibri" w:ascii="Calibri" w:hAnsi="Calibri"/>
          <w:spacing w:val="11"/>
        </w:rPr>
        <w:t xml:space="preserve"> </w:t>
      </w:r>
      <w:r>
        <w:rPr>
          <w:rFonts w:cs="Calibri" w:ascii="Calibri" w:hAnsi="Calibri"/>
          <w:spacing w:val="-1"/>
        </w:rPr>
        <w:t>bottle</w:t>
      </w:r>
      <w:r>
        <w:rPr>
          <w:rFonts w:cs="Calibri" w:ascii="Calibri" w:hAnsi="Calibri"/>
          <w:spacing w:val="11"/>
        </w:rPr>
        <w:t xml:space="preserve"> </w:t>
      </w:r>
      <w:r>
        <w:rPr>
          <w:rFonts w:cs="Calibri" w:ascii="Calibri" w:hAnsi="Calibri"/>
        </w:rPr>
        <w:t>contents.</w:t>
      </w:r>
    </w:p>
    <w:p>
      <w:pPr>
        <w:pStyle w:val="BodyText"/>
        <w:ind w:start="0" w:end="0"/>
        <w:rPr>
          <w:rFonts w:ascii="Calibri" w:hAnsi="Calibri" w:cs="Calibri"/>
          <w:spacing w:val="61"/>
          <w:w w:val="103"/>
        </w:rPr>
      </w:pPr>
      <w:r>
        <w:rPr>
          <w:rFonts w:cs="Calibri" w:ascii="Calibri" w:hAnsi="Calibri"/>
          <w:spacing w:val="-2"/>
        </w:rPr>
        <w:t>Che</w:t>
      </w:r>
      <w:r>
        <w:rPr>
          <w:rFonts w:cs="Calibri" w:ascii="Calibri" w:hAnsi="Calibri"/>
          <w:spacing w:val="-1"/>
        </w:rPr>
        <w:t>ck/test</w:t>
      </w:r>
      <w:r>
        <w:rPr>
          <w:rFonts w:cs="Calibri" w:ascii="Calibri" w:hAnsi="Calibri"/>
          <w:spacing w:val="7"/>
        </w:rPr>
        <w:t xml:space="preserve"> </w:t>
      </w:r>
      <w:r>
        <w:rPr>
          <w:rFonts w:cs="Calibri" w:ascii="Calibri" w:hAnsi="Calibri"/>
          <w:spacing w:val="-1"/>
        </w:rPr>
        <w:t>operation</w:t>
      </w:r>
      <w:r>
        <w:rPr>
          <w:rFonts w:cs="Calibri" w:ascii="Calibri" w:hAnsi="Calibri"/>
          <w:spacing w:val="8"/>
        </w:rPr>
        <w:t xml:space="preserve"> </w:t>
      </w:r>
      <w:r>
        <w:rPr>
          <w:rFonts w:cs="Calibri" w:ascii="Calibri" w:hAnsi="Calibri"/>
        </w:rPr>
        <w:t>of</w:t>
      </w:r>
      <w:r>
        <w:rPr>
          <w:rFonts w:cs="Calibri" w:ascii="Calibri" w:hAnsi="Calibri"/>
          <w:spacing w:val="7"/>
        </w:rPr>
        <w:t xml:space="preserve"> </w:t>
      </w:r>
      <w:r>
        <w:rPr>
          <w:rFonts w:cs="Calibri" w:ascii="Calibri" w:hAnsi="Calibri"/>
          <w:spacing w:val="-1"/>
        </w:rPr>
        <w:t>fire/smoke</w:t>
      </w:r>
      <w:r>
        <w:rPr>
          <w:rFonts w:cs="Calibri" w:ascii="Calibri" w:hAnsi="Calibri"/>
          <w:spacing w:val="7"/>
        </w:rPr>
        <w:t xml:space="preserve"> </w:t>
      </w:r>
      <w:r>
        <w:rPr>
          <w:rFonts w:cs="Calibri" w:ascii="Calibri" w:hAnsi="Calibri"/>
        </w:rPr>
        <w:t>detection</w:t>
      </w:r>
      <w:r>
        <w:rPr>
          <w:rFonts w:cs="Calibri" w:ascii="Calibri" w:hAnsi="Calibri"/>
          <w:spacing w:val="6"/>
        </w:rPr>
        <w:t xml:space="preserve"> </w:t>
      </w:r>
      <w:r>
        <w:rPr>
          <w:rFonts w:cs="Calibri" w:ascii="Calibri" w:hAnsi="Calibri"/>
        </w:rPr>
        <w:t>and</w:t>
      </w:r>
      <w:r>
        <w:rPr>
          <w:rFonts w:cs="Calibri" w:ascii="Calibri" w:hAnsi="Calibri"/>
          <w:spacing w:val="6"/>
        </w:rPr>
        <w:t xml:space="preserve"> </w:t>
      </w:r>
      <w:r>
        <w:rPr>
          <w:rFonts w:cs="Calibri" w:ascii="Calibri" w:hAnsi="Calibri"/>
          <w:spacing w:val="-1"/>
        </w:rPr>
        <w:t>warning</w:t>
      </w:r>
      <w:r>
        <w:rPr>
          <w:rFonts w:cs="Calibri" w:ascii="Calibri" w:hAnsi="Calibri"/>
          <w:spacing w:val="8"/>
        </w:rPr>
        <w:t xml:space="preserve"> </w:t>
      </w:r>
      <w:r>
        <w:rPr>
          <w:rFonts w:cs="Calibri" w:ascii="Calibri" w:hAnsi="Calibri"/>
        </w:rPr>
        <w:t>system.</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
        </w:rPr>
        <w:t xml:space="preserve"> cab</w:t>
      </w:r>
      <w:r>
        <w:rPr>
          <w:rFonts w:cs="Calibri" w:ascii="Calibri" w:hAnsi="Calibri"/>
          <w:spacing w:val="-1"/>
        </w:rPr>
        <w:t xml:space="preserve">in </w:t>
      </w:r>
      <w:r>
        <w:rPr>
          <w:rFonts w:cs="Calibri" w:ascii="Calibri" w:hAnsi="Calibri"/>
        </w:rPr>
        <w:t xml:space="preserve">fire </w:t>
      </w:r>
      <w:r>
        <w:rPr>
          <w:rFonts w:cs="Calibri" w:ascii="Calibri" w:hAnsi="Calibri"/>
          <w:spacing w:val="-1"/>
        </w:rPr>
        <w:t>extinguisher contents.</w:t>
      </w:r>
    </w:p>
    <w:p>
      <w:pPr>
        <w:pStyle w:val="BodyText"/>
        <w:ind w:start="0" w:end="0"/>
        <w:rPr>
          <w:rFonts w:ascii="Calibri" w:hAnsi="Calibri" w:cs="Calibri"/>
          <w:spacing w:val="29"/>
          <w:w w:val="99"/>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lavatory</w:t>
      </w:r>
      <w:r>
        <w:rPr>
          <w:rFonts w:cs="Calibri" w:ascii="Calibri" w:hAnsi="Calibri"/>
          <w:spacing w:val="3"/>
        </w:rPr>
        <w:t xml:space="preserve"> </w:t>
      </w:r>
      <w:r>
        <w:rPr>
          <w:rFonts w:cs="Calibri" w:ascii="Calibri" w:hAnsi="Calibri"/>
          <w:spacing w:val="-1"/>
        </w:rPr>
        <w:t>smoke</w:t>
      </w:r>
      <w:r>
        <w:rPr>
          <w:rFonts w:cs="Calibri" w:ascii="Calibri" w:hAnsi="Calibri"/>
          <w:spacing w:val="3"/>
        </w:rPr>
        <w:t xml:space="preserve"> </w:t>
      </w:r>
      <w:r>
        <w:rPr>
          <w:rFonts w:cs="Calibri" w:ascii="Calibri" w:hAnsi="Calibri"/>
        </w:rPr>
        <w:t>detector</w:t>
      </w:r>
      <w:r>
        <w:rPr>
          <w:rFonts w:cs="Calibri" w:ascii="Calibri" w:hAnsi="Calibri"/>
          <w:spacing w:val="3"/>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2"/>
        </w:rPr>
        <w:t xml:space="preserve"> </w:t>
      </w:r>
      <w:r>
        <w:rPr>
          <w:rFonts w:cs="Calibri" w:ascii="Calibri" w:hAnsi="Calibri"/>
          <w:spacing w:val="-2"/>
        </w:rPr>
        <w:t>carg</w:t>
      </w:r>
      <w:r>
        <w:rPr>
          <w:rFonts w:cs="Calibri" w:ascii="Calibri" w:hAnsi="Calibri"/>
          <w:spacing w:val="-1"/>
        </w:rPr>
        <w:t>o</w:t>
      </w:r>
      <w:r>
        <w:rPr>
          <w:rFonts w:cs="Calibri" w:ascii="Calibri" w:hAnsi="Calibri"/>
          <w:spacing w:val="-20"/>
        </w:rPr>
        <w:t xml:space="preserve"> </w:t>
      </w:r>
      <w:r>
        <w:rPr>
          <w:rFonts w:cs="Calibri" w:ascii="Calibri" w:hAnsi="Calibri"/>
          <w:spacing w:val="-2"/>
        </w:rPr>
        <w:t>pa</w:t>
      </w:r>
      <w:r>
        <w:rPr>
          <w:rFonts w:cs="Calibri" w:ascii="Calibri" w:hAnsi="Calibri"/>
          <w:spacing w:val="-1"/>
        </w:rPr>
        <w:t>nel</w:t>
      </w:r>
      <w:r>
        <w:rPr>
          <w:rFonts w:cs="Calibri" w:ascii="Calibri" w:hAnsi="Calibri"/>
          <w:spacing w:val="-21"/>
        </w:rPr>
        <w:t xml:space="preserve"> </w:t>
      </w:r>
      <w:r>
        <w:rPr>
          <w:rFonts w:cs="Calibri" w:ascii="Calibri" w:hAnsi="Calibri"/>
          <w:spacing w:val="-1"/>
        </w:rPr>
        <w:t>s</w:t>
      </w:r>
      <w:r>
        <w:rPr>
          <w:rFonts w:cs="Calibri" w:ascii="Calibri" w:hAnsi="Calibri"/>
          <w:spacing w:val="-2"/>
        </w:rPr>
        <w:t>eal</w:t>
      </w:r>
      <w:r>
        <w:rPr>
          <w:rFonts w:cs="Calibri" w:ascii="Calibri" w:hAnsi="Calibri"/>
          <w:spacing w:val="-1"/>
        </w:rPr>
        <w:t>ing.</w:t>
      </w:r>
    </w:p>
    <w:p>
      <w:pPr>
        <w:pStyle w:val="BodyText"/>
        <w:ind w:start="0" w:end="0"/>
        <w:rPr>
          <w:rFonts w:ascii="Calibri" w:hAnsi="Calibri" w:cs="Calibri"/>
          <w:spacing w:val="27"/>
          <w:w w:val="103"/>
        </w:rPr>
      </w:pPr>
      <w:r>
        <w:rPr>
          <w:rFonts w:cs="Calibri" w:ascii="Calibri" w:hAnsi="Calibri"/>
          <w:spacing w:val="-1"/>
        </w:rPr>
        <w:t>Install</w:t>
      </w:r>
      <w:r>
        <w:rPr>
          <w:rFonts w:cs="Calibri" w:ascii="Calibri" w:hAnsi="Calibri"/>
          <w:spacing w:val="14"/>
        </w:rPr>
        <w:t xml:space="preserve"> </w:t>
      </w:r>
      <w:r>
        <w:rPr>
          <w:rFonts w:cs="Calibri" w:ascii="Calibri" w:hAnsi="Calibri"/>
          <w:spacing w:val="-1"/>
        </w:rPr>
        <w:t>new</w:t>
      </w:r>
      <w:r>
        <w:rPr>
          <w:rFonts w:cs="Calibri" w:ascii="Calibri" w:hAnsi="Calibri"/>
          <w:spacing w:val="14"/>
        </w:rPr>
        <w:t xml:space="preserve"> </w:t>
      </w:r>
      <w:r>
        <w:rPr>
          <w:rFonts w:cs="Calibri" w:ascii="Calibri" w:hAnsi="Calibri"/>
        </w:rPr>
        <w:t>fire</w:t>
      </w:r>
      <w:r>
        <w:rPr>
          <w:rFonts w:cs="Calibri" w:ascii="Calibri" w:hAnsi="Calibri"/>
          <w:spacing w:val="14"/>
        </w:rPr>
        <w:t xml:space="preserve"> </w:t>
      </w:r>
      <w:r>
        <w:rPr>
          <w:rFonts w:cs="Calibri" w:ascii="Calibri" w:hAnsi="Calibri"/>
        </w:rPr>
        <w:t>bottle.</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rPr>
        <w:t xml:space="preserve"> fire</w:t>
      </w:r>
      <w:r>
        <w:rPr>
          <w:rFonts w:cs="Calibri" w:ascii="Calibri" w:hAnsi="Calibri"/>
          <w:spacing w:val="-1"/>
        </w:rPr>
        <w:t xml:space="preserve"> </w:t>
      </w:r>
      <w:r>
        <w:rPr>
          <w:rFonts w:cs="Calibri" w:ascii="Calibri" w:hAnsi="Calibri"/>
        </w:rPr>
        <w:t xml:space="preserve">bottle </w:t>
      </w:r>
      <w:r>
        <w:rPr>
          <w:rFonts w:cs="Calibri" w:ascii="Calibri" w:hAnsi="Calibri"/>
          <w:spacing w:val="-1"/>
        </w:rPr>
        <w:t>squib.</w:t>
      </w:r>
    </w:p>
    <w:p>
      <w:pPr>
        <w:pStyle w:val="BodyText"/>
        <w:ind w:start="0" w:end="0"/>
        <w:rPr>
          <w:rFonts w:ascii="Calibri" w:hAnsi="Calibri" w:cs="Calibri"/>
          <w:spacing w:val="55"/>
          <w:w w:val="103"/>
        </w:rPr>
      </w:pPr>
      <w:r>
        <w:rPr>
          <w:rFonts w:cs="Calibri" w:ascii="Calibri" w:hAnsi="Calibri"/>
          <w:spacing w:val="-1"/>
        </w:rPr>
        <w:t>Inspect</w:t>
      </w:r>
      <w:r>
        <w:rPr>
          <w:rFonts w:cs="Calibri" w:ascii="Calibri" w:hAnsi="Calibri"/>
          <w:spacing w:val="12"/>
        </w:rPr>
        <w:t xml:space="preserve"> </w:t>
      </w:r>
      <w:r>
        <w:rPr>
          <w:rFonts w:cs="Calibri" w:ascii="Calibri" w:hAnsi="Calibri"/>
          <w:spacing w:val="-1"/>
        </w:rPr>
        <w:t>engine</w:t>
      </w:r>
      <w:r>
        <w:rPr>
          <w:rFonts w:cs="Calibri" w:ascii="Calibri" w:hAnsi="Calibri"/>
          <w:spacing w:val="13"/>
        </w:rPr>
        <w:t xml:space="preserve"> </w:t>
      </w:r>
      <w:r>
        <w:rPr>
          <w:rFonts w:cs="Calibri" w:ascii="Calibri" w:hAnsi="Calibri"/>
        </w:rPr>
        <w:t>fire</w:t>
      </w:r>
      <w:r>
        <w:rPr>
          <w:rFonts w:cs="Calibri" w:ascii="Calibri" w:hAnsi="Calibri"/>
          <w:spacing w:val="13"/>
        </w:rPr>
        <w:t xml:space="preserve"> </w:t>
      </w:r>
      <w:r>
        <w:rPr>
          <w:rFonts w:cs="Calibri" w:ascii="Calibri" w:hAnsi="Calibri"/>
          <w:spacing w:val="-1"/>
        </w:rPr>
        <w:t>wire</w:t>
      </w:r>
      <w:r>
        <w:rPr>
          <w:rFonts w:cs="Calibri" w:ascii="Calibri" w:hAnsi="Calibri"/>
          <w:spacing w:val="13"/>
        </w:rPr>
        <w:t xml:space="preserve"> </w:t>
      </w:r>
      <w:r>
        <w:rPr>
          <w:rFonts w:cs="Calibri" w:ascii="Calibri" w:hAnsi="Calibri"/>
          <w:spacing w:val="-1"/>
        </w:rPr>
        <w:t>detection</w:t>
      </w:r>
      <w:r>
        <w:rPr>
          <w:rFonts w:cs="Calibri" w:ascii="Calibri" w:hAnsi="Calibri"/>
          <w:spacing w:val="13"/>
        </w:rPr>
        <w:t xml:space="preserve"> </w:t>
      </w:r>
      <w:r>
        <w:rPr>
          <w:rFonts w:cs="Calibri" w:ascii="Calibri" w:hAnsi="Calibri"/>
          <w:spacing w:val="-1"/>
        </w:rPr>
        <w:t>systems.</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Flight</w:t>
      </w:r>
      <w:r>
        <w:rPr>
          <w:rFonts w:cs="Calibri" w:ascii="Calibri" w:hAnsi="Calibri"/>
          <w:b/>
          <w:spacing w:val="30"/>
          <w:w w:val="90"/>
        </w:rPr>
        <w:t xml:space="preserve"> </w:t>
      </w:r>
      <w:r>
        <w:rPr>
          <w:rFonts w:cs="Calibri" w:ascii="Calibri" w:hAnsi="Calibri"/>
          <w:b/>
          <w:spacing w:val="-1"/>
          <w:w w:val="90"/>
        </w:rPr>
        <w:t>Contro</w:t>
      </w:r>
      <w:r>
        <w:rPr>
          <w:rFonts w:cs="Calibri" w:ascii="Calibri" w:hAnsi="Calibri"/>
          <w:b/>
          <w:spacing w:val="-2"/>
          <w:w w:val="90"/>
        </w:rPr>
        <w:t>ls</w:t>
      </w:r>
    </w:p>
    <w:p>
      <w:pPr>
        <w:pStyle w:val="BodyText"/>
        <w:ind w:start="0" w:end="0"/>
        <w:rPr/>
      </w:pPr>
      <w:r>
        <w:rPr>
          <w:rFonts w:cs="Calibri" w:ascii="Calibri" w:hAnsi="Calibri"/>
          <w:spacing w:val="-1"/>
        </w:rPr>
        <w:t>Inspect</w:t>
      </w:r>
      <w:r>
        <w:rPr>
          <w:rFonts w:cs="Calibri" w:ascii="Calibri" w:hAnsi="Calibri"/>
          <w:spacing w:val="10"/>
        </w:rPr>
        <w:t xml:space="preserve"> </w:t>
      </w:r>
      <w:r>
        <w:rPr>
          <w:rFonts w:cs="Calibri" w:ascii="Calibri" w:hAnsi="Calibri"/>
        </w:rPr>
        <w:t>primary</w:t>
      </w:r>
      <w:r>
        <w:rPr>
          <w:rFonts w:cs="Calibri" w:ascii="Calibri" w:hAnsi="Calibri"/>
          <w:spacing w:val="11"/>
        </w:rPr>
        <w:t xml:space="preserve"> </w:t>
      </w:r>
      <w:r>
        <w:rPr>
          <w:rFonts w:cs="Calibri" w:ascii="Calibri" w:hAnsi="Calibri"/>
          <w:spacing w:val="-1"/>
        </w:rPr>
        <w:t>flight</w:t>
      </w:r>
      <w:r>
        <w:rPr>
          <w:rFonts w:cs="Calibri" w:ascii="Calibri" w:hAnsi="Calibri"/>
          <w:spacing w:val="10"/>
        </w:rPr>
        <w:t xml:space="preserve"> </w:t>
      </w:r>
      <w:r>
        <w:rPr>
          <w:rFonts w:cs="Calibri" w:ascii="Calibri" w:hAnsi="Calibri"/>
          <w:spacing w:val="-1"/>
        </w:rPr>
        <w:t>controls</w:t>
      </w:r>
      <w:r>
        <w:rPr>
          <w:rFonts w:cs="Calibri" w:ascii="Calibri" w:hAnsi="Calibri"/>
          <w:spacing w:val="11"/>
        </w:rPr>
        <w:t xml:space="preserve"> </w:t>
      </w:r>
      <w:r>
        <w:rPr>
          <w:rFonts w:cs="Calibri" w:ascii="Calibri" w:hAnsi="Calibri"/>
          <w:spacing w:val="-2"/>
        </w:rPr>
        <w:t>an</w:t>
      </w:r>
      <w:r>
        <w:rPr>
          <w:rFonts w:cs="Calibri" w:ascii="Calibri" w:hAnsi="Calibri"/>
          <w:spacing w:val="-1"/>
        </w:rPr>
        <w:t>d</w:t>
      </w:r>
      <w:r>
        <w:rPr>
          <w:rFonts w:cs="Calibri" w:ascii="Calibri" w:hAnsi="Calibri"/>
          <w:spacing w:val="11"/>
        </w:rPr>
        <w:t xml:space="preserve"> </w:t>
      </w:r>
      <w:r>
        <w:rPr>
          <w:rFonts w:cs="Calibri" w:ascii="Calibri" w:hAnsi="Calibri"/>
        </w:rPr>
        <w:t>related</w:t>
      </w:r>
      <w:r>
        <w:rPr>
          <w:rFonts w:cs="Calibri" w:ascii="Calibri" w:hAnsi="Calibri"/>
          <w:spacing w:val="10"/>
        </w:rPr>
        <w:t xml:space="preserve"> </w:t>
      </w:r>
      <w:r>
        <w:rPr>
          <w:rFonts w:cs="Calibri" w:ascii="Calibri" w:hAnsi="Calibri"/>
          <w:spacing w:val="-1"/>
        </w:rPr>
        <w:t>components</w:t>
      </w:r>
      <w:r>
        <w:rPr>
          <w:rFonts w:cs="Calibri" w:ascii="Calibri" w:hAnsi="Calibri"/>
          <w:spacing w:val="11"/>
        </w:rPr>
        <w:t xml:space="preserve"> </w:t>
      </w:r>
      <w:r>
        <w:rPr>
          <w:rFonts w:cs="Calibri" w:ascii="Calibri" w:hAnsi="Calibri"/>
        </w:rPr>
        <w:t>i.a.w.</w:t>
      </w:r>
      <w:r>
        <w:rPr>
          <w:rFonts w:cs="Calibri" w:ascii="Calibri" w:hAnsi="Calibri"/>
          <w:spacing w:val="11"/>
        </w:rPr>
        <w:t xml:space="preserve"> </w:t>
      </w:r>
      <w:r>
        <w:rPr>
          <w:rFonts w:cs="Calibri" w:ascii="Calibri" w:hAnsi="Calibri"/>
        </w:rPr>
        <w:t>AMM</w:t>
      </w:r>
      <w:r>
        <w:rPr>
          <w:rFonts w:cs="Calibri" w:ascii="Calibri" w:hAnsi="Calibri"/>
          <w:spacing w:val="59"/>
          <w:w w:val="109"/>
        </w:rPr>
        <w:t>.</w:t>
      </w:r>
    </w:p>
    <w:p>
      <w:pPr>
        <w:pStyle w:val="BodyText"/>
        <w:ind w:start="0" w:end="0"/>
        <w:rPr/>
      </w:pPr>
      <w:r>
        <w:rPr>
          <w:rFonts w:cs="Calibri" w:ascii="Calibri" w:hAnsi="Calibri"/>
          <w:spacing w:val="-1"/>
        </w:rPr>
        <w:t>Inspect</w:t>
      </w:r>
      <w:r>
        <w:rPr>
          <w:rFonts w:cs="Calibri" w:ascii="Calibri" w:hAnsi="Calibri"/>
        </w:rPr>
        <w:t xml:space="preserve"> extending/retracting</w:t>
      </w:r>
      <w:r>
        <w:rPr>
          <w:rFonts w:cs="Calibri" w:ascii="Calibri" w:hAnsi="Calibri"/>
          <w:spacing w:val="1"/>
        </w:rPr>
        <w:t xml:space="preserve"> </w:t>
      </w:r>
      <w:r>
        <w:rPr>
          <w:rFonts w:cs="Calibri" w:ascii="Calibri" w:hAnsi="Calibri"/>
        </w:rPr>
        <w:t>flaps</w:t>
      </w:r>
      <w:r>
        <w:rPr>
          <w:rFonts w:cs="Calibri" w:ascii="Calibri" w:hAnsi="Calibri"/>
          <w:spacing w:val="-1"/>
        </w:rPr>
        <w:t xml:space="preserve"> </w:t>
      </w:r>
      <w:r>
        <w:rPr>
          <w:rFonts w:cs="Calibri" w:ascii="Calibri" w:hAnsi="Calibri"/>
        </w:rPr>
        <w:t>and</w:t>
      </w:r>
      <w:r>
        <w:rPr>
          <w:rFonts w:cs="Calibri" w:ascii="Calibri" w:hAnsi="Calibri"/>
          <w:spacing w:val="1"/>
        </w:rPr>
        <w:t xml:space="preserve"> </w:t>
      </w:r>
      <w:r>
        <w:rPr>
          <w:rFonts w:cs="Calibri" w:ascii="Calibri" w:hAnsi="Calibri"/>
        </w:rPr>
        <w:t>slats.</w:t>
      </w:r>
    </w:p>
    <w:p>
      <w:pPr>
        <w:pStyle w:val="BodyText"/>
        <w:ind w:start="0" w:end="0"/>
        <w:rPr>
          <w:rFonts w:ascii="Calibri" w:hAnsi="Calibri" w:cs="Calibri"/>
          <w:spacing w:val="32"/>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7"/>
        </w:rPr>
        <w:t xml:space="preserve"> </w:t>
      </w:r>
      <w:r>
        <w:rPr>
          <w:rFonts w:cs="Calibri" w:ascii="Calibri" w:hAnsi="Calibri"/>
        </w:rPr>
        <w:t>horizontal</w:t>
      </w:r>
      <w:r>
        <w:rPr>
          <w:rFonts w:cs="Calibri" w:ascii="Calibri" w:hAnsi="Calibri"/>
          <w:spacing w:val="-27"/>
        </w:rPr>
        <w:t xml:space="preserve"> </w:t>
      </w:r>
      <w:r>
        <w:rPr>
          <w:rFonts w:cs="Calibri" w:ascii="Calibri" w:hAnsi="Calibri"/>
          <w:spacing w:val="-1"/>
        </w:rPr>
        <w:t>stabilizer.</w:t>
      </w:r>
    </w:p>
    <w:p>
      <w:pPr>
        <w:pStyle w:val="BodyText"/>
        <w:ind w:start="0" w:end="0"/>
        <w:rPr>
          <w:rFonts w:ascii="Calibri" w:hAnsi="Calibri" w:cs="Calibri"/>
          <w:spacing w:val="47"/>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
        </w:rPr>
        <w:t xml:space="preserve"> spoiler/lift</w:t>
      </w:r>
      <w:r>
        <w:rPr>
          <w:rFonts w:cs="Calibri" w:ascii="Calibri" w:hAnsi="Calibri"/>
        </w:rPr>
        <w:t xml:space="preserve"> </w:t>
      </w:r>
      <w:r>
        <w:rPr>
          <w:rFonts w:cs="Calibri" w:ascii="Calibri" w:hAnsi="Calibri"/>
          <w:spacing w:val="-1"/>
        </w:rPr>
        <w:t>dumper.</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4"/>
        </w:rPr>
        <w:t xml:space="preserve"> </w:t>
      </w:r>
      <w:r>
        <w:rPr>
          <w:rFonts w:cs="Calibri" w:ascii="Calibri" w:hAnsi="Calibri"/>
        </w:rPr>
        <w:t>elevator.</w:t>
      </w:r>
    </w:p>
    <w:p>
      <w:pPr>
        <w:pStyle w:val="BodyText"/>
        <w:ind w:start="0" w:end="0"/>
        <w:rPr>
          <w:rFonts w:ascii="Calibri" w:hAnsi="Calibri" w:cs="Calibri"/>
          <w:w w:val="101"/>
        </w:rPr>
      </w:pPr>
      <w:r>
        <w:rPr>
          <w:rFonts w:cs="Calibri" w:ascii="Calibri" w:hAnsi="Calibri"/>
        </w:rPr>
        <w:t>Deactivation/reactivation</w:t>
      </w:r>
      <w:r>
        <w:rPr>
          <w:rFonts w:cs="Calibri" w:ascii="Calibri" w:hAnsi="Calibri"/>
          <w:spacing w:val="-8"/>
        </w:rPr>
        <w:t xml:space="preserve"> </w:t>
      </w:r>
      <w:r>
        <w:rPr>
          <w:rFonts w:cs="Calibri" w:ascii="Calibri" w:hAnsi="Calibri"/>
        </w:rPr>
        <w:t>of</w:t>
      </w:r>
      <w:r>
        <w:rPr>
          <w:rFonts w:cs="Calibri" w:ascii="Calibri" w:hAnsi="Calibri"/>
          <w:spacing w:val="-8"/>
        </w:rPr>
        <w:t xml:space="preserve"> </w:t>
      </w:r>
      <w:r>
        <w:rPr>
          <w:rFonts w:cs="Calibri" w:ascii="Calibri" w:hAnsi="Calibri"/>
        </w:rPr>
        <w:t>aileron</w:t>
      </w:r>
      <w:r>
        <w:rPr>
          <w:rFonts w:cs="Calibri" w:ascii="Calibri" w:hAnsi="Calibri"/>
          <w:spacing w:val="-8"/>
        </w:rPr>
        <w:t xml:space="preserve"> </w:t>
      </w:r>
      <w:r>
        <w:rPr>
          <w:rFonts w:cs="Calibri" w:ascii="Calibri" w:hAnsi="Calibri"/>
        </w:rPr>
        <w:t>servo</w:t>
      </w:r>
      <w:r>
        <w:rPr>
          <w:rFonts w:cs="Calibri" w:ascii="Calibri" w:hAnsi="Calibri"/>
          <w:spacing w:val="-7"/>
        </w:rPr>
        <w:t xml:space="preserve"> </w:t>
      </w:r>
      <w:r>
        <w:rPr>
          <w:rFonts w:cs="Calibri" w:ascii="Calibri" w:hAnsi="Calibri"/>
        </w:rPr>
        <w:t>control.</w:t>
      </w:r>
    </w:p>
    <w:p>
      <w:pPr>
        <w:pStyle w:val="BodyText"/>
        <w:ind w:start="0" w:end="0"/>
        <w:rPr>
          <w:rFonts w:ascii="Calibri" w:hAnsi="Calibri" w:cs="Calibri"/>
        </w:rPr>
      </w:pPr>
      <w:r>
        <w:rPr>
          <w:rFonts w:cs="Calibri" w:ascii="Calibri" w:hAnsi="Calibri"/>
          <w:spacing w:val="-1"/>
          <w:w w:val="95"/>
        </w:rPr>
        <w:t>Replace</w:t>
      </w:r>
      <w:r>
        <w:rPr>
          <w:rFonts w:cs="Calibri" w:ascii="Calibri" w:hAnsi="Calibri"/>
          <w:spacing w:val="30"/>
          <w:w w:val="95"/>
        </w:rPr>
        <w:t xml:space="preserve"> </w:t>
      </w:r>
      <w:r>
        <w:rPr>
          <w:rFonts w:cs="Calibri" w:ascii="Calibri" w:hAnsi="Calibri"/>
          <w:spacing w:val="-2"/>
          <w:w w:val="95"/>
        </w:rPr>
        <w:t>ai</w:t>
      </w:r>
      <w:r>
        <w:rPr>
          <w:rFonts w:cs="Calibri" w:ascii="Calibri" w:hAnsi="Calibri"/>
          <w:spacing w:val="-1"/>
          <w:w w:val="95"/>
        </w:rPr>
        <w:t>leron.</w:t>
      </w:r>
    </w:p>
    <w:p>
      <w:pPr>
        <w:pStyle w:val="BodyText"/>
        <w:ind w:start="0" w:end="0"/>
        <w:rPr>
          <w:rFonts w:ascii="Calibri" w:hAnsi="Calibri" w:cs="Calibri"/>
          <w:spacing w:val="24"/>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2"/>
        </w:rPr>
        <w:t xml:space="preserve"> </w:t>
      </w:r>
      <w:r>
        <w:rPr>
          <w:rFonts w:cs="Calibri" w:ascii="Calibri" w:hAnsi="Calibri"/>
          <w:spacing w:val="-1"/>
        </w:rPr>
        <w:t>rudder.</w:t>
      </w:r>
    </w:p>
    <w:p>
      <w:pPr>
        <w:pStyle w:val="BodyText"/>
        <w:ind w:start="0" w:end="0"/>
        <w:rPr>
          <w:rFonts w:ascii="Calibri" w:hAnsi="Calibri" w:cs="Calibri"/>
        </w:rPr>
      </w:pPr>
      <w:r>
        <w:rPr>
          <w:rFonts w:cs="Calibri" w:ascii="Calibri" w:hAnsi="Calibri"/>
          <w:spacing w:val="-2"/>
        </w:rPr>
        <w:t>Replace</w:t>
      </w:r>
      <w:r>
        <w:rPr>
          <w:rFonts w:cs="Calibri" w:ascii="Calibri" w:hAnsi="Calibri"/>
          <w:spacing w:val="-5"/>
        </w:rPr>
        <w:t xml:space="preserve"> </w:t>
      </w:r>
      <w:r>
        <w:rPr>
          <w:rFonts w:cs="Calibri" w:ascii="Calibri" w:hAnsi="Calibri"/>
          <w:spacing w:val="-1"/>
        </w:rPr>
        <w:t>trim</w:t>
      </w:r>
      <w:r>
        <w:rPr>
          <w:rFonts w:cs="Calibri" w:ascii="Calibri" w:hAnsi="Calibri"/>
          <w:spacing w:val="-4"/>
        </w:rPr>
        <w:t xml:space="preserve"> </w:t>
      </w:r>
      <w:r>
        <w:rPr>
          <w:rFonts w:cs="Calibri" w:ascii="Calibri" w:hAnsi="Calibri"/>
          <w:spacing w:val="-1"/>
        </w:rPr>
        <w:t>tabs.</w:t>
      </w:r>
    </w:p>
    <w:p>
      <w:pPr>
        <w:pStyle w:val="BodyText"/>
        <w:ind w:start="0" w:end="0"/>
        <w:rPr>
          <w:rFonts w:ascii="Calibri" w:hAnsi="Calibri" w:cs="Calibri"/>
          <w:spacing w:val="28"/>
          <w:w w:val="99"/>
        </w:rPr>
      </w:pPr>
      <w:r>
        <w:rPr>
          <w:rFonts w:cs="Calibri" w:ascii="Calibri" w:hAnsi="Calibri"/>
          <w:spacing w:val="-1"/>
        </w:rPr>
        <w:t>Install</w:t>
      </w:r>
      <w:r>
        <w:rPr>
          <w:rFonts w:cs="Calibri" w:ascii="Calibri" w:hAnsi="Calibri"/>
        </w:rPr>
        <w:t xml:space="preserve"> control cable and </w:t>
      </w:r>
      <w:r>
        <w:rPr>
          <w:rFonts w:cs="Calibri" w:ascii="Calibri" w:hAnsi="Calibri"/>
          <w:spacing w:val="-1"/>
        </w:rPr>
        <w:t>fittings.</w:t>
      </w:r>
    </w:p>
    <w:p>
      <w:pPr>
        <w:pStyle w:val="BodyText"/>
        <w:ind w:start="0" w:end="0"/>
        <w:rPr>
          <w:rFonts w:ascii="Calibri" w:hAnsi="Calibri" w:cs="Calibri"/>
        </w:rPr>
      </w:pPr>
      <w:r>
        <w:rPr>
          <w:rFonts w:cs="Calibri" w:ascii="Calibri" w:hAnsi="Calibri"/>
          <w:spacing w:val="-2"/>
        </w:rPr>
        <w:t>Replac</w:t>
      </w:r>
      <w:r>
        <w:rPr>
          <w:rFonts w:cs="Calibri" w:ascii="Calibri" w:hAnsi="Calibri"/>
          <w:spacing w:val="-1"/>
        </w:rPr>
        <w:t>e</w:t>
      </w:r>
      <w:r>
        <w:rPr>
          <w:rFonts w:cs="Calibri" w:ascii="Calibri" w:hAnsi="Calibri"/>
          <w:spacing w:val="-31"/>
        </w:rPr>
        <w:t xml:space="preserve"> </w:t>
      </w:r>
      <w:r>
        <w:rPr>
          <w:rFonts w:cs="Calibri" w:ascii="Calibri" w:hAnsi="Calibri"/>
          <w:spacing w:val="-1"/>
        </w:rPr>
        <w:t>slats.</w:t>
      </w:r>
    </w:p>
    <w:p>
      <w:pPr>
        <w:pStyle w:val="BodyText"/>
        <w:ind w:start="0" w:end="0"/>
        <w:rPr>
          <w:rFonts w:ascii="Calibri" w:hAnsi="Calibri" w:cs="Calibri"/>
        </w:rPr>
      </w:pPr>
      <w:r>
        <w:rPr>
          <w:rFonts w:cs="Calibri" w:ascii="Calibri" w:hAnsi="Calibri"/>
          <w:spacing w:val="-2"/>
        </w:rPr>
        <w:t>Repla</w:t>
      </w:r>
      <w:r>
        <w:rPr>
          <w:rFonts w:cs="Calibri" w:ascii="Calibri" w:hAnsi="Calibri"/>
          <w:spacing w:val="-1"/>
        </w:rPr>
        <w:t>ce</w:t>
      </w:r>
      <w:r>
        <w:rPr>
          <w:rFonts w:cs="Calibri" w:ascii="Calibri" w:hAnsi="Calibri"/>
          <w:spacing w:val="-32"/>
        </w:rPr>
        <w:t xml:space="preserve"> </w:t>
      </w:r>
      <w:r>
        <w:rPr>
          <w:rFonts w:cs="Calibri" w:ascii="Calibri" w:hAnsi="Calibri"/>
          <w:spacing w:val="-1"/>
        </w:rPr>
        <w:t>flaps.</w:t>
      </w:r>
    </w:p>
    <w:p>
      <w:pPr>
        <w:pStyle w:val="BodyText"/>
        <w:ind w:start="0" w:end="0"/>
        <w:rPr>
          <w:rFonts w:ascii="Calibri" w:hAnsi="Calibri" w:cs="Calibri"/>
          <w:spacing w:val="26"/>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4"/>
        </w:rPr>
        <w:t xml:space="preserve"> </w:t>
      </w:r>
      <w:r>
        <w:rPr>
          <w:rFonts w:cs="Calibri" w:ascii="Calibri" w:hAnsi="Calibri"/>
        </w:rPr>
        <w:t>powered</w:t>
      </w:r>
      <w:r>
        <w:rPr>
          <w:rFonts w:cs="Calibri" w:ascii="Calibri" w:hAnsi="Calibri"/>
          <w:spacing w:val="3"/>
        </w:rPr>
        <w:t xml:space="preserve"> </w:t>
      </w:r>
      <w:r>
        <w:rPr>
          <w:rFonts w:cs="Calibri" w:ascii="Calibri" w:hAnsi="Calibri"/>
        </w:rPr>
        <w:t>flying</w:t>
      </w:r>
      <w:r>
        <w:rPr>
          <w:rFonts w:cs="Calibri" w:ascii="Calibri" w:hAnsi="Calibri"/>
          <w:spacing w:val="5"/>
        </w:rPr>
        <w:t xml:space="preserve"> </w:t>
      </w:r>
      <w:r>
        <w:rPr>
          <w:rFonts w:cs="Calibri" w:ascii="Calibri" w:hAnsi="Calibri"/>
        </w:rPr>
        <w:t>control</w:t>
      </w:r>
      <w:r>
        <w:rPr>
          <w:rFonts w:cs="Calibri" w:ascii="Calibri" w:hAnsi="Calibri"/>
          <w:spacing w:val="5"/>
        </w:rPr>
        <w:t xml:space="preserve"> </w:t>
      </w:r>
      <w:r>
        <w:rPr>
          <w:rFonts w:cs="Calibri" w:ascii="Calibri" w:hAnsi="Calibri"/>
        </w:rPr>
        <w:t>unit</w:t>
      </w:r>
    </w:p>
    <w:p>
      <w:pPr>
        <w:pStyle w:val="BodyText"/>
        <w:ind w:start="0" w:end="0"/>
        <w:rPr/>
      </w:pPr>
      <w:r>
        <w:rPr>
          <w:rFonts w:cs="Calibri" w:ascii="Calibri" w:hAnsi="Calibri"/>
          <w:spacing w:val="-2"/>
        </w:rPr>
        <w:t>Repla</w:t>
      </w:r>
      <w:r>
        <w:rPr>
          <w:rFonts w:cs="Calibri" w:ascii="Calibri" w:hAnsi="Calibri"/>
          <w:spacing w:val="-1"/>
        </w:rPr>
        <w:t>ce</w:t>
      </w:r>
      <w:r>
        <w:rPr>
          <w:rFonts w:cs="Calibri" w:ascii="Calibri" w:hAnsi="Calibri"/>
          <w:spacing w:val="-19"/>
        </w:rPr>
        <w:t xml:space="preserve"> </w:t>
      </w:r>
      <w:r>
        <w:rPr>
          <w:rFonts w:cs="Calibri" w:ascii="Calibri" w:hAnsi="Calibri"/>
        </w:rPr>
        <w:t>flap</w:t>
      </w:r>
      <w:r>
        <w:rPr>
          <w:rFonts w:cs="Calibri" w:ascii="Calibri" w:hAnsi="Calibri"/>
          <w:spacing w:val="-19"/>
        </w:rPr>
        <w:t xml:space="preserve"> </w:t>
      </w:r>
      <w:r>
        <w:rPr>
          <w:rFonts w:cs="Calibri" w:ascii="Calibri" w:hAnsi="Calibri"/>
        </w:rPr>
        <w:t>actuator</w:t>
      </w:r>
    </w:p>
    <w:p>
      <w:pPr>
        <w:pStyle w:val="BodyText"/>
        <w:ind w:start="0" w:end="0"/>
        <w:rPr>
          <w:rFonts w:ascii="Calibri" w:hAnsi="Calibri" w:cs="Calibri"/>
          <w:spacing w:val="43"/>
          <w:w w:val="102"/>
        </w:rPr>
      </w:pPr>
      <w:r>
        <w:rPr>
          <w:rFonts w:cs="Calibri" w:ascii="Calibri" w:hAnsi="Calibri"/>
          <w:spacing w:val="-2"/>
        </w:rPr>
        <w:t>Ri</w:t>
      </w:r>
      <w:r>
        <w:rPr>
          <w:rFonts w:cs="Calibri" w:ascii="Calibri" w:hAnsi="Calibri"/>
          <w:spacing w:val="-1"/>
        </w:rPr>
        <w:t>g</w:t>
      </w:r>
      <w:r>
        <w:rPr>
          <w:rFonts w:cs="Calibri" w:ascii="Calibri" w:hAnsi="Calibri"/>
          <w:spacing w:val="3"/>
        </w:rPr>
        <w:t xml:space="preserve"> </w:t>
      </w:r>
      <w:r>
        <w:rPr>
          <w:rFonts w:cs="Calibri" w:ascii="Calibri" w:hAnsi="Calibri"/>
          <w:spacing w:val="-1"/>
        </w:rPr>
        <w:t>prim</w:t>
      </w:r>
      <w:r>
        <w:rPr>
          <w:rFonts w:cs="Calibri" w:ascii="Calibri" w:hAnsi="Calibri"/>
          <w:spacing w:val="-2"/>
        </w:rPr>
        <w:t>ary</w:t>
      </w:r>
      <w:r>
        <w:rPr>
          <w:rFonts w:cs="Calibri" w:ascii="Calibri" w:hAnsi="Calibri"/>
          <w:spacing w:val="2"/>
        </w:rPr>
        <w:t xml:space="preserve"> </w:t>
      </w:r>
      <w:r>
        <w:rPr>
          <w:rFonts w:cs="Calibri" w:ascii="Calibri" w:hAnsi="Calibri"/>
          <w:spacing w:val="-1"/>
        </w:rPr>
        <w:t>flight</w:t>
      </w:r>
      <w:r>
        <w:rPr>
          <w:rFonts w:cs="Calibri" w:ascii="Calibri" w:hAnsi="Calibri"/>
          <w:spacing w:val="4"/>
        </w:rPr>
        <w:t xml:space="preserve"> </w:t>
      </w:r>
      <w:r>
        <w:rPr>
          <w:rFonts w:cs="Calibri" w:ascii="Calibri" w:hAnsi="Calibri"/>
          <w:spacing w:val="-1"/>
        </w:rPr>
        <w:t>controls.</w:t>
      </w:r>
    </w:p>
    <w:p>
      <w:pPr>
        <w:pStyle w:val="BodyText"/>
        <w:ind w:start="0" w:end="0"/>
        <w:rPr/>
      </w:pPr>
      <w:r>
        <w:rPr>
          <w:rFonts w:cs="Calibri" w:ascii="Calibri" w:hAnsi="Calibri"/>
        </w:rPr>
        <w:t>Adjust</w:t>
      </w:r>
      <w:r>
        <w:rPr>
          <w:rFonts w:cs="Calibri" w:ascii="Calibri" w:hAnsi="Calibri"/>
          <w:spacing w:val="12"/>
        </w:rPr>
        <w:t xml:space="preserve"> </w:t>
      </w:r>
      <w:r>
        <w:rPr>
          <w:rFonts w:cs="Calibri" w:ascii="Calibri" w:hAnsi="Calibri"/>
        </w:rPr>
        <w:t>trim</w:t>
      </w:r>
      <w:r>
        <w:rPr>
          <w:rFonts w:cs="Calibri" w:ascii="Calibri" w:hAnsi="Calibri"/>
          <w:spacing w:val="12"/>
        </w:rPr>
        <w:t xml:space="preserve"> </w:t>
      </w:r>
      <w:r>
        <w:rPr>
          <w:rFonts w:cs="Calibri" w:ascii="Calibri" w:hAnsi="Calibri"/>
        </w:rPr>
        <w:t>tab.</w:t>
      </w:r>
    </w:p>
    <w:p>
      <w:pPr>
        <w:pStyle w:val="BodyText"/>
        <w:ind w:start="0" w:end="0"/>
        <w:rPr/>
      </w:pPr>
      <w:r>
        <w:rPr>
          <w:rFonts w:cs="Calibri" w:ascii="Calibri" w:hAnsi="Calibri"/>
        </w:rPr>
        <w:t>Adjust</w:t>
      </w:r>
      <w:r>
        <w:rPr>
          <w:rFonts w:cs="Calibri" w:ascii="Calibri" w:hAnsi="Calibri"/>
          <w:spacing w:val="1"/>
        </w:rPr>
        <w:t xml:space="preserve"> </w:t>
      </w:r>
      <w:r>
        <w:rPr>
          <w:rFonts w:cs="Calibri" w:ascii="Calibri" w:hAnsi="Calibri"/>
          <w:spacing w:val="-1"/>
        </w:rPr>
        <w:t>control</w:t>
      </w:r>
      <w:r>
        <w:rPr>
          <w:rFonts w:cs="Calibri" w:ascii="Calibri" w:hAnsi="Calibri"/>
          <w:spacing w:val="1"/>
        </w:rPr>
        <w:t xml:space="preserve"> </w:t>
      </w:r>
      <w:r>
        <w:rPr>
          <w:rFonts w:cs="Calibri" w:ascii="Calibri" w:hAnsi="Calibri"/>
        </w:rPr>
        <w:t>cable tension.</w:t>
      </w:r>
    </w:p>
    <w:p>
      <w:pPr>
        <w:pStyle w:val="BodyText"/>
        <w:ind w:start="0" w:end="0"/>
        <w:rPr>
          <w:rFonts w:ascii="Calibri" w:hAnsi="Calibri" w:cs="Calibri"/>
          <w:spacing w:val="45"/>
          <w:w w:val="99"/>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spacing w:val="-1"/>
        </w:rPr>
        <w:t>control</w:t>
      </w:r>
      <w:r>
        <w:rPr>
          <w:rFonts w:cs="Calibri" w:ascii="Calibri" w:hAnsi="Calibri"/>
          <w:spacing w:val="1"/>
        </w:rPr>
        <w:t xml:space="preserve"> </w:t>
      </w:r>
      <w:r>
        <w:rPr>
          <w:rFonts w:cs="Calibri" w:ascii="Calibri" w:hAnsi="Calibri"/>
          <w:spacing w:val="-2"/>
        </w:rPr>
        <w:t>ran</w:t>
      </w:r>
      <w:r>
        <w:rPr>
          <w:rFonts w:cs="Calibri" w:ascii="Calibri" w:hAnsi="Calibri"/>
          <w:spacing w:val="-1"/>
        </w:rPr>
        <w:t>ge</w:t>
      </w:r>
      <w:r>
        <w:rPr>
          <w:rFonts w:cs="Calibri" w:ascii="Calibri" w:hAnsi="Calibri"/>
        </w:rPr>
        <w:t xml:space="preserve"> and</w:t>
      </w:r>
      <w:r>
        <w:rPr>
          <w:rFonts w:cs="Calibri" w:ascii="Calibri" w:hAnsi="Calibri"/>
          <w:spacing w:val="1"/>
        </w:rPr>
        <w:t xml:space="preserve"> </w:t>
      </w:r>
      <w:r>
        <w:rPr>
          <w:rFonts w:cs="Calibri" w:ascii="Calibri" w:hAnsi="Calibri"/>
        </w:rPr>
        <w:t>sense</w:t>
      </w:r>
      <w:r>
        <w:rPr>
          <w:rFonts w:cs="Calibri" w:ascii="Calibri" w:hAnsi="Calibri"/>
          <w:spacing w:val="-1"/>
        </w:rPr>
        <w:t xml:space="preserve"> </w:t>
      </w:r>
      <w:r>
        <w:rPr>
          <w:rFonts w:cs="Calibri" w:ascii="Calibri" w:hAnsi="Calibri"/>
        </w:rPr>
        <w:t>direction of</w:t>
      </w:r>
      <w:r>
        <w:rPr>
          <w:rFonts w:cs="Calibri" w:ascii="Calibri" w:hAnsi="Calibri"/>
          <w:spacing w:val="1"/>
        </w:rPr>
        <w:t xml:space="preserve"> </w:t>
      </w:r>
      <w:r>
        <w:rPr>
          <w:rFonts w:cs="Calibri" w:ascii="Calibri" w:hAnsi="Calibri"/>
          <w:spacing w:val="-1"/>
        </w:rPr>
        <w:t>movement.</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7"/>
        </w:rPr>
        <w:t xml:space="preserve"> </w:t>
      </w:r>
      <w:r>
        <w:rPr>
          <w:rFonts w:cs="Calibri" w:ascii="Calibri" w:hAnsi="Calibri"/>
        </w:rPr>
        <w:t>for</w:t>
      </w:r>
      <w:r>
        <w:rPr>
          <w:rFonts w:cs="Calibri" w:ascii="Calibri" w:hAnsi="Calibri"/>
          <w:spacing w:val="-6"/>
        </w:rPr>
        <w:t xml:space="preserve"> </w:t>
      </w:r>
      <w:r>
        <w:rPr>
          <w:rFonts w:cs="Calibri" w:ascii="Calibri" w:hAnsi="Calibri"/>
          <w:spacing w:val="-1"/>
        </w:rPr>
        <w:t>correct</w:t>
      </w:r>
      <w:r>
        <w:rPr>
          <w:rFonts w:cs="Calibri" w:ascii="Calibri" w:hAnsi="Calibri"/>
          <w:spacing w:val="-6"/>
        </w:rPr>
        <w:t xml:space="preserve"> </w:t>
      </w:r>
      <w:r>
        <w:rPr>
          <w:rFonts w:cs="Calibri" w:ascii="Calibri" w:hAnsi="Calibri"/>
          <w:spacing w:val="-2"/>
        </w:rPr>
        <w:t>a</w:t>
      </w:r>
      <w:r>
        <w:rPr>
          <w:rFonts w:cs="Calibri" w:ascii="Calibri" w:hAnsi="Calibri"/>
          <w:spacing w:val="-1"/>
        </w:rPr>
        <w:t>ssembly</w:t>
      </w:r>
      <w:r>
        <w:rPr>
          <w:rFonts w:cs="Calibri" w:ascii="Calibri" w:hAnsi="Calibri"/>
          <w:spacing w:val="-5"/>
        </w:rPr>
        <w:t xml:space="preserve"> </w:t>
      </w:r>
      <w:r>
        <w:rPr>
          <w:rFonts w:cs="Calibri" w:ascii="Calibri" w:hAnsi="Calibri"/>
          <w:spacing w:val="-2"/>
        </w:rPr>
        <w:t>a</w:t>
      </w:r>
      <w:r>
        <w:rPr>
          <w:rFonts w:cs="Calibri" w:ascii="Calibri" w:hAnsi="Calibri"/>
          <w:spacing w:val="-1"/>
        </w:rPr>
        <w:t>nd</w:t>
      </w:r>
      <w:r>
        <w:rPr>
          <w:rFonts w:cs="Calibri" w:ascii="Calibri" w:hAnsi="Calibri"/>
          <w:spacing w:val="-6"/>
        </w:rPr>
        <w:t xml:space="preserve"> </w:t>
      </w:r>
      <w:r>
        <w:rPr>
          <w:rFonts w:cs="Calibri" w:ascii="Calibri" w:hAnsi="Calibri"/>
          <w:spacing w:val="-1"/>
        </w:rPr>
        <w:t>locking.</w:t>
      </w:r>
    </w:p>
    <w:p>
      <w:pPr>
        <w:pStyle w:val="BodyText"/>
        <w:ind w:start="0" w:end="0"/>
        <w:rPr>
          <w:rFonts w:ascii="Calibri" w:hAnsi="Calibri" w:cs="Calibri"/>
          <w:spacing w:val="34"/>
          <w:w w:val="101"/>
        </w:rPr>
      </w:pPr>
      <w:r>
        <w:rPr>
          <w:rFonts w:cs="Calibri" w:ascii="Calibri" w:hAnsi="Calibri"/>
          <w:spacing w:val="-2"/>
        </w:rPr>
        <w:t>Fu</w:t>
      </w:r>
      <w:r>
        <w:rPr>
          <w:rFonts w:cs="Calibri" w:ascii="Calibri" w:hAnsi="Calibri"/>
          <w:spacing w:val="-1"/>
        </w:rPr>
        <w:t>nctional</w:t>
      </w:r>
      <w:r>
        <w:rPr>
          <w:rFonts w:cs="Calibri" w:ascii="Calibri" w:hAnsi="Calibri"/>
          <w:spacing w:val="6"/>
        </w:rPr>
        <w:t xml:space="preserve"> </w:t>
      </w:r>
      <w:r>
        <w:rPr>
          <w:rFonts w:cs="Calibri" w:ascii="Calibri" w:hAnsi="Calibri"/>
        </w:rPr>
        <w:t>test</w:t>
      </w:r>
      <w:r>
        <w:rPr>
          <w:rFonts w:cs="Calibri" w:ascii="Calibri" w:hAnsi="Calibri"/>
          <w:spacing w:val="7"/>
        </w:rPr>
        <w:t xml:space="preserve"> </w:t>
      </w:r>
      <w:r>
        <w:rPr>
          <w:rFonts w:cs="Calibri" w:ascii="Calibri" w:hAnsi="Calibri"/>
        </w:rPr>
        <w:t>of</w:t>
      </w:r>
      <w:r>
        <w:rPr>
          <w:rFonts w:cs="Calibri" w:ascii="Calibri" w:hAnsi="Calibri"/>
          <w:spacing w:val="7"/>
        </w:rPr>
        <w:t xml:space="preserve"> </w:t>
      </w:r>
      <w:r>
        <w:rPr>
          <w:rFonts w:cs="Calibri" w:ascii="Calibri" w:hAnsi="Calibri"/>
        </w:rPr>
        <w:t>primary</w:t>
      </w:r>
      <w:r>
        <w:rPr>
          <w:rFonts w:cs="Calibri" w:ascii="Calibri" w:hAnsi="Calibri"/>
          <w:spacing w:val="6"/>
        </w:rPr>
        <w:t xml:space="preserve"> </w:t>
      </w:r>
      <w:r>
        <w:rPr>
          <w:rFonts w:cs="Calibri" w:ascii="Calibri" w:hAnsi="Calibri"/>
        </w:rPr>
        <w:t>flight</w:t>
      </w:r>
      <w:r>
        <w:rPr>
          <w:rFonts w:cs="Calibri" w:ascii="Calibri" w:hAnsi="Calibri"/>
          <w:spacing w:val="7"/>
        </w:rPr>
        <w:t xml:space="preserve"> </w:t>
      </w:r>
      <w:r>
        <w:rPr>
          <w:rFonts w:cs="Calibri" w:ascii="Calibri" w:hAnsi="Calibri"/>
          <w:spacing w:val="-1"/>
        </w:rPr>
        <w:t>controls.</w:t>
      </w:r>
    </w:p>
    <w:p>
      <w:pPr>
        <w:pStyle w:val="BodyText"/>
        <w:ind w:start="0" w:end="0"/>
        <w:rPr>
          <w:rFonts w:ascii="Calibri" w:hAnsi="Calibri" w:cs="Calibri"/>
        </w:rPr>
      </w:pPr>
      <w:r>
        <w:rPr>
          <w:rFonts w:cs="Calibri" w:ascii="Calibri" w:hAnsi="Calibri"/>
          <w:spacing w:val="-2"/>
        </w:rPr>
        <w:t>Fu</w:t>
      </w:r>
      <w:r>
        <w:rPr>
          <w:rFonts w:cs="Calibri" w:ascii="Calibri" w:hAnsi="Calibri"/>
          <w:spacing w:val="-1"/>
        </w:rPr>
        <w:t>nctional</w:t>
      </w:r>
      <w:r>
        <w:rPr>
          <w:rFonts w:cs="Calibri" w:ascii="Calibri" w:hAnsi="Calibri"/>
          <w:spacing w:val="7"/>
        </w:rPr>
        <w:t xml:space="preserve"> </w:t>
      </w:r>
      <w:r>
        <w:rPr>
          <w:rFonts w:cs="Calibri" w:ascii="Calibri" w:hAnsi="Calibri"/>
        </w:rPr>
        <w:t>test</w:t>
      </w:r>
      <w:r>
        <w:rPr>
          <w:rFonts w:cs="Calibri" w:ascii="Calibri" w:hAnsi="Calibri"/>
          <w:spacing w:val="8"/>
        </w:rPr>
        <w:t xml:space="preserve"> </w:t>
      </w:r>
      <w:r>
        <w:rPr>
          <w:rFonts w:cs="Calibri" w:ascii="Calibri" w:hAnsi="Calibri"/>
        </w:rPr>
        <w:t>of</w:t>
      </w:r>
      <w:r>
        <w:rPr>
          <w:rFonts w:cs="Calibri" w:ascii="Calibri" w:hAnsi="Calibri"/>
          <w:spacing w:val="8"/>
        </w:rPr>
        <w:t xml:space="preserve"> </w:t>
      </w:r>
      <w:r>
        <w:rPr>
          <w:rFonts w:cs="Calibri" w:ascii="Calibri" w:hAnsi="Calibri"/>
        </w:rPr>
        <w:t>flap</w:t>
      </w:r>
      <w:r>
        <w:rPr>
          <w:rFonts w:cs="Calibri" w:ascii="Calibri" w:hAnsi="Calibri"/>
          <w:spacing w:val="7"/>
        </w:rPr>
        <w:t xml:space="preserve"> </w:t>
      </w:r>
      <w:r>
        <w:rPr>
          <w:rFonts w:cs="Calibri" w:ascii="Calibri" w:hAnsi="Calibri"/>
          <w:spacing w:val="-1"/>
        </w:rPr>
        <w:t>system.</w:t>
      </w:r>
    </w:p>
    <w:p>
      <w:pPr>
        <w:pStyle w:val="BodyText"/>
        <w:ind w:start="0" w:end="0"/>
        <w:rPr>
          <w:rFonts w:ascii="Calibri" w:hAnsi="Calibri" w:cs="Calibri"/>
          <w:spacing w:val="27"/>
          <w:w w:val="99"/>
        </w:rPr>
      </w:pPr>
      <w:r>
        <w:rPr>
          <w:rFonts w:cs="Calibri" w:ascii="Calibri" w:hAnsi="Calibri"/>
        </w:rPr>
        <w:t>Operational</w:t>
      </w:r>
      <w:r>
        <w:rPr>
          <w:rFonts w:cs="Calibri" w:ascii="Calibri" w:hAnsi="Calibri"/>
          <w:spacing w:val="2"/>
        </w:rPr>
        <w:t xml:space="preserve"> </w:t>
      </w:r>
      <w:r>
        <w:rPr>
          <w:rFonts w:cs="Calibri" w:ascii="Calibri" w:hAnsi="Calibri"/>
          <w:spacing w:val="-1"/>
        </w:rPr>
        <w:t>test</w:t>
      </w:r>
      <w:r>
        <w:rPr>
          <w:rFonts w:cs="Calibri" w:ascii="Calibri" w:hAnsi="Calibri"/>
          <w:spacing w:val="2"/>
        </w:rPr>
        <w:t xml:space="preserve"> </w:t>
      </w:r>
      <w:r>
        <w:rPr>
          <w:rFonts w:cs="Calibri" w:ascii="Calibri" w:hAnsi="Calibri"/>
        </w:rPr>
        <w:t>of</w:t>
      </w:r>
      <w:r>
        <w:rPr>
          <w:rFonts w:cs="Calibri" w:ascii="Calibri" w:hAnsi="Calibri"/>
          <w:spacing w:val="3"/>
        </w:rPr>
        <w:t xml:space="preserve"> </w:t>
      </w:r>
      <w:r>
        <w:rPr>
          <w:rFonts w:cs="Calibri" w:ascii="Calibri" w:hAnsi="Calibri"/>
          <w:spacing w:val="-1"/>
        </w:rPr>
        <w:t>the</w:t>
      </w:r>
      <w:r>
        <w:rPr>
          <w:rFonts w:cs="Calibri" w:ascii="Calibri" w:hAnsi="Calibri"/>
          <w:spacing w:val="2"/>
        </w:rPr>
        <w:t xml:space="preserve"> </w:t>
      </w:r>
      <w:r>
        <w:rPr>
          <w:rFonts w:cs="Calibri" w:ascii="Calibri" w:hAnsi="Calibri"/>
        </w:rPr>
        <w:t>side</w:t>
      </w:r>
      <w:r>
        <w:rPr>
          <w:rFonts w:cs="Calibri" w:ascii="Calibri" w:hAnsi="Calibri"/>
          <w:spacing w:val="2"/>
        </w:rPr>
        <w:t xml:space="preserve"> </w:t>
      </w:r>
      <w:r>
        <w:rPr>
          <w:rFonts w:cs="Calibri" w:ascii="Calibri" w:hAnsi="Calibri"/>
        </w:rPr>
        <w:t>stick</w:t>
      </w:r>
      <w:r>
        <w:rPr>
          <w:rFonts w:cs="Calibri" w:ascii="Calibri" w:hAnsi="Calibri"/>
          <w:spacing w:val="3"/>
        </w:rPr>
        <w:t xml:space="preserve"> </w:t>
      </w:r>
      <w:r>
        <w:rPr>
          <w:rFonts w:cs="Calibri" w:ascii="Calibri" w:hAnsi="Calibri"/>
          <w:spacing w:val="-1"/>
        </w:rPr>
        <w:t>assembly.</w:t>
      </w:r>
    </w:p>
    <w:p>
      <w:pPr>
        <w:pStyle w:val="BodyText"/>
        <w:ind w:start="0" w:end="0"/>
        <w:rPr/>
      </w:pPr>
      <w:r>
        <w:rPr>
          <w:rFonts w:cs="Calibri" w:ascii="Calibri" w:hAnsi="Calibri"/>
        </w:rPr>
        <w:t>Operational</w:t>
      </w:r>
      <w:r>
        <w:rPr>
          <w:rFonts w:cs="Calibri" w:ascii="Calibri" w:hAnsi="Calibri"/>
          <w:spacing w:val="-2"/>
        </w:rPr>
        <w:t xml:space="preserve"> </w:t>
      </w:r>
      <w:r>
        <w:rPr>
          <w:rFonts w:cs="Calibri" w:ascii="Calibri" w:hAnsi="Calibri"/>
          <w:spacing w:val="-1"/>
        </w:rPr>
        <w:t>test</w:t>
      </w:r>
      <w:r>
        <w:rPr>
          <w:rFonts w:cs="Calibri" w:ascii="Calibri" w:hAnsi="Calibri"/>
          <w:spacing w:val="-2"/>
        </w:rPr>
        <w:t xml:space="preserve"> </w:t>
      </w:r>
      <w:r>
        <w:rPr>
          <w:rFonts w:cs="Calibri" w:ascii="Calibri" w:hAnsi="Calibri"/>
        </w:rPr>
        <w:t>of</w:t>
      </w:r>
      <w:r>
        <w:rPr>
          <w:rFonts w:cs="Calibri" w:ascii="Calibri" w:hAnsi="Calibri"/>
          <w:spacing w:val="-2"/>
        </w:rPr>
        <w:t xml:space="preserve"> </w:t>
      </w:r>
      <w:r>
        <w:rPr>
          <w:rFonts w:cs="Calibri" w:ascii="Calibri" w:hAnsi="Calibri"/>
          <w:spacing w:val="-1"/>
        </w:rPr>
        <w:t>the</w:t>
      </w:r>
      <w:r>
        <w:rPr>
          <w:rFonts w:cs="Calibri" w:ascii="Calibri" w:hAnsi="Calibri"/>
          <w:spacing w:val="-2"/>
        </w:rPr>
        <w:t xml:space="preserve"> </w:t>
      </w:r>
      <w:r>
        <w:rPr>
          <w:rFonts w:cs="Calibri" w:ascii="Calibri" w:hAnsi="Calibri"/>
        </w:rPr>
        <w:t>THS</w:t>
      </w:r>
    </w:p>
    <w:p>
      <w:pPr>
        <w:pStyle w:val="BodyText"/>
        <w:ind w:start="0" w:end="0"/>
        <w:rPr>
          <w:rFonts w:ascii="Calibri" w:hAnsi="Calibri" w:cs="Calibri"/>
          <w:w w:val="99"/>
        </w:rPr>
      </w:pPr>
      <w:r>
        <w:rPr>
          <w:rFonts w:cs="Calibri" w:ascii="Calibri" w:hAnsi="Calibri"/>
        </w:rPr>
        <w:t>THS</w:t>
      </w:r>
      <w:r>
        <w:rPr>
          <w:rFonts w:cs="Calibri" w:ascii="Calibri" w:hAnsi="Calibri"/>
          <w:spacing w:val="-1"/>
        </w:rPr>
        <w:t xml:space="preserve"> </w:t>
      </w:r>
      <w:r>
        <w:rPr>
          <w:rFonts w:cs="Calibri" w:ascii="Calibri" w:hAnsi="Calibri"/>
        </w:rPr>
        <w:t>system</w:t>
      </w:r>
      <w:r>
        <w:rPr>
          <w:rFonts w:cs="Calibri" w:ascii="Calibri" w:hAnsi="Calibri"/>
          <w:spacing w:val="-1"/>
        </w:rPr>
        <w:t xml:space="preserve"> </w:t>
      </w:r>
      <w:r>
        <w:rPr>
          <w:rFonts w:cs="Calibri" w:ascii="Calibri" w:hAnsi="Calibri"/>
        </w:rPr>
        <w:t>wear</w:t>
      </w:r>
      <w:r>
        <w:rPr>
          <w:rFonts w:cs="Calibri" w:ascii="Calibri" w:hAnsi="Calibri"/>
          <w:spacing w:val="-3"/>
        </w:rPr>
        <w:t xml:space="preserve"> </w:t>
      </w:r>
      <w:r>
        <w:rPr>
          <w:rFonts w:cs="Calibri" w:ascii="Calibri" w:hAnsi="Calibri"/>
        </w:rPr>
        <w:t>check.</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Fuel</w:t>
      </w:r>
    </w:p>
    <w:p>
      <w:pPr>
        <w:pStyle w:val="BodyText"/>
        <w:ind w:start="0" w:end="0"/>
        <w:rPr>
          <w:rFonts w:ascii="Calibri" w:hAnsi="Calibri" w:cs="Calibri"/>
          <w:spacing w:val="27"/>
          <w:w w:val="98"/>
        </w:rPr>
      </w:pPr>
      <w:r>
        <w:rPr>
          <w:rFonts w:cs="Calibri" w:ascii="Calibri" w:hAnsi="Calibri"/>
        </w:rPr>
        <w:t>Water</w:t>
      </w:r>
      <w:r>
        <w:rPr>
          <w:rFonts w:cs="Calibri" w:ascii="Calibri" w:hAnsi="Calibri"/>
          <w:spacing w:val="-7"/>
        </w:rPr>
        <w:t xml:space="preserve"> </w:t>
      </w:r>
      <w:r>
        <w:rPr>
          <w:rFonts w:cs="Calibri" w:ascii="Calibri" w:hAnsi="Calibri"/>
          <w:spacing w:val="-1"/>
        </w:rPr>
        <w:t>dr</w:t>
      </w:r>
      <w:r>
        <w:rPr>
          <w:rFonts w:cs="Calibri" w:ascii="Calibri" w:hAnsi="Calibri"/>
          <w:spacing w:val="-2"/>
        </w:rPr>
        <w:t>ain</w:t>
      </w:r>
      <w:r>
        <w:rPr>
          <w:rFonts w:cs="Calibri" w:ascii="Calibri" w:hAnsi="Calibri"/>
          <w:spacing w:val="-8"/>
        </w:rPr>
        <w:t xml:space="preserve"> </w:t>
      </w:r>
      <w:r>
        <w:rPr>
          <w:rFonts w:cs="Calibri" w:ascii="Calibri" w:hAnsi="Calibri"/>
        </w:rPr>
        <w:t>system</w:t>
      </w:r>
      <w:r>
        <w:rPr>
          <w:rFonts w:cs="Calibri" w:ascii="Calibri" w:hAnsi="Calibri"/>
          <w:spacing w:val="-7"/>
        </w:rPr>
        <w:t xml:space="preserve"> </w:t>
      </w:r>
      <w:r>
        <w:rPr>
          <w:rFonts w:cs="Calibri" w:ascii="Calibri" w:hAnsi="Calibri"/>
          <w:spacing w:val="-2"/>
        </w:rPr>
        <w:t>(</w:t>
      </w:r>
      <w:r>
        <w:rPr>
          <w:rFonts w:cs="Calibri" w:ascii="Calibri" w:hAnsi="Calibri"/>
          <w:spacing w:val="-1"/>
        </w:rPr>
        <w:t>operation).</w:t>
      </w:r>
    </w:p>
    <w:p>
      <w:pPr>
        <w:pStyle w:val="BodyText"/>
        <w:ind w:start="0" w:end="0"/>
        <w:rPr>
          <w:rFonts w:ascii="Calibri" w:hAnsi="Calibri" w:cs="Calibri"/>
        </w:rPr>
      </w:pPr>
      <w:r>
        <w:rPr>
          <w:rFonts w:cs="Calibri" w:ascii="Calibri" w:hAnsi="Calibri"/>
          <w:spacing w:val="-2"/>
        </w:rPr>
        <w:t xml:space="preserve">Replace </w:t>
      </w:r>
      <w:r>
        <w:rPr>
          <w:rFonts w:cs="Calibri" w:ascii="Calibri" w:hAnsi="Calibri"/>
          <w:spacing w:val="-1"/>
        </w:rPr>
        <w:t>booster</w:t>
      </w:r>
      <w:r>
        <w:rPr>
          <w:rFonts w:cs="Calibri" w:ascii="Calibri" w:hAnsi="Calibri"/>
          <w:spacing w:val="-2"/>
        </w:rPr>
        <w:t xml:space="preserve"> </w:t>
      </w:r>
      <w:r>
        <w:rPr>
          <w:rFonts w:cs="Calibri" w:ascii="Calibri" w:hAnsi="Calibri"/>
          <w:spacing w:val="-1"/>
        </w:rPr>
        <w:t>pump.</w:t>
      </w:r>
    </w:p>
    <w:p>
      <w:pPr>
        <w:pStyle w:val="BodyText"/>
        <w:ind w:start="0" w:end="0"/>
        <w:rPr>
          <w:rFonts w:ascii="Calibri" w:hAnsi="Calibri" w:cs="Calibri"/>
          <w:spacing w:val="29"/>
          <w:w w:val="101"/>
        </w:rPr>
      </w:pPr>
      <w:r>
        <w:rPr>
          <w:rFonts w:cs="Calibri" w:ascii="Calibri" w:hAnsi="Calibri"/>
          <w:spacing w:val="-2"/>
        </w:rPr>
        <w:t>Replace</w:t>
      </w:r>
      <w:r>
        <w:rPr>
          <w:rFonts w:cs="Calibri" w:ascii="Calibri" w:hAnsi="Calibri"/>
          <w:spacing w:val="-3"/>
        </w:rPr>
        <w:t xml:space="preserve"> </w:t>
      </w:r>
      <w:r>
        <w:rPr>
          <w:rFonts w:cs="Calibri" w:ascii="Calibri" w:hAnsi="Calibri"/>
          <w:spacing w:val="-1"/>
        </w:rPr>
        <w:t>fuel</w:t>
      </w:r>
      <w:r>
        <w:rPr>
          <w:rFonts w:cs="Calibri" w:ascii="Calibri" w:hAnsi="Calibri"/>
          <w:spacing w:val="-3"/>
        </w:rPr>
        <w:t xml:space="preserve"> </w:t>
      </w:r>
      <w:r>
        <w:rPr>
          <w:rFonts w:cs="Calibri" w:ascii="Calibri" w:hAnsi="Calibri"/>
        </w:rPr>
        <w:t>selector.</w:t>
      </w:r>
    </w:p>
    <w:p>
      <w:pPr>
        <w:pStyle w:val="BodyText"/>
        <w:ind w:start="0" w:end="0"/>
        <w:rPr/>
      </w:pPr>
      <w:r>
        <w:rPr>
          <w:rFonts w:cs="Calibri" w:ascii="Calibri" w:hAnsi="Calibri"/>
          <w:spacing w:val="-2"/>
        </w:rPr>
        <w:t>Replace</w:t>
      </w:r>
      <w:r>
        <w:rPr>
          <w:rFonts w:cs="Calibri" w:ascii="Calibri" w:hAnsi="Calibri"/>
          <w:spacing w:val="-8"/>
        </w:rPr>
        <w:t xml:space="preserve"> </w:t>
      </w:r>
      <w:r>
        <w:rPr>
          <w:rFonts w:cs="Calibri" w:ascii="Calibri" w:hAnsi="Calibri"/>
          <w:spacing w:val="-1"/>
        </w:rPr>
        <w:t>fuel</w:t>
      </w:r>
      <w:r>
        <w:rPr>
          <w:rFonts w:cs="Calibri" w:ascii="Calibri" w:hAnsi="Calibri"/>
          <w:spacing w:val="-8"/>
        </w:rPr>
        <w:t xml:space="preserve"> </w:t>
      </w:r>
      <w:r>
        <w:rPr>
          <w:rFonts w:cs="Calibri" w:ascii="Calibri" w:hAnsi="Calibri"/>
        </w:rPr>
        <w:t>tank</w:t>
      </w:r>
      <w:r>
        <w:rPr>
          <w:rFonts w:cs="Calibri" w:ascii="Calibri" w:hAnsi="Calibri"/>
          <w:spacing w:val="-7"/>
        </w:rPr>
        <w:t xml:space="preserve"> </w:t>
      </w:r>
      <w:r>
        <w:rPr>
          <w:rFonts w:cs="Calibri" w:ascii="Calibri" w:hAnsi="Calibri"/>
        </w:rPr>
        <w:t>cells.</w:t>
      </w:r>
    </w:p>
    <w:p>
      <w:pPr>
        <w:pStyle w:val="BodyText"/>
        <w:ind w:start="0" w:end="0"/>
        <w:rPr>
          <w:rFonts w:ascii="Calibri" w:hAnsi="Calibri" w:cs="Calibri"/>
          <w:spacing w:val="47"/>
          <w:w w:val="99"/>
        </w:rPr>
      </w:pPr>
      <w:r>
        <w:rPr>
          <w:rFonts w:cs="Calibri" w:ascii="Calibri" w:hAnsi="Calibri"/>
          <w:spacing w:val="-2"/>
        </w:rPr>
        <w:t>Repla</w:t>
      </w:r>
      <w:r>
        <w:rPr>
          <w:rFonts w:cs="Calibri" w:ascii="Calibri" w:hAnsi="Calibri"/>
          <w:spacing w:val="-1"/>
        </w:rPr>
        <w:t>ce/test</w:t>
      </w:r>
      <w:r>
        <w:rPr>
          <w:rFonts w:cs="Calibri" w:ascii="Calibri" w:hAnsi="Calibri"/>
          <w:spacing w:val="-2"/>
        </w:rPr>
        <w:t xml:space="preserve"> </w:t>
      </w:r>
      <w:r>
        <w:rPr>
          <w:rFonts w:cs="Calibri" w:ascii="Calibri" w:hAnsi="Calibri"/>
          <w:spacing w:val="-1"/>
        </w:rPr>
        <w:t>fuel control</w:t>
      </w:r>
      <w:r>
        <w:rPr>
          <w:rFonts w:cs="Calibri" w:ascii="Calibri" w:hAnsi="Calibri"/>
          <w:spacing w:val="-2"/>
        </w:rPr>
        <w:t xml:space="preserve"> val</w:t>
      </w:r>
      <w:r>
        <w:rPr>
          <w:rFonts w:cs="Calibri" w:ascii="Calibri" w:hAnsi="Calibri"/>
          <w:spacing w:val="-1"/>
        </w:rPr>
        <w:t>ves.</w:t>
      </w:r>
    </w:p>
    <w:p>
      <w:pPr>
        <w:pStyle w:val="BodyText"/>
        <w:ind w:start="0" w:end="0"/>
        <w:rPr/>
      </w:pPr>
      <w:r>
        <w:rPr>
          <w:rFonts w:cs="Calibri" w:ascii="Calibri" w:hAnsi="Calibri"/>
          <w:spacing w:val="-2"/>
        </w:rPr>
        <w:t>Replace</w:t>
      </w:r>
      <w:r>
        <w:rPr>
          <w:rFonts w:cs="Calibri" w:ascii="Calibri" w:hAnsi="Calibri"/>
          <w:spacing w:val="-6"/>
        </w:rPr>
        <w:t xml:space="preserve"> </w:t>
      </w:r>
      <w:r>
        <w:rPr>
          <w:rFonts w:cs="Calibri" w:ascii="Calibri" w:hAnsi="Calibri"/>
          <w:spacing w:val="-1"/>
        </w:rPr>
        <w:t>m</w:t>
      </w:r>
      <w:r>
        <w:rPr>
          <w:rFonts w:cs="Calibri" w:ascii="Calibri" w:hAnsi="Calibri"/>
          <w:spacing w:val="-2"/>
        </w:rPr>
        <w:t>a</w:t>
      </w:r>
      <w:r>
        <w:rPr>
          <w:rFonts w:cs="Calibri" w:ascii="Calibri" w:hAnsi="Calibri"/>
          <w:spacing w:val="-1"/>
        </w:rPr>
        <w:t>gnetic</w:t>
      </w:r>
      <w:r>
        <w:rPr>
          <w:rFonts w:cs="Calibri" w:ascii="Calibri" w:hAnsi="Calibri"/>
          <w:spacing w:val="-6"/>
        </w:rPr>
        <w:t xml:space="preserve"> </w:t>
      </w:r>
      <w:r>
        <w:rPr>
          <w:rFonts w:cs="Calibri" w:ascii="Calibri" w:hAnsi="Calibri"/>
        </w:rPr>
        <w:t>fuel</w:t>
      </w:r>
      <w:r>
        <w:rPr>
          <w:rFonts w:cs="Calibri" w:ascii="Calibri" w:hAnsi="Calibri"/>
          <w:spacing w:val="-5"/>
        </w:rPr>
        <w:t xml:space="preserve"> </w:t>
      </w:r>
      <w:r>
        <w:rPr>
          <w:rFonts w:cs="Calibri" w:ascii="Calibri" w:hAnsi="Calibri"/>
          <w:spacing w:val="-1"/>
        </w:rPr>
        <w:t>level</w:t>
      </w:r>
      <w:r>
        <w:rPr>
          <w:rFonts w:cs="Calibri" w:ascii="Calibri" w:hAnsi="Calibri"/>
          <w:spacing w:val="-5"/>
        </w:rPr>
        <w:t xml:space="preserve"> </w:t>
      </w:r>
      <w:r>
        <w:rPr>
          <w:rFonts w:cs="Calibri" w:ascii="Calibri" w:hAnsi="Calibri"/>
          <w:spacing w:val="-1"/>
        </w:rPr>
        <w:t>indicators.</w:t>
      </w:r>
      <w:r>
        <w:rPr>
          <w:rFonts w:cs="Calibri" w:ascii="Calibri" w:hAnsi="Calibri"/>
          <w:spacing w:val="53"/>
          <w:w w:val="99"/>
        </w:rPr>
        <w:t xml:space="preserve"> </w:t>
      </w:r>
      <w:r>
        <w:rPr>
          <w:rFonts w:cs="Calibri" w:ascii="Calibri" w:hAnsi="Calibri"/>
          <w:spacing w:val="-2"/>
        </w:rPr>
        <w:t>Replace</w:t>
      </w:r>
      <w:r>
        <w:rPr>
          <w:rFonts w:cs="Calibri" w:ascii="Calibri" w:hAnsi="Calibri"/>
          <w:spacing w:val="-11"/>
        </w:rPr>
        <w:t xml:space="preserve"> </w:t>
      </w:r>
      <w:r>
        <w:rPr>
          <w:rFonts w:cs="Calibri" w:ascii="Calibri" w:hAnsi="Calibri"/>
          <w:spacing w:val="-1"/>
        </w:rPr>
        <w:t>water</w:t>
      </w:r>
      <w:r>
        <w:rPr>
          <w:rFonts w:cs="Calibri" w:ascii="Calibri" w:hAnsi="Calibri"/>
          <w:spacing w:val="-11"/>
        </w:rPr>
        <w:t xml:space="preserve"> </w:t>
      </w:r>
      <w:r>
        <w:rPr>
          <w:rFonts w:cs="Calibri" w:ascii="Calibri" w:hAnsi="Calibri"/>
        </w:rPr>
        <w:t>drain</w:t>
      </w:r>
      <w:r>
        <w:rPr>
          <w:rFonts w:cs="Calibri" w:ascii="Calibri" w:hAnsi="Calibri"/>
          <w:spacing w:val="-11"/>
        </w:rPr>
        <w:t xml:space="preserve"> </w:t>
      </w:r>
      <w:r>
        <w:rPr>
          <w:rFonts w:cs="Calibri" w:ascii="Calibri" w:hAnsi="Calibri"/>
        </w:rPr>
        <w:t>valve.</w:t>
      </w:r>
    </w:p>
    <w:p>
      <w:pPr>
        <w:pStyle w:val="BodyText"/>
        <w:ind w:start="0" w:end="0"/>
        <w:rPr>
          <w:rFonts w:ascii="Calibri" w:hAnsi="Calibri" w:cs="Calibri"/>
          <w:spacing w:val="57"/>
          <w:w w:val="97"/>
        </w:rPr>
      </w:pPr>
      <w:r>
        <w:rPr>
          <w:rFonts w:cs="Calibri" w:ascii="Calibri" w:hAnsi="Calibri"/>
          <w:spacing w:val="-2"/>
        </w:rPr>
        <w:t>Ch</w:t>
      </w:r>
      <w:r>
        <w:rPr>
          <w:rFonts w:cs="Calibri" w:ascii="Calibri" w:hAnsi="Calibri"/>
          <w:spacing w:val="-1"/>
        </w:rPr>
        <w:t>eck/calculate</w:t>
      </w:r>
      <w:r>
        <w:rPr>
          <w:rFonts w:cs="Calibri" w:ascii="Calibri" w:hAnsi="Calibri"/>
          <w:spacing w:val="-8"/>
        </w:rPr>
        <w:t xml:space="preserve"> </w:t>
      </w:r>
      <w:r>
        <w:rPr>
          <w:rFonts w:cs="Calibri" w:ascii="Calibri" w:hAnsi="Calibri"/>
        </w:rPr>
        <w:t>fuel</w:t>
      </w:r>
      <w:r>
        <w:rPr>
          <w:rFonts w:cs="Calibri" w:ascii="Calibri" w:hAnsi="Calibri"/>
          <w:spacing w:val="-10"/>
        </w:rPr>
        <w:t xml:space="preserve"> </w:t>
      </w:r>
      <w:r>
        <w:rPr>
          <w:rFonts w:cs="Calibri" w:ascii="Calibri" w:hAnsi="Calibri"/>
          <w:spacing w:val="-1"/>
        </w:rPr>
        <w:t>contents</w:t>
      </w:r>
      <w:r>
        <w:rPr>
          <w:rFonts w:cs="Calibri" w:ascii="Calibri" w:hAnsi="Calibri"/>
          <w:spacing w:val="-8"/>
        </w:rPr>
        <w:t xml:space="preserve"> </w:t>
      </w:r>
      <w:r>
        <w:rPr>
          <w:rFonts w:cs="Calibri" w:ascii="Calibri" w:hAnsi="Calibri"/>
          <w:spacing w:val="-1"/>
        </w:rPr>
        <w:t>m</w:t>
      </w:r>
      <w:r>
        <w:rPr>
          <w:rFonts w:cs="Calibri" w:ascii="Calibri" w:hAnsi="Calibri"/>
          <w:spacing w:val="-2"/>
        </w:rPr>
        <w:t>anually.</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2"/>
        </w:rPr>
        <w:t xml:space="preserve"> </w:t>
      </w:r>
      <w:r>
        <w:rPr>
          <w:rFonts w:cs="Calibri" w:ascii="Calibri" w:hAnsi="Calibri"/>
        </w:rPr>
        <w:t>filters.</w:t>
      </w:r>
    </w:p>
    <w:p>
      <w:pPr>
        <w:pStyle w:val="BodyText"/>
        <w:ind w:start="0" w:end="0"/>
        <w:rPr/>
      </w:pPr>
      <w:r>
        <w:rPr>
          <w:rFonts w:cs="Calibri" w:ascii="Calibri" w:hAnsi="Calibri"/>
        </w:rPr>
        <w:t>Flow</w:t>
      </w:r>
      <w:r>
        <w:rPr>
          <w:rFonts w:cs="Calibri" w:ascii="Calibri" w:hAnsi="Calibri"/>
          <w:spacing w:val="13"/>
        </w:rPr>
        <w:t xml:space="preserve"> </w:t>
      </w:r>
      <w:r>
        <w:rPr>
          <w:rFonts w:cs="Calibri" w:ascii="Calibri" w:hAnsi="Calibri"/>
          <w:spacing w:val="-1"/>
        </w:rPr>
        <w:t>check</w:t>
      </w:r>
      <w:r>
        <w:rPr>
          <w:rFonts w:cs="Calibri" w:ascii="Calibri" w:hAnsi="Calibri"/>
          <w:spacing w:val="13"/>
        </w:rPr>
        <w:t xml:space="preserve"> </w:t>
      </w:r>
      <w:r>
        <w:rPr>
          <w:rFonts w:cs="Calibri" w:ascii="Calibri" w:hAnsi="Calibri"/>
        </w:rPr>
        <w:t>system.</w:t>
      </w:r>
    </w:p>
    <w:p>
      <w:pPr>
        <w:pStyle w:val="BodyText"/>
        <w:ind w:start="0" w:end="0"/>
        <w:rPr>
          <w:rFonts w:ascii="Calibri" w:hAnsi="Calibri" w:cs="Calibri"/>
          <w:spacing w:val="33"/>
          <w:w w:val="98"/>
        </w:rPr>
      </w:pPr>
      <w:r>
        <w:rPr>
          <w:rFonts w:cs="Calibri" w:ascii="Calibri" w:hAnsi="Calibri"/>
          <w:spacing w:val="-2"/>
        </w:rPr>
        <w:t>Ch</w:t>
      </w:r>
      <w:r>
        <w:rPr>
          <w:rFonts w:cs="Calibri" w:ascii="Calibri" w:hAnsi="Calibri"/>
          <w:spacing w:val="-1"/>
        </w:rPr>
        <w:t>eck</w:t>
      </w:r>
      <w:r>
        <w:rPr>
          <w:rFonts w:cs="Calibri" w:ascii="Calibri" w:hAnsi="Calibri"/>
          <w:spacing w:val="-4"/>
        </w:rPr>
        <w:t xml:space="preserve"> </w:t>
      </w:r>
      <w:r>
        <w:rPr>
          <w:rFonts w:cs="Calibri" w:ascii="Calibri" w:hAnsi="Calibri"/>
          <w:spacing w:val="-2"/>
        </w:rPr>
        <w:t>calib</w:t>
      </w:r>
      <w:r>
        <w:rPr>
          <w:rFonts w:cs="Calibri" w:ascii="Calibri" w:hAnsi="Calibri"/>
          <w:spacing w:val="-1"/>
        </w:rPr>
        <w:t>ration</w:t>
      </w:r>
      <w:r>
        <w:rPr>
          <w:rFonts w:cs="Calibri" w:ascii="Calibri" w:hAnsi="Calibri"/>
          <w:spacing w:val="-4"/>
        </w:rPr>
        <w:t xml:space="preserve"> </w:t>
      </w:r>
      <w:r>
        <w:rPr>
          <w:rFonts w:cs="Calibri" w:ascii="Calibri" w:hAnsi="Calibri"/>
        </w:rPr>
        <w:t>of</w:t>
      </w:r>
      <w:r>
        <w:rPr>
          <w:rFonts w:cs="Calibri" w:ascii="Calibri" w:hAnsi="Calibri"/>
          <w:spacing w:val="-3"/>
        </w:rPr>
        <w:t xml:space="preserve"> </w:t>
      </w:r>
      <w:r>
        <w:rPr>
          <w:rFonts w:cs="Calibri" w:ascii="Calibri" w:hAnsi="Calibri"/>
          <w:spacing w:val="-1"/>
        </w:rPr>
        <w:t>fuel</w:t>
      </w:r>
      <w:r>
        <w:rPr>
          <w:rFonts w:cs="Calibri" w:ascii="Calibri" w:hAnsi="Calibri"/>
          <w:spacing w:val="-4"/>
        </w:rPr>
        <w:t xml:space="preserve"> </w:t>
      </w:r>
      <w:r>
        <w:rPr>
          <w:rFonts w:cs="Calibri" w:ascii="Calibri" w:hAnsi="Calibri"/>
        </w:rPr>
        <w:t>quantity</w:t>
      </w:r>
      <w:r>
        <w:rPr>
          <w:rFonts w:cs="Calibri" w:ascii="Calibri" w:hAnsi="Calibri"/>
          <w:spacing w:val="-3"/>
        </w:rPr>
        <w:t xml:space="preserve"> </w:t>
      </w:r>
      <w:r>
        <w:rPr>
          <w:rFonts w:cs="Calibri" w:ascii="Calibri" w:hAnsi="Calibri"/>
        </w:rPr>
        <w:t>gauges.</w:t>
      </w:r>
    </w:p>
    <w:p>
      <w:pPr>
        <w:pStyle w:val="BodyText"/>
        <w:ind w:start="0" w:end="0"/>
        <w:rPr>
          <w:rFonts w:ascii="Calibri" w:hAnsi="Calibri" w:cs="Calibri"/>
        </w:rPr>
      </w:pPr>
      <w:r>
        <w:rPr>
          <w:rFonts w:cs="Calibri" w:ascii="Calibri" w:hAnsi="Calibri"/>
          <w:spacing w:val="-2"/>
        </w:rPr>
        <w:t>Ch</w:t>
      </w:r>
      <w:r>
        <w:rPr>
          <w:rFonts w:cs="Calibri" w:ascii="Calibri" w:hAnsi="Calibri"/>
          <w:spacing w:val="-1"/>
        </w:rPr>
        <w:t>eck</w:t>
      </w:r>
      <w:r>
        <w:rPr>
          <w:rFonts w:cs="Calibri" w:ascii="Calibri" w:hAnsi="Calibri"/>
          <w:spacing w:val="-4"/>
        </w:rPr>
        <w:t xml:space="preserve"> </w:t>
      </w:r>
      <w:r>
        <w:rPr>
          <w:rFonts w:cs="Calibri" w:ascii="Calibri" w:hAnsi="Calibri"/>
        </w:rPr>
        <w:t>operation</w:t>
      </w:r>
      <w:r>
        <w:rPr>
          <w:rFonts w:cs="Calibri" w:ascii="Calibri" w:hAnsi="Calibri"/>
          <w:spacing w:val="-4"/>
        </w:rPr>
        <w:t xml:space="preserve"> </w:t>
      </w:r>
      <w:r>
        <w:rPr>
          <w:rFonts w:cs="Calibri" w:ascii="Calibri" w:hAnsi="Calibri"/>
          <w:spacing w:val="-1"/>
        </w:rPr>
        <w:t>feed/selectors</w:t>
      </w:r>
    </w:p>
    <w:p>
      <w:pPr>
        <w:pStyle w:val="BodyText"/>
        <w:ind w:start="0" w:end="0"/>
        <w:rPr>
          <w:rFonts w:ascii="Calibri" w:hAnsi="Calibri" w:cs="Calibri"/>
          <w:spacing w:val="32"/>
          <w:w w:val="103"/>
        </w:rPr>
      </w:pPr>
      <w:r>
        <w:rPr>
          <w:rFonts w:cs="Calibri" w:ascii="Calibri" w:hAnsi="Calibri"/>
          <w:spacing w:val="-2"/>
        </w:rPr>
        <w:t>Ch</w:t>
      </w:r>
      <w:r>
        <w:rPr>
          <w:rFonts w:cs="Calibri" w:ascii="Calibri" w:hAnsi="Calibri"/>
          <w:spacing w:val="-1"/>
        </w:rPr>
        <w:t>eck</w:t>
      </w:r>
      <w:r>
        <w:rPr>
          <w:rFonts w:cs="Calibri" w:ascii="Calibri" w:hAnsi="Calibri"/>
          <w:spacing w:val="10"/>
        </w:rPr>
        <w:t xml:space="preserve"> </w:t>
      </w:r>
      <w:r>
        <w:rPr>
          <w:rFonts w:cs="Calibri" w:ascii="Calibri" w:hAnsi="Calibri"/>
        </w:rPr>
        <w:t>operation</w:t>
      </w:r>
      <w:r>
        <w:rPr>
          <w:rFonts w:cs="Calibri" w:ascii="Calibri" w:hAnsi="Calibri"/>
          <w:spacing w:val="10"/>
        </w:rPr>
        <w:t xml:space="preserve"> </w:t>
      </w:r>
      <w:r>
        <w:rPr>
          <w:rFonts w:cs="Calibri" w:ascii="Calibri" w:hAnsi="Calibri"/>
        </w:rPr>
        <w:t>of</w:t>
      </w:r>
      <w:r>
        <w:rPr>
          <w:rFonts w:cs="Calibri" w:ascii="Calibri" w:hAnsi="Calibri"/>
          <w:spacing w:val="11"/>
        </w:rPr>
        <w:t xml:space="preserve"> </w:t>
      </w:r>
      <w:r>
        <w:rPr>
          <w:rFonts w:cs="Calibri" w:ascii="Calibri" w:hAnsi="Calibri"/>
        </w:rPr>
        <w:t>fuel</w:t>
      </w:r>
      <w:r>
        <w:rPr>
          <w:rFonts w:cs="Calibri" w:ascii="Calibri" w:hAnsi="Calibri"/>
          <w:spacing w:val="10"/>
        </w:rPr>
        <w:t xml:space="preserve"> </w:t>
      </w:r>
      <w:r>
        <w:rPr>
          <w:rFonts w:cs="Calibri" w:ascii="Calibri" w:hAnsi="Calibri"/>
          <w:spacing w:val="-1"/>
        </w:rPr>
        <w:t>dump/jettison</w:t>
      </w:r>
      <w:r>
        <w:rPr>
          <w:rFonts w:cs="Calibri" w:ascii="Calibri" w:hAnsi="Calibri"/>
          <w:spacing w:val="10"/>
        </w:rPr>
        <w:t xml:space="preserve"> </w:t>
      </w:r>
      <w:r>
        <w:rPr>
          <w:rFonts w:cs="Calibri" w:ascii="Calibri" w:hAnsi="Calibri"/>
        </w:rPr>
        <w:t>system.</w:t>
      </w:r>
    </w:p>
    <w:p>
      <w:pPr>
        <w:pStyle w:val="BodyText"/>
        <w:ind w:start="0" w:end="0"/>
        <w:rPr/>
      </w:pPr>
      <w:r>
        <w:rPr>
          <w:rFonts w:cs="Calibri" w:ascii="Calibri" w:hAnsi="Calibri"/>
        </w:rPr>
        <w:t>Fuel</w:t>
      </w:r>
      <w:r>
        <w:rPr>
          <w:rFonts w:cs="Calibri" w:ascii="Calibri" w:hAnsi="Calibri"/>
          <w:spacing w:val="5"/>
        </w:rPr>
        <w:t xml:space="preserve"> </w:t>
      </w:r>
      <w:r>
        <w:rPr>
          <w:rFonts w:cs="Calibri" w:ascii="Calibri" w:hAnsi="Calibri"/>
        </w:rPr>
        <w:t>transfer</w:t>
      </w:r>
      <w:r>
        <w:rPr>
          <w:rFonts w:cs="Calibri" w:ascii="Calibri" w:hAnsi="Calibri"/>
          <w:spacing w:val="6"/>
        </w:rPr>
        <w:t xml:space="preserve"> </w:t>
      </w:r>
      <w:r>
        <w:rPr>
          <w:rFonts w:cs="Calibri" w:ascii="Calibri" w:hAnsi="Calibri"/>
        </w:rPr>
        <w:t>between</w:t>
      </w:r>
      <w:r>
        <w:rPr>
          <w:rFonts w:cs="Calibri" w:ascii="Calibri" w:hAnsi="Calibri"/>
          <w:spacing w:val="5"/>
        </w:rPr>
        <w:t xml:space="preserve"> </w:t>
      </w:r>
      <w:r>
        <w:rPr>
          <w:rFonts w:cs="Calibri" w:ascii="Calibri" w:hAnsi="Calibri"/>
        </w:rPr>
        <w:t>tanks.</w:t>
      </w:r>
    </w:p>
    <w:p>
      <w:pPr>
        <w:pStyle w:val="BodyText"/>
        <w:ind w:start="0" w:end="0"/>
        <w:rPr>
          <w:rFonts w:ascii="Calibri" w:hAnsi="Calibri" w:cs="Calibri"/>
        </w:rPr>
      </w:pPr>
      <w:r>
        <w:rPr>
          <w:rFonts w:cs="Calibri" w:ascii="Calibri" w:hAnsi="Calibri"/>
        </w:rPr>
        <w:t>Pressure</w:t>
      </w:r>
      <w:r>
        <w:rPr>
          <w:rFonts w:cs="Calibri" w:ascii="Calibri" w:hAnsi="Calibri"/>
          <w:spacing w:val="-25"/>
        </w:rPr>
        <w:t xml:space="preserve"> </w:t>
      </w:r>
      <w:r>
        <w:rPr>
          <w:rFonts w:cs="Calibri" w:ascii="Calibri" w:hAnsi="Calibri"/>
          <w:spacing w:val="-1"/>
        </w:rPr>
        <w:t>de-fuel</w:t>
      </w:r>
    </w:p>
    <w:p>
      <w:pPr>
        <w:pStyle w:val="BodyText"/>
        <w:ind w:start="0" w:end="0"/>
        <w:rPr>
          <w:rFonts w:ascii="Calibri" w:hAnsi="Calibri" w:cs="Calibri"/>
        </w:rPr>
      </w:pPr>
      <w:r>
        <w:rPr>
          <w:rFonts w:cs="Calibri" w:ascii="Calibri" w:hAnsi="Calibri"/>
        </w:rPr>
        <w:t>Pressure</w:t>
      </w:r>
      <w:r>
        <w:rPr>
          <w:rFonts w:cs="Calibri" w:ascii="Calibri" w:hAnsi="Calibri"/>
          <w:spacing w:val="-19"/>
        </w:rPr>
        <w:t xml:space="preserve"> </w:t>
      </w:r>
      <w:r>
        <w:rPr>
          <w:rFonts w:cs="Calibri" w:ascii="Calibri" w:hAnsi="Calibri"/>
          <w:spacing w:val="-1"/>
        </w:rPr>
        <w:t>re-fuel</w:t>
      </w:r>
      <w:r>
        <w:rPr>
          <w:rFonts w:cs="Calibri" w:ascii="Calibri" w:hAnsi="Calibri"/>
          <w:spacing w:val="-18"/>
        </w:rPr>
        <w:t xml:space="preserve"> </w:t>
      </w:r>
      <w:r>
        <w:rPr>
          <w:rFonts w:cs="Calibri" w:ascii="Calibri" w:hAnsi="Calibri"/>
          <w:spacing w:val="-2"/>
        </w:rPr>
        <w:t>(</w:t>
      </w:r>
      <w:r>
        <w:rPr>
          <w:rFonts w:cs="Calibri" w:ascii="Calibri" w:hAnsi="Calibri"/>
          <w:spacing w:val="-1"/>
        </w:rPr>
        <w:t>m</w:t>
      </w:r>
      <w:r>
        <w:rPr>
          <w:rFonts w:cs="Calibri" w:ascii="Calibri" w:hAnsi="Calibri"/>
          <w:spacing w:val="-2"/>
        </w:rPr>
        <w:t>anua</w:t>
      </w:r>
      <w:r>
        <w:rPr>
          <w:rFonts w:cs="Calibri" w:ascii="Calibri" w:hAnsi="Calibri"/>
          <w:spacing w:val="-1"/>
        </w:rPr>
        <w:t>l</w:t>
      </w:r>
      <w:r>
        <w:rPr>
          <w:rFonts w:cs="Calibri" w:ascii="Calibri" w:hAnsi="Calibri"/>
          <w:spacing w:val="-20"/>
        </w:rPr>
        <w:t xml:space="preserve"> </w:t>
      </w:r>
      <w:r>
        <w:rPr>
          <w:rFonts w:cs="Calibri" w:ascii="Calibri" w:hAnsi="Calibri"/>
          <w:spacing w:val="-1"/>
        </w:rPr>
        <w:t>contro</w:t>
      </w:r>
      <w:r>
        <w:rPr>
          <w:rFonts w:cs="Calibri" w:ascii="Calibri" w:hAnsi="Calibri"/>
          <w:spacing w:val="-2"/>
        </w:rPr>
        <w:t>l)</w:t>
      </w:r>
    </w:p>
    <w:p>
      <w:pPr>
        <w:pStyle w:val="BodyText"/>
        <w:ind w:start="0" w:end="0"/>
        <w:rPr/>
      </w:pPr>
      <w:r>
        <w:rPr>
          <w:rFonts w:cs="Calibri" w:ascii="Calibri" w:hAnsi="Calibri"/>
          <w:spacing w:val="-1"/>
        </w:rPr>
        <w:t>Deactivation/reactivation</w:t>
      </w:r>
      <w:r>
        <w:rPr>
          <w:rFonts w:cs="Calibri" w:ascii="Calibri" w:hAnsi="Calibri"/>
          <w:spacing w:val="-6"/>
        </w:rPr>
        <w:t xml:space="preserve"> </w:t>
      </w:r>
      <w:r>
        <w:rPr>
          <w:rFonts w:cs="Calibri" w:ascii="Calibri" w:hAnsi="Calibri"/>
        </w:rPr>
        <w:t>of</w:t>
      </w:r>
      <w:r>
        <w:rPr>
          <w:rFonts w:cs="Calibri" w:ascii="Calibri" w:hAnsi="Calibri"/>
          <w:spacing w:val="-6"/>
        </w:rPr>
        <w:t xml:space="preserve"> </w:t>
      </w:r>
      <w:r>
        <w:rPr>
          <w:rFonts w:cs="Calibri" w:ascii="Calibri" w:hAnsi="Calibri"/>
        </w:rPr>
        <w:t>the</w:t>
      </w:r>
      <w:r>
        <w:rPr>
          <w:rFonts w:cs="Calibri" w:ascii="Calibri" w:hAnsi="Calibri"/>
          <w:spacing w:val="-6"/>
        </w:rPr>
        <w:t xml:space="preserve"> </w:t>
      </w:r>
      <w:r>
        <w:rPr>
          <w:rFonts w:cs="Calibri" w:ascii="Calibri" w:hAnsi="Calibri"/>
        </w:rPr>
        <w:t>fuel</w:t>
      </w:r>
      <w:r>
        <w:rPr>
          <w:rFonts w:cs="Calibri" w:ascii="Calibri" w:hAnsi="Calibri"/>
          <w:spacing w:val="-5"/>
        </w:rPr>
        <w:t xml:space="preserve"> </w:t>
      </w:r>
      <w:r>
        <w:rPr>
          <w:rFonts w:cs="Calibri" w:ascii="Calibri" w:hAnsi="Calibri"/>
        </w:rPr>
        <w:t>valves</w:t>
      </w:r>
      <w:r>
        <w:rPr>
          <w:rFonts w:cs="Calibri" w:ascii="Calibri" w:hAnsi="Calibri"/>
          <w:spacing w:val="-6"/>
        </w:rPr>
        <w:t xml:space="preserve"> </w:t>
      </w:r>
      <w:r>
        <w:rPr>
          <w:rFonts w:cs="Calibri" w:ascii="Calibri" w:hAnsi="Calibri"/>
        </w:rPr>
        <w:t>(transfer</w:t>
      </w:r>
      <w:r>
        <w:rPr>
          <w:rFonts w:cs="Calibri" w:ascii="Calibri" w:hAnsi="Calibri"/>
          <w:spacing w:val="-6"/>
        </w:rPr>
        <w:t xml:space="preserve"> </w:t>
      </w:r>
      <w:r>
        <w:rPr>
          <w:rFonts w:cs="Calibri" w:ascii="Calibri" w:hAnsi="Calibri"/>
        </w:rPr>
        <w:t>de-fuel,</w:t>
      </w:r>
      <w:r>
        <w:rPr>
          <w:rFonts w:cs="Calibri" w:ascii="Calibri" w:hAnsi="Calibri"/>
          <w:spacing w:val="-6"/>
        </w:rPr>
        <w:t xml:space="preserve"> </w:t>
      </w:r>
      <w:r>
        <w:rPr>
          <w:rFonts w:cs="Calibri" w:ascii="Calibri" w:hAnsi="Calibri"/>
        </w:rPr>
        <w:t>X-feed,</w:t>
      </w:r>
      <w:r>
        <w:rPr>
          <w:rFonts w:cs="Calibri" w:ascii="Calibri" w:hAnsi="Calibri"/>
          <w:spacing w:val="46"/>
          <w:w w:val="98"/>
        </w:rPr>
        <w:t xml:space="preserve"> </w:t>
      </w:r>
      <w:r>
        <w:rPr>
          <w:rFonts w:cs="Calibri" w:ascii="Calibri" w:hAnsi="Calibri"/>
        </w:rPr>
        <w:t>re-fuel)</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b/>
          <w:w w:val="90"/>
        </w:rPr>
      </w:pPr>
      <w:r>
        <w:rPr>
          <w:rFonts w:cs="Calibri" w:ascii="Calibri" w:hAnsi="Calibri"/>
          <w:b/>
          <w:w w:val="90"/>
        </w:rPr>
      </w:r>
    </w:p>
    <w:p>
      <w:pPr>
        <w:pStyle w:val="BodyText"/>
        <w:ind w:start="0" w:end="0"/>
        <w:rPr>
          <w:rFonts w:ascii="Calibri" w:hAnsi="Calibri" w:eastAsia="Lucida Sans" w:cs="Lucida Sans"/>
        </w:rPr>
      </w:pPr>
      <w:r>
        <w:rPr>
          <w:rFonts w:cs="Calibri" w:ascii="Calibri" w:hAnsi="Calibri"/>
          <w:b/>
          <w:w w:val="90"/>
        </w:rPr>
        <w:t>Hydraulics</w:t>
      </w:r>
    </w:p>
    <w:p>
      <w:pPr>
        <w:pStyle w:val="BodyText"/>
        <w:ind w:start="0" w:end="0"/>
        <w:rPr>
          <w:rFonts w:ascii="Calibri" w:hAnsi="Calibri" w:cs="Calibri"/>
          <w:spacing w:val="31"/>
          <w:w w:val="103"/>
        </w:rPr>
      </w:pPr>
      <w:r>
        <w:rPr>
          <w:rFonts w:cs="Calibri" w:ascii="Calibri" w:hAnsi="Calibri"/>
          <w:spacing w:val="-2"/>
        </w:rPr>
        <w:t>Replace</w:t>
      </w:r>
      <w:r>
        <w:rPr>
          <w:rFonts w:cs="Calibri" w:ascii="Calibri" w:hAnsi="Calibri"/>
          <w:spacing w:val="-9"/>
        </w:rPr>
        <w:t xml:space="preserve"> </w:t>
      </w:r>
      <w:r>
        <w:rPr>
          <w:rFonts w:cs="Calibri" w:ascii="Calibri" w:hAnsi="Calibri"/>
          <w:spacing w:val="-1"/>
        </w:rPr>
        <w:t>engine</w:t>
      </w:r>
      <w:r>
        <w:rPr>
          <w:rFonts w:cs="Calibri" w:ascii="Calibri" w:hAnsi="Calibri"/>
          <w:spacing w:val="-10"/>
        </w:rPr>
        <w:t xml:space="preserve"> </w:t>
      </w:r>
      <w:r>
        <w:rPr>
          <w:rFonts w:cs="Calibri" w:ascii="Calibri" w:hAnsi="Calibri"/>
        </w:rPr>
        <w:t>driven</w:t>
      </w:r>
      <w:r>
        <w:rPr>
          <w:rFonts w:cs="Calibri" w:ascii="Calibri" w:hAnsi="Calibri"/>
          <w:spacing w:val="-9"/>
        </w:rPr>
        <w:t xml:space="preserve"> </w:t>
      </w:r>
      <w:r>
        <w:rPr>
          <w:rFonts w:cs="Calibri" w:ascii="Calibri" w:hAnsi="Calibri"/>
          <w:spacing w:val="-1"/>
        </w:rPr>
        <w:t>pump.</w:t>
      </w:r>
    </w:p>
    <w:p>
      <w:pPr>
        <w:pStyle w:val="BodyText"/>
        <w:ind w:start="0" w:end="0"/>
        <w:rPr>
          <w:rFonts w:ascii="Calibri" w:hAnsi="Calibri" w:cs="Calibri"/>
          <w:spacing w:val="47"/>
          <w:w w:val="99"/>
        </w:rPr>
      </w:pPr>
      <w:r>
        <w:rPr>
          <w:rFonts w:cs="Calibri" w:ascii="Calibri" w:hAnsi="Calibri"/>
          <w:spacing w:val="-2"/>
        </w:rPr>
        <w:t>Ch</w:t>
      </w:r>
      <w:r>
        <w:rPr>
          <w:rFonts w:cs="Calibri" w:ascii="Calibri" w:hAnsi="Calibri"/>
          <w:spacing w:val="-1"/>
        </w:rPr>
        <w:t>eck/repl</w:t>
      </w:r>
      <w:r>
        <w:rPr>
          <w:rFonts w:cs="Calibri" w:ascii="Calibri" w:hAnsi="Calibri"/>
          <w:spacing w:val="-2"/>
        </w:rPr>
        <w:t>ace</w:t>
      </w:r>
      <w:r>
        <w:rPr>
          <w:rFonts w:cs="Calibri" w:ascii="Calibri" w:hAnsi="Calibri"/>
          <w:spacing w:val="-15"/>
        </w:rPr>
        <w:t xml:space="preserve"> </w:t>
      </w:r>
      <w:r>
        <w:rPr>
          <w:rFonts w:cs="Calibri" w:ascii="Calibri" w:hAnsi="Calibri"/>
          <w:spacing w:val="-2"/>
        </w:rPr>
        <w:t>ca</w:t>
      </w:r>
      <w:r>
        <w:rPr>
          <w:rFonts w:cs="Calibri" w:ascii="Calibri" w:hAnsi="Calibri"/>
          <w:spacing w:val="-1"/>
        </w:rPr>
        <w:t>se</w:t>
      </w:r>
      <w:r>
        <w:rPr>
          <w:rFonts w:cs="Calibri" w:ascii="Calibri" w:hAnsi="Calibri"/>
          <w:spacing w:val="-13"/>
        </w:rPr>
        <w:t xml:space="preserve"> </w:t>
      </w:r>
      <w:r>
        <w:rPr>
          <w:rFonts w:cs="Calibri" w:ascii="Calibri" w:hAnsi="Calibri"/>
          <w:spacing w:val="-1"/>
        </w:rPr>
        <w:t>dr</w:t>
      </w:r>
      <w:r>
        <w:rPr>
          <w:rFonts w:cs="Calibri" w:ascii="Calibri" w:hAnsi="Calibri"/>
          <w:spacing w:val="-2"/>
        </w:rPr>
        <w:t>ain</w:t>
      </w:r>
      <w:r>
        <w:rPr>
          <w:rFonts w:cs="Calibri" w:ascii="Calibri" w:hAnsi="Calibri"/>
          <w:spacing w:val="-14"/>
        </w:rPr>
        <w:t xml:space="preserve"> </w:t>
      </w:r>
      <w:r>
        <w:rPr>
          <w:rFonts w:cs="Calibri" w:ascii="Calibri" w:hAnsi="Calibri"/>
          <w:spacing w:val="-1"/>
        </w:rPr>
        <w:t>filter.</w:t>
      </w:r>
    </w:p>
    <w:p>
      <w:pPr>
        <w:pStyle w:val="BodyText"/>
        <w:ind w:start="0" w:end="0"/>
        <w:rPr>
          <w:rFonts w:ascii="Calibri" w:hAnsi="Calibri" w:cs="Calibri"/>
        </w:rPr>
      </w:pPr>
      <w:r>
        <w:rPr>
          <w:rFonts w:cs="Calibri" w:ascii="Calibri" w:hAnsi="Calibri"/>
          <w:spacing w:val="-2"/>
        </w:rPr>
        <w:t>Replace</w:t>
      </w:r>
      <w:r>
        <w:rPr>
          <w:rFonts w:cs="Calibri" w:ascii="Calibri" w:hAnsi="Calibri"/>
          <w:spacing w:val="-11"/>
        </w:rPr>
        <w:t xml:space="preserve"> </w:t>
      </w:r>
      <w:r>
        <w:rPr>
          <w:rFonts w:cs="Calibri" w:ascii="Calibri" w:hAnsi="Calibri"/>
          <w:spacing w:val="-1"/>
        </w:rPr>
        <w:t>standby</w:t>
      </w:r>
      <w:r>
        <w:rPr>
          <w:rFonts w:cs="Calibri" w:ascii="Calibri" w:hAnsi="Calibri"/>
          <w:spacing w:val="-11"/>
        </w:rPr>
        <w:t xml:space="preserve"> </w:t>
      </w:r>
      <w:r>
        <w:rPr>
          <w:rFonts w:cs="Calibri" w:ascii="Calibri" w:hAnsi="Calibri"/>
          <w:spacing w:val="-1"/>
        </w:rPr>
        <w:t>pump.</w:t>
      </w:r>
    </w:p>
    <w:p>
      <w:pPr>
        <w:pStyle w:val="BodyText"/>
        <w:ind w:start="0" w:end="0"/>
        <w:rPr>
          <w:rFonts w:ascii="Calibri" w:hAnsi="Calibri" w:cs="Calibri"/>
          <w:spacing w:val="65"/>
          <w:w w:val="99"/>
        </w:rPr>
      </w:pPr>
      <w:r>
        <w:rPr>
          <w:rFonts w:cs="Calibri" w:ascii="Calibri" w:hAnsi="Calibri"/>
          <w:spacing w:val="-2"/>
        </w:rPr>
        <w:t>Replace</w:t>
      </w:r>
      <w:r>
        <w:rPr>
          <w:rFonts w:cs="Calibri" w:ascii="Calibri" w:hAnsi="Calibri"/>
          <w:spacing w:val="-6"/>
        </w:rPr>
        <w:t xml:space="preserve"> </w:t>
      </w:r>
      <w:r>
        <w:rPr>
          <w:rFonts w:cs="Calibri" w:ascii="Calibri" w:hAnsi="Calibri"/>
          <w:spacing w:val="-1"/>
        </w:rPr>
        <w:t>hy</w:t>
      </w:r>
      <w:r>
        <w:rPr>
          <w:rFonts w:cs="Calibri" w:ascii="Calibri" w:hAnsi="Calibri"/>
          <w:spacing w:val="-2"/>
        </w:rPr>
        <w:t>draulic</w:t>
      </w:r>
      <w:r>
        <w:rPr>
          <w:rFonts w:cs="Calibri" w:ascii="Calibri" w:hAnsi="Calibri"/>
          <w:spacing w:val="-6"/>
        </w:rPr>
        <w:t xml:space="preserve"> </w:t>
      </w:r>
      <w:r>
        <w:rPr>
          <w:rFonts w:cs="Calibri" w:ascii="Calibri" w:hAnsi="Calibri"/>
          <w:spacing w:val="-1"/>
        </w:rPr>
        <w:t>motor</w:t>
      </w:r>
      <w:r>
        <w:rPr>
          <w:rFonts w:cs="Calibri" w:ascii="Calibri" w:hAnsi="Calibri"/>
          <w:spacing w:val="-6"/>
        </w:rPr>
        <w:t xml:space="preserve"> </w:t>
      </w:r>
      <w:r>
        <w:rPr>
          <w:rFonts w:cs="Calibri" w:ascii="Calibri" w:hAnsi="Calibri"/>
          <w:spacing w:val="-1"/>
        </w:rPr>
        <w:t>pump/generator.</w:t>
      </w:r>
    </w:p>
    <w:p>
      <w:pPr>
        <w:pStyle w:val="BodyText"/>
        <w:ind w:start="0" w:end="0"/>
        <w:rPr>
          <w:rFonts w:ascii="Calibri" w:hAnsi="Calibri" w:cs="Calibri"/>
        </w:rPr>
      </w:pPr>
      <w:r>
        <w:rPr>
          <w:rFonts w:cs="Calibri" w:ascii="Calibri" w:hAnsi="Calibri"/>
          <w:spacing w:val="-2"/>
        </w:rPr>
        <w:t>R</w:t>
      </w:r>
      <w:r>
        <w:rPr>
          <w:rFonts w:cs="Calibri" w:ascii="Calibri" w:hAnsi="Calibri"/>
          <w:spacing w:val="-1"/>
        </w:rPr>
        <w:t>e</w:t>
      </w:r>
      <w:r>
        <w:rPr>
          <w:rFonts w:cs="Calibri" w:ascii="Calibri" w:hAnsi="Calibri"/>
          <w:spacing w:val="-2"/>
        </w:rPr>
        <w:t>plac</w:t>
      </w:r>
      <w:r>
        <w:rPr>
          <w:rFonts w:cs="Calibri" w:ascii="Calibri" w:hAnsi="Calibri"/>
          <w:spacing w:val="-1"/>
        </w:rPr>
        <w:t>e</w:t>
      </w:r>
      <w:ins w:id="242" w:author="Phuong Dong Ngo" w:date="2025-05-06T14:23:00Z">
        <w:r>
          <w:rPr>
            <w:rFonts w:cs="Calibri" w:ascii="Calibri" w:hAnsi="Calibri"/>
            <w:spacing w:val="-1"/>
          </w:rPr>
          <w:t xml:space="preserve"> </w:t>
        </w:r>
      </w:ins>
      <w:r>
        <w:rPr>
          <w:rFonts w:cs="Calibri" w:ascii="Calibri" w:hAnsi="Calibri"/>
          <w:spacing w:val="-37"/>
        </w:rPr>
        <w:t xml:space="preserve"> </w:t>
      </w:r>
      <w:r>
        <w:rPr>
          <w:rFonts w:cs="Calibri" w:ascii="Calibri" w:hAnsi="Calibri"/>
          <w:spacing w:val="-2"/>
        </w:rPr>
        <w:t>ac</w:t>
      </w:r>
      <w:r>
        <w:rPr>
          <w:rFonts w:cs="Calibri" w:ascii="Calibri" w:hAnsi="Calibri"/>
          <w:spacing w:val="-1"/>
        </w:rPr>
        <w:t>cumulator.</w:t>
      </w:r>
    </w:p>
    <w:p>
      <w:pPr>
        <w:pStyle w:val="BodyText"/>
        <w:ind w:start="0" w:end="0"/>
        <w:rPr>
          <w:rFonts w:ascii="Calibri" w:hAnsi="Calibri" w:cs="Calibri"/>
          <w:spacing w:val="27"/>
          <w:w w:val="97"/>
        </w:rPr>
      </w:pPr>
      <w:r>
        <w:rPr>
          <w:rFonts w:cs="Calibri" w:ascii="Calibri" w:hAnsi="Calibri"/>
          <w:spacing w:val="-2"/>
        </w:rPr>
        <w:t>Ch</w:t>
      </w:r>
      <w:r>
        <w:rPr>
          <w:rFonts w:cs="Calibri" w:ascii="Calibri" w:hAnsi="Calibri"/>
          <w:spacing w:val="-1"/>
        </w:rPr>
        <w:t xml:space="preserve">eck </w:t>
      </w:r>
      <w:r>
        <w:rPr>
          <w:rFonts w:cs="Calibri" w:ascii="Calibri" w:hAnsi="Calibri"/>
        </w:rPr>
        <w:t>operation</w:t>
      </w:r>
      <w:r>
        <w:rPr>
          <w:rFonts w:cs="Calibri" w:ascii="Calibri" w:hAnsi="Calibri"/>
          <w:spacing w:val="-1"/>
        </w:rPr>
        <w:t xml:space="preserve"> </w:t>
      </w:r>
      <w:r>
        <w:rPr>
          <w:rFonts w:cs="Calibri" w:ascii="Calibri" w:hAnsi="Calibri"/>
        </w:rPr>
        <w:t xml:space="preserve">of </w:t>
      </w:r>
      <w:r>
        <w:rPr>
          <w:rFonts w:cs="Calibri" w:ascii="Calibri" w:hAnsi="Calibri"/>
          <w:spacing w:val="-1"/>
        </w:rPr>
        <w:t>shut</w:t>
      </w:r>
      <w:r>
        <w:rPr>
          <w:rFonts w:cs="Calibri" w:ascii="Calibri" w:hAnsi="Calibri"/>
        </w:rPr>
        <w:t xml:space="preserve"> off valve.</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3"/>
        </w:rPr>
        <w:t xml:space="preserve"> </w:t>
      </w:r>
      <w:r>
        <w:rPr>
          <w:rFonts w:cs="Calibri" w:ascii="Calibri" w:hAnsi="Calibri"/>
        </w:rPr>
        <w:t>filters/clog</w:t>
      </w:r>
      <w:r>
        <w:rPr>
          <w:rFonts w:cs="Calibri" w:ascii="Calibri" w:hAnsi="Calibri"/>
          <w:spacing w:val="-4"/>
        </w:rPr>
        <w:t xml:space="preserve"> </w:t>
      </w:r>
      <w:r>
        <w:rPr>
          <w:rFonts w:cs="Calibri" w:ascii="Calibri" w:hAnsi="Calibri"/>
        </w:rPr>
        <w:t>indicators.</w:t>
      </w:r>
    </w:p>
    <w:p>
      <w:pPr>
        <w:pStyle w:val="BodyText"/>
        <w:ind w:start="0" w:end="0"/>
        <w:rPr>
          <w:rFonts w:ascii="Calibri" w:hAnsi="Calibri" w:cs="Calibri"/>
          <w:spacing w:val="37"/>
          <w:w w:val="99"/>
        </w:rPr>
      </w:pPr>
      <w:r>
        <w:rPr>
          <w:rFonts w:cs="Calibri" w:ascii="Calibri" w:hAnsi="Calibri"/>
          <w:spacing w:val="-2"/>
        </w:rPr>
        <w:t>Ch</w:t>
      </w:r>
      <w:r>
        <w:rPr>
          <w:rFonts w:cs="Calibri" w:ascii="Calibri" w:hAnsi="Calibri"/>
          <w:spacing w:val="-1"/>
        </w:rPr>
        <w:t>eck</w:t>
      </w:r>
      <w:r>
        <w:rPr>
          <w:rFonts w:cs="Calibri" w:ascii="Calibri" w:hAnsi="Calibri"/>
          <w:spacing w:val="-4"/>
        </w:rPr>
        <w:t xml:space="preserve"> </w:t>
      </w:r>
      <w:r>
        <w:rPr>
          <w:rFonts w:cs="Calibri" w:ascii="Calibri" w:hAnsi="Calibri"/>
          <w:spacing w:val="-1"/>
        </w:rPr>
        <w:t>ind</w:t>
      </w:r>
      <w:r>
        <w:rPr>
          <w:rFonts w:cs="Calibri" w:ascii="Calibri" w:hAnsi="Calibri"/>
          <w:spacing w:val="-2"/>
        </w:rPr>
        <w:t>ica</w:t>
      </w:r>
      <w:r>
        <w:rPr>
          <w:rFonts w:cs="Calibri" w:ascii="Calibri" w:hAnsi="Calibri"/>
          <w:spacing w:val="-1"/>
        </w:rPr>
        <w:t>ting</w:t>
      </w:r>
      <w:r>
        <w:rPr>
          <w:rFonts w:cs="Calibri" w:ascii="Calibri" w:hAnsi="Calibri"/>
          <w:spacing w:val="-3"/>
        </w:rPr>
        <w:t xml:space="preserve"> </w:t>
      </w:r>
      <w:r>
        <w:rPr>
          <w:rFonts w:cs="Calibri" w:ascii="Calibri" w:hAnsi="Calibri"/>
          <w:spacing w:val="-1"/>
        </w:rPr>
        <w:t>systems.</w:t>
      </w:r>
    </w:p>
    <w:p>
      <w:pPr>
        <w:pStyle w:val="BodyText"/>
        <w:ind w:start="0" w:end="0"/>
        <w:rPr/>
      </w:pPr>
      <w:r>
        <w:rPr>
          <w:rFonts w:cs="Calibri" w:ascii="Calibri" w:hAnsi="Calibri"/>
        </w:rPr>
        <w:t>Perform</w:t>
      </w:r>
      <w:r>
        <w:rPr>
          <w:rFonts w:cs="Calibri" w:ascii="Calibri" w:hAnsi="Calibri"/>
          <w:spacing w:val="3"/>
        </w:rPr>
        <w:t xml:space="preserve"> </w:t>
      </w:r>
      <w:r>
        <w:rPr>
          <w:rFonts w:cs="Calibri" w:ascii="Calibri" w:hAnsi="Calibri"/>
        </w:rPr>
        <w:t>functional</w:t>
      </w:r>
      <w:r>
        <w:rPr>
          <w:rFonts w:cs="Calibri" w:ascii="Calibri" w:hAnsi="Calibri"/>
          <w:spacing w:val="5"/>
        </w:rPr>
        <w:t xml:space="preserve"> </w:t>
      </w:r>
      <w:r>
        <w:rPr>
          <w:rFonts w:cs="Calibri" w:ascii="Calibri" w:hAnsi="Calibri"/>
        </w:rPr>
        <w:t>checks.</w:t>
      </w:r>
    </w:p>
    <w:p>
      <w:pPr>
        <w:pStyle w:val="BodyText"/>
        <w:ind w:start="0" w:end="0"/>
        <w:rPr>
          <w:rFonts w:ascii="Calibri" w:hAnsi="Calibri" w:cs="Calibri"/>
          <w:spacing w:val="64"/>
          <w:w w:val="103"/>
        </w:rPr>
      </w:pPr>
      <w:r>
        <w:rPr>
          <w:rFonts w:cs="Calibri" w:ascii="Calibri" w:hAnsi="Calibri"/>
          <w:spacing w:val="-1"/>
        </w:rPr>
        <w:t>Pressurization/depressurization</w:t>
      </w:r>
      <w:r>
        <w:rPr>
          <w:rFonts w:cs="Calibri" w:ascii="Calibri" w:hAnsi="Calibri"/>
          <w:spacing w:val="-2"/>
        </w:rPr>
        <w:t xml:space="preserve"> </w:t>
      </w:r>
      <w:r>
        <w:rPr>
          <w:rFonts w:cs="Calibri" w:ascii="Calibri" w:hAnsi="Calibri"/>
        </w:rPr>
        <w:t>of</w:t>
      </w:r>
      <w:r>
        <w:rPr>
          <w:rFonts w:cs="Calibri" w:ascii="Calibri" w:hAnsi="Calibri"/>
          <w:spacing w:val="-1"/>
        </w:rPr>
        <w:t xml:space="preserve"> the </w:t>
      </w:r>
      <w:r>
        <w:rPr>
          <w:rFonts w:cs="Calibri" w:ascii="Calibri" w:hAnsi="Calibri"/>
        </w:rPr>
        <w:t>hydraulic</w:t>
      </w:r>
      <w:r>
        <w:rPr>
          <w:rFonts w:cs="Calibri" w:ascii="Calibri" w:hAnsi="Calibri"/>
          <w:spacing w:val="-1"/>
        </w:rPr>
        <w:t xml:space="preserve"> </w:t>
      </w:r>
      <w:r>
        <w:rPr>
          <w:rFonts w:cs="Calibri" w:ascii="Calibri" w:hAnsi="Calibri"/>
        </w:rPr>
        <w:t>system.</w:t>
      </w:r>
    </w:p>
    <w:p>
      <w:pPr>
        <w:pStyle w:val="BodyText"/>
        <w:ind w:start="0" w:end="0"/>
        <w:rPr/>
      </w:pPr>
      <w:r>
        <w:rPr>
          <w:rFonts w:cs="Calibri" w:ascii="Calibri" w:hAnsi="Calibri"/>
        </w:rPr>
        <w:t>PTU</w:t>
      </w:r>
      <w:r>
        <w:rPr>
          <w:rFonts w:cs="Calibri" w:ascii="Calibri" w:hAnsi="Calibri"/>
          <w:spacing w:val="-36"/>
        </w:rPr>
        <w:t xml:space="preserve"> </w:t>
      </w:r>
      <w:r>
        <w:rPr>
          <w:rFonts w:cs="Calibri" w:ascii="Calibri" w:hAnsi="Calibri"/>
        </w:rPr>
        <w:t>operation</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Heading8"/>
        <w:ind w:start="0" w:end="0"/>
        <w:rPr>
          <w:rFonts w:ascii="Calibri" w:hAnsi="Calibri" w:cs="Calibri"/>
          <w:b w:val="false"/>
          <w:bCs w:val="false"/>
        </w:rPr>
      </w:pPr>
      <w:r>
        <w:rPr>
          <w:rFonts w:cs="Calibri" w:ascii="Calibri" w:hAnsi="Calibri"/>
        </w:rPr>
        <w:t>Ice</w:t>
      </w:r>
      <w:r>
        <w:rPr>
          <w:rFonts w:cs="Calibri" w:ascii="Calibri" w:hAnsi="Calibri"/>
          <w:spacing w:val="1"/>
        </w:rPr>
        <w:t xml:space="preserve"> </w:t>
      </w:r>
      <w:r>
        <w:rPr>
          <w:rFonts w:cs="Calibri" w:ascii="Calibri" w:hAnsi="Calibri"/>
        </w:rPr>
        <w:t xml:space="preserve">and </w:t>
      </w:r>
      <w:r>
        <w:rPr>
          <w:rFonts w:cs="Calibri" w:ascii="Calibri" w:hAnsi="Calibri"/>
          <w:spacing w:val="-1"/>
        </w:rPr>
        <w:t>Rain</w:t>
      </w:r>
      <w:r>
        <w:rPr>
          <w:rFonts w:cs="Calibri" w:ascii="Calibri" w:hAnsi="Calibri"/>
          <w:spacing w:val="2"/>
        </w:rPr>
        <w:t xml:space="preserve"> </w:t>
      </w:r>
      <w:r>
        <w:rPr>
          <w:rFonts w:cs="Calibri" w:ascii="Calibri" w:hAnsi="Calibri"/>
        </w:rPr>
        <w:t>Protection</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9"/>
        </w:rPr>
        <w:t xml:space="preserve"> </w:t>
      </w:r>
      <w:r>
        <w:rPr>
          <w:rFonts w:cs="Calibri" w:ascii="Calibri" w:hAnsi="Calibri"/>
          <w:spacing w:val="-1"/>
        </w:rPr>
        <w:t>pump.</w:t>
      </w:r>
      <w:r>
        <w:rPr>
          <w:rFonts w:cs="Calibri" w:ascii="Calibri" w:hAnsi="Calibri"/>
          <w:spacing w:val="20"/>
          <w:w w:val="99"/>
        </w:rPr>
        <w:t xml:space="preserve"> </w:t>
      </w:r>
      <w:r>
        <w:rPr>
          <w:rFonts w:cs="Calibri" w:ascii="Calibri" w:hAnsi="Calibri"/>
        </w:rPr>
        <w:t>Replace</w:t>
      </w:r>
      <w:r>
        <w:rPr>
          <w:rFonts w:cs="Calibri" w:ascii="Calibri" w:hAnsi="Calibri"/>
          <w:spacing w:val="-11"/>
        </w:rPr>
        <w:t xml:space="preserve"> </w:t>
      </w:r>
      <w:r>
        <w:rPr>
          <w:rFonts w:cs="Calibri" w:ascii="Calibri" w:hAnsi="Calibri"/>
        </w:rPr>
        <w:t>timer.</w:t>
      </w:r>
    </w:p>
    <w:p>
      <w:pPr>
        <w:pStyle w:val="BodyText"/>
        <w:ind w:start="0" w:end="0"/>
        <w:rPr>
          <w:rFonts w:ascii="Calibri" w:hAnsi="Calibri" w:cs="Calibri"/>
          <w:spacing w:val="51"/>
          <w:w w:val="102"/>
        </w:rPr>
      </w:pPr>
      <w:r>
        <w:rPr>
          <w:rFonts w:cs="Calibri" w:ascii="Calibri" w:hAnsi="Calibri"/>
          <w:spacing w:val="-1"/>
        </w:rPr>
        <w:t>Inspect/repair</w:t>
      </w:r>
      <w:r>
        <w:rPr>
          <w:rFonts w:cs="Calibri" w:ascii="Calibri" w:hAnsi="Calibri"/>
          <w:spacing w:val="-9"/>
        </w:rPr>
        <w:t xml:space="preserve"> </w:t>
      </w:r>
      <w:r>
        <w:rPr>
          <w:rFonts w:cs="Calibri" w:ascii="Calibri" w:hAnsi="Calibri"/>
          <w:spacing w:val="-1"/>
        </w:rPr>
        <w:t>propeller</w:t>
      </w:r>
      <w:r>
        <w:rPr>
          <w:rFonts w:cs="Calibri" w:ascii="Calibri" w:hAnsi="Calibri"/>
          <w:spacing w:val="-8"/>
        </w:rPr>
        <w:t xml:space="preserve"> </w:t>
      </w:r>
      <w:r>
        <w:rPr>
          <w:rFonts w:cs="Calibri" w:ascii="Calibri" w:hAnsi="Calibri"/>
          <w:spacing w:val="-2"/>
        </w:rPr>
        <w:t>de-</w:t>
      </w:r>
      <w:r>
        <w:rPr>
          <w:rFonts w:cs="Calibri" w:ascii="Calibri" w:hAnsi="Calibri"/>
          <w:spacing w:val="-1"/>
        </w:rPr>
        <w:t>ice</w:t>
      </w:r>
      <w:r>
        <w:rPr>
          <w:rFonts w:cs="Calibri" w:ascii="Calibri" w:hAnsi="Calibri"/>
          <w:spacing w:val="-9"/>
        </w:rPr>
        <w:t xml:space="preserve"> </w:t>
      </w:r>
      <w:r>
        <w:rPr>
          <w:rFonts w:cs="Calibri" w:ascii="Calibri" w:hAnsi="Calibri"/>
        </w:rPr>
        <w:t>boot.</w:t>
      </w:r>
    </w:p>
    <w:p>
      <w:pPr>
        <w:pStyle w:val="BodyText"/>
        <w:ind w:start="0" w:end="0"/>
        <w:rPr>
          <w:rFonts w:ascii="Calibri" w:hAnsi="Calibri" w:cs="Arial"/>
        </w:rPr>
      </w:pPr>
      <w:r>
        <w:rPr>
          <w:rFonts w:cs="Calibri" w:ascii="Calibri" w:hAnsi="Calibri"/>
          <w:spacing w:val="-2"/>
        </w:rPr>
        <w:t>Te</w:t>
      </w:r>
      <w:r>
        <w:rPr>
          <w:rFonts w:cs="Calibri" w:ascii="Calibri" w:hAnsi="Calibri"/>
          <w:spacing w:val="-1"/>
        </w:rPr>
        <w:t>st</w:t>
      </w:r>
      <w:r>
        <w:rPr>
          <w:rFonts w:cs="Calibri" w:ascii="Calibri" w:hAnsi="Calibri"/>
          <w:spacing w:val="-2"/>
        </w:rPr>
        <w:t xml:space="preserve"> </w:t>
      </w:r>
      <w:r>
        <w:rPr>
          <w:rFonts w:cs="Calibri" w:ascii="Calibri" w:hAnsi="Calibri"/>
          <w:spacing w:val="-1"/>
        </w:rPr>
        <w:t xml:space="preserve">propeller </w:t>
      </w:r>
      <w:r>
        <w:rPr>
          <w:rFonts w:cs="Calibri" w:ascii="Calibri" w:hAnsi="Calibri"/>
        </w:rPr>
        <w:t>de-icing</w:t>
      </w:r>
      <w:r>
        <w:rPr>
          <w:rFonts w:cs="Calibri" w:ascii="Calibri" w:hAnsi="Calibri"/>
          <w:spacing w:val="-1"/>
        </w:rPr>
        <w:t xml:space="preserve"> system.</w:t>
      </w:r>
    </w:p>
    <w:p>
      <w:pPr>
        <w:pStyle w:val="BodyText"/>
        <w:ind w:start="0" w:end="0"/>
        <w:rPr>
          <w:rFonts w:ascii="Calibri" w:hAnsi="Calibri" w:cs="Calibri"/>
          <w:spacing w:val="49"/>
          <w:w w:val="103"/>
        </w:rPr>
      </w:pPr>
      <w:r>
        <w:rPr>
          <w:rFonts w:cs="Calibri" w:ascii="Calibri" w:hAnsi="Calibri"/>
          <w:spacing w:val="-1"/>
        </w:rPr>
        <w:t>Inspect/test</w:t>
      </w:r>
      <w:r>
        <w:rPr>
          <w:rFonts w:cs="Calibri" w:ascii="Calibri" w:hAnsi="Calibri"/>
          <w:spacing w:val="5"/>
        </w:rPr>
        <w:t xml:space="preserve"> </w:t>
      </w:r>
      <w:r>
        <w:rPr>
          <w:rFonts w:cs="Calibri" w:ascii="Calibri" w:hAnsi="Calibri"/>
        </w:rPr>
        <w:t>wing</w:t>
      </w:r>
      <w:r>
        <w:rPr>
          <w:rFonts w:cs="Calibri" w:ascii="Calibri" w:hAnsi="Calibri"/>
          <w:spacing w:val="6"/>
        </w:rPr>
        <w:t xml:space="preserve"> </w:t>
      </w:r>
      <w:r>
        <w:rPr>
          <w:rFonts w:cs="Calibri" w:ascii="Calibri" w:hAnsi="Calibri"/>
          <w:spacing w:val="-1"/>
        </w:rPr>
        <w:t>le</w:t>
      </w:r>
      <w:r>
        <w:rPr>
          <w:rFonts w:cs="Calibri" w:ascii="Calibri" w:hAnsi="Calibri"/>
          <w:spacing w:val="-2"/>
        </w:rPr>
        <w:t>ading</w:t>
      </w:r>
      <w:r>
        <w:rPr>
          <w:rFonts w:cs="Calibri" w:ascii="Calibri" w:hAnsi="Calibri"/>
          <w:spacing w:val="5"/>
        </w:rPr>
        <w:t xml:space="preserve"> </w:t>
      </w:r>
      <w:r>
        <w:rPr>
          <w:rFonts w:cs="Calibri" w:ascii="Calibri" w:hAnsi="Calibri"/>
          <w:spacing w:val="-1"/>
        </w:rPr>
        <w:t>edge</w:t>
      </w:r>
      <w:r>
        <w:rPr>
          <w:rFonts w:cs="Calibri" w:ascii="Calibri" w:hAnsi="Calibri"/>
          <w:spacing w:val="6"/>
        </w:rPr>
        <w:t xml:space="preserve"> </w:t>
      </w:r>
      <w:r>
        <w:rPr>
          <w:rFonts w:cs="Calibri" w:ascii="Calibri" w:hAnsi="Calibri"/>
        </w:rPr>
        <w:t>de-icer</w:t>
      </w:r>
      <w:r>
        <w:rPr>
          <w:rFonts w:cs="Calibri" w:ascii="Calibri" w:hAnsi="Calibri"/>
          <w:spacing w:val="5"/>
        </w:rPr>
        <w:t xml:space="preserve"> </w:t>
      </w:r>
      <w:r>
        <w:rPr>
          <w:rFonts w:cs="Calibri" w:ascii="Calibri" w:hAnsi="Calibri"/>
          <w:spacing w:val="-1"/>
        </w:rPr>
        <w:t>boot.</w:t>
      </w:r>
    </w:p>
    <w:p>
      <w:pPr>
        <w:pStyle w:val="BodyText"/>
        <w:ind w:start="0" w:end="0"/>
        <w:rPr>
          <w:rFonts w:ascii="Calibri" w:hAnsi="Calibri" w:cs="Arial"/>
          <w:lang w:val="fr-FR"/>
        </w:rPr>
      </w:pPr>
      <w:r>
        <w:rPr>
          <w:rFonts w:cs="Calibri" w:ascii="Calibri" w:hAnsi="Calibri"/>
          <w:spacing w:val="-2"/>
          <w:lang w:val="fr-FR"/>
        </w:rPr>
        <w:t>Replac</w:t>
      </w:r>
      <w:r>
        <w:rPr>
          <w:rFonts w:cs="Calibri" w:ascii="Calibri" w:hAnsi="Calibri"/>
          <w:spacing w:val="-1"/>
          <w:lang w:val="fr-FR"/>
        </w:rPr>
        <w:t>e</w:t>
      </w:r>
      <w:r>
        <w:rPr>
          <w:rFonts w:cs="Calibri" w:ascii="Calibri" w:hAnsi="Calibri"/>
          <w:spacing w:val="-39"/>
          <w:lang w:val="fr-FR"/>
        </w:rPr>
        <w:t xml:space="preserve"> </w:t>
      </w:r>
      <w:r>
        <w:rPr>
          <w:rFonts w:cs="Calibri" w:ascii="Calibri" w:hAnsi="Calibri"/>
          <w:spacing w:val="-2"/>
          <w:lang w:val="fr-FR"/>
        </w:rPr>
        <w:t>an</w:t>
      </w:r>
      <w:r>
        <w:rPr>
          <w:rFonts w:cs="Calibri" w:ascii="Calibri" w:hAnsi="Calibri"/>
          <w:spacing w:val="-1"/>
          <w:lang w:val="fr-FR"/>
        </w:rPr>
        <w:t>ti-ice/de</w:t>
      </w:r>
      <w:r>
        <w:rPr>
          <w:rFonts w:cs="Calibri" w:ascii="Calibri" w:hAnsi="Calibri"/>
          <w:spacing w:val="-2"/>
          <w:lang w:val="fr-FR"/>
        </w:rPr>
        <w:t>-</w:t>
      </w:r>
      <w:r>
        <w:rPr>
          <w:rFonts w:cs="Calibri" w:ascii="Calibri" w:hAnsi="Calibri"/>
          <w:spacing w:val="-1"/>
          <w:lang w:val="fr-FR"/>
        </w:rPr>
        <w:t>ice</w:t>
      </w:r>
      <w:r>
        <w:rPr>
          <w:rFonts w:cs="Calibri" w:ascii="Calibri" w:hAnsi="Calibri"/>
          <w:spacing w:val="-38"/>
          <w:lang w:val="fr-FR"/>
        </w:rPr>
        <w:t xml:space="preserve"> </w:t>
      </w:r>
      <w:r>
        <w:rPr>
          <w:rFonts w:cs="Calibri" w:ascii="Calibri" w:hAnsi="Calibri"/>
          <w:spacing w:val="-2"/>
          <w:lang w:val="fr-FR"/>
        </w:rPr>
        <w:t>va</w:t>
      </w:r>
      <w:r>
        <w:rPr>
          <w:rFonts w:cs="Calibri" w:ascii="Calibri" w:hAnsi="Calibri"/>
          <w:spacing w:val="-1"/>
          <w:lang w:val="fr-FR"/>
        </w:rPr>
        <w:t>lve.</w:t>
      </w:r>
    </w:p>
    <w:p>
      <w:pPr>
        <w:pStyle w:val="BodyText"/>
        <w:ind w:start="0" w:end="0"/>
        <w:rPr>
          <w:rFonts w:ascii="Calibri" w:hAnsi="Calibri" w:cs="Arial"/>
        </w:rPr>
      </w:pPr>
      <w:r>
        <w:rPr>
          <w:rFonts w:cs="Calibri" w:ascii="Calibri" w:hAnsi="Calibri"/>
          <w:spacing w:val="-1"/>
        </w:rPr>
        <w:t>Install</w:t>
      </w:r>
      <w:r>
        <w:rPr>
          <w:rFonts w:cs="Calibri" w:ascii="Calibri" w:hAnsi="Calibri"/>
          <w:spacing w:val="16"/>
        </w:rPr>
        <w:t xml:space="preserve"> </w:t>
      </w:r>
      <w:r>
        <w:rPr>
          <w:rFonts w:cs="Calibri" w:ascii="Calibri" w:hAnsi="Calibri"/>
          <w:spacing w:val="-1"/>
        </w:rPr>
        <w:t>wiper</w:t>
      </w:r>
      <w:r>
        <w:rPr>
          <w:rFonts w:cs="Calibri" w:ascii="Calibri" w:hAnsi="Calibri"/>
          <w:spacing w:val="16"/>
        </w:rPr>
        <w:t xml:space="preserve"> </w:t>
      </w:r>
      <w:r>
        <w:rPr>
          <w:rFonts w:cs="Calibri" w:ascii="Calibri" w:hAnsi="Calibri"/>
        </w:rPr>
        <w:t>motor.</w:t>
      </w:r>
    </w:p>
    <w:p>
      <w:pPr>
        <w:pStyle w:val="BodyText"/>
        <w:ind w:start="0" w:end="0"/>
        <w:rPr>
          <w:rFonts w:ascii="Calibri" w:hAnsi="Calibri" w:cs="Arial"/>
        </w:rPr>
      </w:pPr>
      <w:r>
        <w:rPr>
          <w:rFonts w:cs="Calibri" w:ascii="Calibri" w:hAnsi="Calibri"/>
          <w:spacing w:val="-2"/>
        </w:rPr>
        <w:t>Che</w:t>
      </w:r>
      <w:r>
        <w:rPr>
          <w:rFonts w:cs="Calibri" w:ascii="Calibri" w:hAnsi="Calibri"/>
          <w:spacing w:val="-1"/>
        </w:rPr>
        <w:t xml:space="preserve">ck </w:t>
      </w:r>
      <w:r>
        <w:rPr>
          <w:rFonts w:cs="Calibri" w:ascii="Calibri" w:hAnsi="Calibri"/>
        </w:rPr>
        <w:t>operation</w:t>
      </w:r>
      <w:r>
        <w:rPr>
          <w:rFonts w:cs="Calibri" w:ascii="Calibri" w:hAnsi="Calibri"/>
          <w:spacing w:val="1"/>
        </w:rPr>
        <w:t xml:space="preserve"> </w:t>
      </w:r>
      <w:r>
        <w:rPr>
          <w:rFonts w:cs="Calibri" w:ascii="Calibri" w:hAnsi="Calibri"/>
          <w:spacing w:val="-1"/>
        </w:rPr>
        <w:t>of</w:t>
      </w:r>
      <w:r>
        <w:rPr>
          <w:rFonts w:cs="Calibri" w:ascii="Calibri" w:hAnsi="Calibri"/>
          <w:spacing w:val="1"/>
        </w:rPr>
        <w:t xml:space="preserve"> </w:t>
      </w:r>
      <w:r>
        <w:rPr>
          <w:rFonts w:cs="Calibri" w:ascii="Calibri" w:hAnsi="Calibri"/>
        </w:rPr>
        <w:t>systems.</w:t>
      </w:r>
    </w:p>
    <w:p>
      <w:pPr>
        <w:pStyle w:val="BodyText"/>
        <w:ind w:start="0" w:end="0"/>
        <w:rPr>
          <w:rFonts w:ascii="Calibri" w:hAnsi="Calibri" w:cs="Calibri"/>
          <w:spacing w:val="51"/>
          <w:w w:val="99"/>
        </w:rPr>
      </w:pPr>
      <w:r>
        <w:rPr>
          <w:rFonts w:cs="Calibri" w:ascii="Calibri" w:hAnsi="Calibri"/>
        </w:rPr>
        <w:t>Operational</w:t>
      </w:r>
      <w:r>
        <w:rPr>
          <w:rFonts w:cs="Calibri" w:ascii="Calibri" w:hAnsi="Calibri"/>
          <w:spacing w:val="6"/>
        </w:rPr>
        <w:t xml:space="preserve"> </w:t>
      </w:r>
      <w:r>
        <w:rPr>
          <w:rFonts w:cs="Calibri" w:ascii="Calibri" w:hAnsi="Calibri"/>
          <w:spacing w:val="-1"/>
        </w:rPr>
        <w:t>test</w:t>
      </w:r>
      <w:r>
        <w:rPr>
          <w:rFonts w:cs="Calibri" w:ascii="Calibri" w:hAnsi="Calibri"/>
          <w:spacing w:val="7"/>
        </w:rPr>
        <w:t xml:space="preserve"> </w:t>
      </w:r>
      <w:r>
        <w:rPr>
          <w:rFonts w:cs="Calibri" w:ascii="Calibri" w:hAnsi="Calibri"/>
        </w:rPr>
        <w:t>of</w:t>
      </w:r>
      <w:r>
        <w:rPr>
          <w:rFonts w:cs="Calibri" w:ascii="Calibri" w:hAnsi="Calibri"/>
          <w:spacing w:val="6"/>
        </w:rPr>
        <w:t xml:space="preserve"> </w:t>
      </w:r>
      <w:r>
        <w:rPr>
          <w:rFonts w:cs="Calibri" w:ascii="Calibri" w:hAnsi="Calibri"/>
          <w:spacing w:val="-1"/>
        </w:rPr>
        <w:t>the</w:t>
      </w:r>
      <w:r>
        <w:rPr>
          <w:rFonts w:cs="Calibri" w:ascii="Calibri" w:hAnsi="Calibri"/>
          <w:spacing w:val="7"/>
        </w:rPr>
        <w:t xml:space="preserve"> </w:t>
      </w:r>
      <w:r>
        <w:rPr>
          <w:rFonts w:cs="Calibri" w:ascii="Calibri" w:hAnsi="Calibri"/>
          <w:spacing w:val="-1"/>
        </w:rPr>
        <w:t>pitot-probe</w:t>
      </w:r>
      <w:r>
        <w:rPr>
          <w:rFonts w:cs="Calibri" w:ascii="Calibri" w:hAnsi="Calibri"/>
          <w:spacing w:val="5"/>
        </w:rPr>
        <w:t xml:space="preserve"> </w:t>
      </w:r>
      <w:r>
        <w:rPr>
          <w:rFonts w:cs="Calibri" w:ascii="Calibri" w:hAnsi="Calibri"/>
        </w:rPr>
        <w:t>ice</w:t>
      </w:r>
      <w:r>
        <w:rPr>
          <w:rFonts w:cs="Calibri" w:ascii="Calibri" w:hAnsi="Calibri"/>
          <w:spacing w:val="5"/>
        </w:rPr>
        <w:t xml:space="preserve"> </w:t>
      </w:r>
      <w:r>
        <w:rPr>
          <w:rFonts w:cs="Calibri" w:ascii="Calibri" w:hAnsi="Calibri"/>
          <w:spacing w:val="-1"/>
        </w:rPr>
        <w:t>protection.</w:t>
      </w:r>
    </w:p>
    <w:p>
      <w:pPr>
        <w:pStyle w:val="BodyText"/>
        <w:ind w:start="0" w:end="0"/>
        <w:rPr>
          <w:rFonts w:ascii="Calibri" w:hAnsi="Calibri" w:cs="Arial"/>
        </w:rPr>
      </w:pPr>
      <w:r>
        <w:rPr>
          <w:rFonts w:cs="Calibri" w:ascii="Calibri" w:hAnsi="Calibri"/>
        </w:rPr>
        <w:t>Operational</w:t>
      </w:r>
      <w:r>
        <w:rPr>
          <w:rFonts w:cs="Calibri" w:ascii="Calibri" w:hAnsi="Calibri"/>
          <w:spacing w:val="1"/>
        </w:rPr>
        <w:t xml:space="preserve"> </w:t>
      </w:r>
      <w:r>
        <w:rPr>
          <w:rFonts w:cs="Calibri" w:ascii="Calibri" w:hAnsi="Calibri"/>
          <w:spacing w:val="-1"/>
        </w:rPr>
        <w:t>test</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spacing w:val="-1"/>
        </w:rPr>
        <w:t>the</w:t>
      </w:r>
      <w:r>
        <w:rPr>
          <w:rFonts w:cs="Calibri" w:ascii="Calibri" w:hAnsi="Calibri"/>
          <w:spacing w:val="1"/>
        </w:rPr>
        <w:t xml:space="preserve"> </w:t>
      </w:r>
      <w:r>
        <w:rPr>
          <w:rFonts w:cs="Calibri" w:ascii="Calibri" w:hAnsi="Calibri"/>
        </w:rPr>
        <w:t>TAT</w:t>
      </w:r>
      <w:r>
        <w:rPr>
          <w:rFonts w:cs="Calibri" w:ascii="Calibri" w:hAnsi="Calibri"/>
          <w:spacing w:val="1"/>
        </w:rPr>
        <w:t xml:space="preserve"> </w:t>
      </w:r>
      <w:r>
        <w:rPr>
          <w:rFonts w:cs="Calibri" w:ascii="Calibri" w:hAnsi="Calibri"/>
        </w:rPr>
        <w:t>ice</w:t>
      </w:r>
      <w:r>
        <w:rPr>
          <w:rFonts w:cs="Calibri" w:ascii="Calibri" w:hAnsi="Calibri"/>
          <w:spacing w:val="1"/>
        </w:rPr>
        <w:t xml:space="preserve"> </w:t>
      </w:r>
      <w:r>
        <w:rPr>
          <w:rFonts w:cs="Calibri" w:ascii="Calibri" w:hAnsi="Calibri"/>
          <w:spacing w:val="-1"/>
        </w:rPr>
        <w:t>protection.</w:t>
      </w:r>
    </w:p>
    <w:p>
      <w:pPr>
        <w:pStyle w:val="BodyText"/>
        <w:ind w:start="0" w:end="0"/>
        <w:rPr>
          <w:rFonts w:ascii="Calibri" w:hAnsi="Calibri" w:cs="Arial"/>
        </w:rPr>
      </w:pPr>
      <w:r>
        <w:rPr>
          <w:rFonts w:cs="Calibri" w:ascii="Calibri" w:hAnsi="Calibri"/>
        </w:rPr>
        <w:t>Operational</w:t>
      </w:r>
      <w:r>
        <w:rPr>
          <w:rFonts w:cs="Calibri" w:ascii="Calibri" w:hAnsi="Calibri"/>
          <w:spacing w:val="10"/>
        </w:rPr>
        <w:t xml:space="preserve"> </w:t>
      </w:r>
      <w:r>
        <w:rPr>
          <w:rFonts w:cs="Calibri" w:ascii="Calibri" w:hAnsi="Calibri"/>
          <w:spacing w:val="-1"/>
        </w:rPr>
        <w:t>test</w:t>
      </w:r>
      <w:r>
        <w:rPr>
          <w:rFonts w:cs="Calibri" w:ascii="Calibri" w:hAnsi="Calibri"/>
          <w:spacing w:val="10"/>
        </w:rPr>
        <w:t xml:space="preserve"> </w:t>
      </w:r>
      <w:r>
        <w:rPr>
          <w:rFonts w:cs="Calibri" w:ascii="Calibri" w:hAnsi="Calibri"/>
        </w:rPr>
        <w:t>of</w:t>
      </w:r>
      <w:r>
        <w:rPr>
          <w:rFonts w:cs="Calibri" w:ascii="Calibri" w:hAnsi="Calibri"/>
          <w:spacing w:val="11"/>
        </w:rPr>
        <w:t xml:space="preserve"> </w:t>
      </w:r>
      <w:r>
        <w:rPr>
          <w:rFonts w:cs="Calibri" w:ascii="Calibri" w:hAnsi="Calibri"/>
          <w:spacing w:val="-1"/>
        </w:rPr>
        <w:t>the</w:t>
      </w:r>
      <w:r>
        <w:rPr>
          <w:rFonts w:cs="Calibri" w:ascii="Calibri" w:hAnsi="Calibri"/>
          <w:spacing w:val="9"/>
        </w:rPr>
        <w:t xml:space="preserve"> </w:t>
      </w:r>
      <w:r>
        <w:rPr>
          <w:rFonts w:cs="Calibri" w:ascii="Calibri" w:hAnsi="Calibri"/>
        </w:rPr>
        <w:t>wing</w:t>
      </w:r>
      <w:r>
        <w:rPr>
          <w:rFonts w:cs="Calibri" w:ascii="Calibri" w:hAnsi="Calibri"/>
          <w:spacing w:val="10"/>
        </w:rPr>
        <w:t xml:space="preserve"> </w:t>
      </w:r>
      <w:r>
        <w:rPr>
          <w:rFonts w:cs="Calibri" w:ascii="Calibri" w:hAnsi="Calibri"/>
        </w:rPr>
        <w:t>ice</w:t>
      </w:r>
      <w:r>
        <w:rPr>
          <w:rFonts w:cs="Calibri" w:ascii="Calibri" w:hAnsi="Calibri"/>
          <w:spacing w:val="10"/>
        </w:rPr>
        <w:t xml:space="preserve"> </w:t>
      </w:r>
      <w:r>
        <w:rPr>
          <w:rFonts w:cs="Calibri" w:ascii="Calibri" w:hAnsi="Calibri"/>
          <w:spacing w:val="-1"/>
        </w:rPr>
        <w:t>protection</w:t>
      </w:r>
      <w:r>
        <w:rPr>
          <w:rFonts w:cs="Calibri" w:ascii="Calibri" w:hAnsi="Calibri"/>
          <w:spacing w:val="11"/>
        </w:rPr>
        <w:t xml:space="preserve"> </w:t>
      </w:r>
      <w:r>
        <w:rPr>
          <w:rFonts w:cs="Calibri" w:ascii="Calibri" w:hAnsi="Calibri"/>
          <w:spacing w:val="-1"/>
        </w:rPr>
        <w:t>system.</w:t>
      </w:r>
    </w:p>
    <w:p>
      <w:pPr>
        <w:pStyle w:val="BodyText"/>
        <w:ind w:start="0" w:end="0"/>
        <w:rPr>
          <w:rFonts w:ascii="Calibri" w:hAnsi="Calibri" w:cs="Arial"/>
        </w:rPr>
      </w:pPr>
      <w:r>
        <w:rPr>
          <w:rFonts w:cs="Calibri" w:ascii="Calibri" w:hAnsi="Calibri"/>
        </w:rPr>
        <w:t>Operational</w:t>
      </w:r>
      <w:r>
        <w:rPr>
          <w:rFonts w:cs="Calibri" w:ascii="Calibri" w:hAnsi="Calibri"/>
          <w:spacing w:val="-14"/>
        </w:rPr>
        <w:t xml:space="preserve"> </w:t>
      </w:r>
      <w:r>
        <w:rPr>
          <w:rFonts w:cs="Calibri" w:ascii="Calibri" w:hAnsi="Calibri"/>
        </w:rPr>
        <w:t>test</w:t>
      </w:r>
      <w:r>
        <w:rPr>
          <w:rFonts w:cs="Calibri" w:ascii="Calibri" w:hAnsi="Calibri"/>
          <w:spacing w:val="-14"/>
        </w:rPr>
        <w:t xml:space="preserve"> </w:t>
      </w:r>
      <w:r>
        <w:rPr>
          <w:rFonts w:cs="Calibri" w:ascii="Calibri" w:hAnsi="Calibri"/>
        </w:rPr>
        <w:t>of</w:t>
      </w:r>
      <w:r>
        <w:rPr>
          <w:rFonts w:cs="Calibri" w:ascii="Calibri" w:hAnsi="Calibri"/>
          <w:spacing w:val="-13"/>
        </w:rPr>
        <w:t xml:space="preserve"> </w:t>
      </w:r>
      <w:r>
        <w:rPr>
          <w:rFonts w:cs="Calibri" w:ascii="Calibri" w:hAnsi="Calibri"/>
        </w:rPr>
        <w:t>the</w:t>
      </w:r>
      <w:r>
        <w:rPr>
          <w:rFonts w:cs="Calibri" w:ascii="Calibri" w:hAnsi="Calibri"/>
          <w:spacing w:val="-13"/>
        </w:rPr>
        <w:t xml:space="preserve"> </w:t>
      </w:r>
      <w:r>
        <w:rPr>
          <w:rFonts w:cs="Calibri" w:ascii="Calibri" w:hAnsi="Calibri"/>
          <w:spacing w:val="-1"/>
        </w:rPr>
        <w:t>engine</w:t>
      </w:r>
      <w:r>
        <w:rPr>
          <w:rFonts w:cs="Calibri" w:ascii="Calibri" w:hAnsi="Calibri"/>
          <w:spacing w:val="-11"/>
        </w:rPr>
        <w:t xml:space="preserve"> </w:t>
      </w:r>
      <w:r>
        <w:rPr>
          <w:rFonts w:cs="Calibri" w:ascii="Calibri" w:hAnsi="Calibri"/>
          <w:spacing w:val="-2"/>
        </w:rPr>
        <w:t>air-in</w:t>
      </w:r>
      <w:r>
        <w:rPr>
          <w:rFonts w:cs="Calibri" w:ascii="Calibri" w:hAnsi="Calibri"/>
          <w:spacing w:val="-1"/>
        </w:rPr>
        <w:t>take</w:t>
      </w:r>
      <w:r>
        <w:rPr>
          <w:rFonts w:cs="Calibri" w:ascii="Calibri" w:hAnsi="Calibri"/>
          <w:spacing w:val="-12"/>
        </w:rPr>
        <w:t xml:space="preserve"> </w:t>
      </w:r>
      <w:r>
        <w:rPr>
          <w:rFonts w:cs="Calibri" w:ascii="Calibri" w:hAnsi="Calibri"/>
        </w:rPr>
        <w:t>ice</w:t>
      </w:r>
      <w:r>
        <w:rPr>
          <w:rFonts w:cs="Calibri" w:ascii="Calibri" w:hAnsi="Calibri"/>
          <w:spacing w:val="-14"/>
        </w:rPr>
        <w:t xml:space="preserve"> </w:t>
      </w:r>
      <w:r>
        <w:rPr>
          <w:rFonts w:cs="Calibri" w:ascii="Calibri" w:hAnsi="Calibri"/>
        </w:rPr>
        <w:t>protection</w:t>
      </w:r>
      <w:r>
        <w:rPr>
          <w:rFonts w:cs="Calibri" w:ascii="Calibri" w:hAnsi="Calibri"/>
          <w:spacing w:val="-14"/>
        </w:rPr>
        <w:t xml:space="preserve"> </w:t>
      </w:r>
      <w:r>
        <w:rPr>
          <w:rFonts w:cs="Calibri" w:ascii="Calibri" w:hAnsi="Calibri"/>
        </w:rPr>
        <w:t>(with</w:t>
      </w:r>
      <w:r>
        <w:rPr>
          <w:rFonts w:cs="Calibri" w:ascii="Calibri" w:hAnsi="Calibri"/>
          <w:spacing w:val="-13"/>
        </w:rPr>
        <w:t xml:space="preserve"> </w:t>
      </w:r>
      <w:r>
        <w:rPr>
          <w:rFonts w:cs="Calibri" w:ascii="Calibri" w:hAnsi="Calibri"/>
        </w:rPr>
        <w:t>engines</w:t>
      </w:r>
      <w:r>
        <w:rPr>
          <w:rFonts w:cs="Calibri" w:ascii="Calibri" w:hAnsi="Calibri"/>
          <w:spacing w:val="-14"/>
        </w:rPr>
        <w:t xml:space="preserve"> </w:t>
      </w:r>
      <w:r>
        <w:rPr>
          <w:rFonts w:cs="Calibri" w:ascii="Calibri" w:hAnsi="Calibri"/>
        </w:rPr>
        <w:t>in</w:t>
      </w:r>
      <w:r>
        <w:rPr>
          <w:rFonts w:cs="Calibri" w:ascii="Calibri" w:hAnsi="Calibri"/>
          <w:spacing w:val="25"/>
          <w:w w:val="99"/>
        </w:rPr>
        <w:t xml:space="preserve"> </w:t>
      </w:r>
      <w:r>
        <w:rPr>
          <w:rFonts w:cs="Calibri" w:ascii="Calibri" w:hAnsi="Calibri"/>
          <w:spacing w:val="-1"/>
        </w:rPr>
        <w:t>operation</w:t>
      </w:r>
      <w:r>
        <w:rPr>
          <w:rFonts w:cs="Calibri" w:ascii="Calibri" w:hAnsi="Calibri"/>
          <w:spacing w:val="-2"/>
        </w:rPr>
        <w:t>).</w:t>
      </w:r>
    </w:p>
    <w:p>
      <w:pPr>
        <w:pStyle w:val="BodyText"/>
        <w:ind w:start="0" w:end="0"/>
        <w:rPr>
          <w:rFonts w:ascii="Calibri" w:hAnsi="Calibri" w:cs="Arial"/>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Heading8"/>
        <w:ind w:start="0" w:end="0"/>
        <w:rPr>
          <w:rFonts w:ascii="Calibri" w:hAnsi="Calibri" w:cs="Calibri"/>
          <w:spacing w:val="-2"/>
          <w:w w:val="105"/>
        </w:rPr>
      </w:pPr>
      <w:r>
        <w:rPr>
          <w:rFonts w:cs="Calibri" w:ascii="Calibri" w:hAnsi="Calibri"/>
          <w:spacing w:val="-2"/>
          <w:w w:val="105"/>
        </w:rPr>
      </w:r>
    </w:p>
    <w:p>
      <w:pPr>
        <w:pStyle w:val="Heading8"/>
        <w:ind w:start="0" w:end="0"/>
        <w:rPr>
          <w:rFonts w:ascii="Calibri" w:hAnsi="Calibri" w:cs="Calibri"/>
          <w:b w:val="false"/>
          <w:bCs w:val="false"/>
        </w:rPr>
      </w:pPr>
      <w:r>
        <w:rPr>
          <w:rFonts w:cs="Calibri" w:ascii="Calibri" w:hAnsi="Calibri"/>
          <w:spacing w:val="-2"/>
          <w:w w:val="105"/>
        </w:rPr>
        <w:t>Indicating/record</w:t>
      </w:r>
      <w:r>
        <w:rPr>
          <w:rFonts w:cs="Calibri" w:ascii="Calibri" w:hAnsi="Calibri"/>
          <w:spacing w:val="-1"/>
          <w:w w:val="105"/>
        </w:rPr>
        <w:t>ing</w:t>
      </w:r>
      <w:r>
        <w:rPr>
          <w:rFonts w:cs="Calibri" w:ascii="Calibri" w:hAnsi="Calibri"/>
          <w:spacing w:val="-34"/>
          <w:w w:val="105"/>
        </w:rPr>
        <w:t xml:space="preserve"> </w:t>
      </w:r>
      <w:r>
        <w:rPr>
          <w:rFonts w:cs="Calibri" w:ascii="Calibri" w:hAnsi="Calibri"/>
          <w:spacing w:val="-1"/>
          <w:w w:val="105"/>
        </w:rPr>
        <w:t>systems</w:t>
      </w:r>
    </w:p>
    <w:p>
      <w:pPr>
        <w:pStyle w:val="BodyText"/>
        <w:ind w:start="0" w:end="0"/>
        <w:rPr>
          <w:rFonts w:ascii="Calibri" w:hAnsi="Calibri" w:cs="Calibri"/>
          <w:spacing w:val="25"/>
          <w:w w:val="92"/>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0"/>
        </w:rPr>
        <w:t xml:space="preserve"> </w:t>
      </w:r>
      <w:r>
        <w:rPr>
          <w:rFonts w:cs="Calibri" w:ascii="Calibri" w:hAnsi="Calibri"/>
        </w:rPr>
        <w:t>flight</w:t>
      </w:r>
      <w:r>
        <w:rPr>
          <w:rFonts w:cs="Calibri" w:ascii="Calibri" w:hAnsi="Calibri"/>
          <w:spacing w:val="-20"/>
        </w:rPr>
        <w:t xml:space="preserve"> </w:t>
      </w:r>
      <w:r>
        <w:rPr>
          <w:rFonts w:cs="Calibri" w:ascii="Calibri" w:hAnsi="Calibri"/>
        </w:rPr>
        <w:t>data</w:t>
      </w:r>
      <w:r>
        <w:rPr>
          <w:rFonts w:cs="Calibri" w:ascii="Calibri" w:hAnsi="Calibri"/>
          <w:spacing w:val="-20"/>
        </w:rPr>
        <w:t xml:space="preserve"> </w:t>
      </w:r>
      <w:r>
        <w:rPr>
          <w:rFonts w:cs="Calibri" w:ascii="Calibri" w:hAnsi="Calibri"/>
          <w:spacing w:val="-1"/>
        </w:rPr>
        <w:t>recorder</w:t>
      </w:r>
      <w:r>
        <w:rPr>
          <w:rFonts w:cs="Calibri" w:ascii="Calibri" w:hAnsi="Calibri"/>
          <w:spacing w:val="-20"/>
        </w:rPr>
        <w:t xml:space="preserve"> </w:t>
      </w:r>
      <w:r>
        <w:rPr>
          <w:rFonts w:cs="Calibri" w:ascii="Calibri" w:hAnsi="Calibri"/>
        </w:rPr>
        <w:t>(FDR).</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1"/>
        </w:rPr>
        <w:t xml:space="preserve"> </w:t>
      </w:r>
      <w:r>
        <w:rPr>
          <w:rFonts w:cs="Calibri" w:ascii="Calibri" w:hAnsi="Calibri"/>
          <w:spacing w:val="-1"/>
        </w:rPr>
        <w:t>cockpit</w:t>
      </w:r>
      <w:r>
        <w:rPr>
          <w:rFonts w:cs="Calibri" w:ascii="Calibri" w:hAnsi="Calibri"/>
          <w:spacing w:val="-11"/>
        </w:rPr>
        <w:t xml:space="preserve"> </w:t>
      </w:r>
      <w:r>
        <w:rPr>
          <w:rFonts w:cs="Calibri" w:ascii="Calibri" w:hAnsi="Calibri"/>
        </w:rPr>
        <w:t>voice</w:t>
      </w:r>
      <w:r>
        <w:rPr>
          <w:rFonts w:cs="Calibri" w:ascii="Calibri" w:hAnsi="Calibri"/>
          <w:spacing w:val="-11"/>
        </w:rPr>
        <w:t xml:space="preserve"> </w:t>
      </w:r>
      <w:r>
        <w:rPr>
          <w:rFonts w:cs="Calibri" w:ascii="Calibri" w:hAnsi="Calibri"/>
        </w:rPr>
        <w:t>recorder.</w:t>
      </w:r>
    </w:p>
    <w:p>
      <w:pPr>
        <w:pStyle w:val="BodyText"/>
        <w:ind w:start="0" w:end="0"/>
        <w:rPr>
          <w:rFonts w:ascii="Calibri" w:hAnsi="Calibri" w:cs="Arial"/>
        </w:rPr>
      </w:pPr>
      <w:r>
        <w:rPr>
          <w:rFonts w:cs="Calibri" w:ascii="Calibri" w:hAnsi="Calibri"/>
          <w:spacing w:val="-2"/>
        </w:rPr>
        <w:t>Replac</w:t>
      </w:r>
      <w:r>
        <w:rPr>
          <w:rFonts w:cs="Calibri" w:ascii="Calibri" w:hAnsi="Calibri"/>
          <w:spacing w:val="-1"/>
        </w:rPr>
        <w:t>e</w:t>
      </w:r>
      <w:r>
        <w:rPr>
          <w:rFonts w:cs="Calibri" w:ascii="Calibri" w:hAnsi="Calibri"/>
          <w:spacing w:val="-32"/>
        </w:rPr>
        <w:t xml:space="preserve"> </w:t>
      </w:r>
      <w:r>
        <w:rPr>
          <w:rFonts w:cs="Calibri" w:ascii="Calibri" w:hAnsi="Calibri"/>
          <w:spacing w:val="-1"/>
        </w:rPr>
        <w:t>clock.</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5"/>
        </w:rPr>
        <w:t xml:space="preserve"> </w:t>
      </w:r>
      <w:r>
        <w:rPr>
          <w:rFonts w:cs="Calibri" w:ascii="Calibri" w:hAnsi="Calibri"/>
        </w:rPr>
        <w:t>master</w:t>
      </w:r>
      <w:r>
        <w:rPr>
          <w:rFonts w:cs="Calibri" w:ascii="Calibri" w:hAnsi="Calibri"/>
          <w:spacing w:val="-4"/>
        </w:rPr>
        <w:t xml:space="preserve"> </w:t>
      </w:r>
      <w:r>
        <w:rPr>
          <w:rFonts w:cs="Calibri" w:ascii="Calibri" w:hAnsi="Calibri"/>
          <w:spacing w:val="-2"/>
        </w:rPr>
        <w:t>cau</w:t>
      </w:r>
      <w:r>
        <w:rPr>
          <w:rFonts w:cs="Calibri" w:ascii="Calibri" w:hAnsi="Calibri"/>
          <w:spacing w:val="-1"/>
        </w:rPr>
        <w:t>tion</w:t>
      </w:r>
      <w:r>
        <w:rPr>
          <w:rFonts w:cs="Calibri" w:ascii="Calibri" w:hAnsi="Calibri"/>
          <w:spacing w:val="-4"/>
        </w:rPr>
        <w:t xml:space="preserve"> </w:t>
      </w:r>
      <w:r>
        <w:rPr>
          <w:rFonts w:cs="Calibri" w:ascii="Calibri" w:hAnsi="Calibri"/>
          <w:spacing w:val="-1"/>
        </w:rPr>
        <w:t>unit.</w:t>
      </w:r>
    </w:p>
    <w:p>
      <w:pPr>
        <w:pStyle w:val="BodyText"/>
        <w:ind w:start="0" w:end="0"/>
        <w:rPr>
          <w:rFonts w:ascii="Calibri" w:hAnsi="Calibri" w:cs="Calibri"/>
          <w:w w:val="99"/>
        </w:rPr>
      </w:pPr>
      <w:r>
        <w:rPr>
          <w:rFonts w:cs="Calibri" w:ascii="Calibri" w:hAnsi="Calibri"/>
        </w:rPr>
        <w:t>Perform</w:t>
      </w:r>
      <w:r>
        <w:rPr>
          <w:rFonts w:cs="Calibri" w:ascii="Calibri" w:hAnsi="Calibri"/>
          <w:spacing w:val="-4"/>
        </w:rPr>
        <w:t xml:space="preserve"> </w:t>
      </w:r>
      <w:r>
        <w:rPr>
          <w:rFonts w:cs="Calibri" w:ascii="Calibri" w:hAnsi="Calibri"/>
        </w:rPr>
        <w:t>flight</w:t>
      </w:r>
      <w:r>
        <w:rPr>
          <w:rFonts w:cs="Calibri" w:ascii="Calibri" w:hAnsi="Calibri"/>
          <w:spacing w:val="-4"/>
        </w:rPr>
        <w:t xml:space="preserve"> </w:t>
      </w:r>
      <w:r>
        <w:rPr>
          <w:rFonts w:cs="Calibri" w:ascii="Calibri" w:hAnsi="Calibri"/>
        </w:rPr>
        <w:t>data</w:t>
      </w:r>
      <w:r>
        <w:rPr>
          <w:rFonts w:cs="Calibri" w:ascii="Calibri" w:hAnsi="Calibri"/>
          <w:spacing w:val="-6"/>
        </w:rPr>
        <w:t xml:space="preserve"> </w:t>
      </w:r>
      <w:r>
        <w:rPr>
          <w:rFonts w:cs="Calibri" w:ascii="Calibri" w:hAnsi="Calibri"/>
        </w:rPr>
        <w:t>recorder</w:t>
      </w:r>
      <w:r>
        <w:rPr>
          <w:rFonts w:cs="Calibri" w:ascii="Calibri" w:hAnsi="Calibri"/>
          <w:spacing w:val="-4"/>
        </w:rPr>
        <w:t xml:space="preserve"> </w:t>
      </w:r>
      <w:r>
        <w:rPr>
          <w:rFonts w:cs="Calibri" w:ascii="Calibri" w:hAnsi="Calibri"/>
        </w:rPr>
        <w:t>data</w:t>
      </w:r>
      <w:r>
        <w:rPr>
          <w:rFonts w:cs="Calibri" w:ascii="Calibri" w:hAnsi="Calibri"/>
          <w:spacing w:val="-4"/>
        </w:rPr>
        <w:t xml:space="preserve"> </w:t>
      </w:r>
      <w:r>
        <w:rPr>
          <w:rFonts w:cs="Calibri" w:ascii="Calibri" w:hAnsi="Calibri"/>
        </w:rPr>
        <w:t>retrieval.</w:t>
      </w:r>
    </w:p>
    <w:p>
      <w:pPr>
        <w:pStyle w:val="BodyText"/>
        <w:ind w:start="0" w:end="0"/>
        <w:rPr>
          <w:rFonts w:ascii="Calibri" w:hAnsi="Calibri" w:cs="Arial"/>
        </w:rPr>
      </w:pPr>
      <w:r>
        <w:rPr>
          <w:rFonts w:cs="Calibri" w:ascii="Calibri" w:hAnsi="Calibri"/>
          <w:spacing w:val="-1"/>
        </w:rPr>
        <w:t>Implement</w:t>
      </w:r>
      <w:r>
        <w:rPr>
          <w:rFonts w:cs="Calibri" w:ascii="Calibri" w:hAnsi="Calibri"/>
          <w:spacing w:val="-6"/>
        </w:rPr>
        <w:t xml:space="preserve"> </w:t>
      </w:r>
      <w:r>
        <w:rPr>
          <w:rFonts w:cs="Calibri" w:ascii="Calibri" w:hAnsi="Calibri"/>
        </w:rPr>
        <w:t>ESD</w:t>
      </w:r>
      <w:r>
        <w:rPr>
          <w:rFonts w:cs="Calibri" w:ascii="Calibri" w:hAnsi="Calibri"/>
          <w:spacing w:val="-5"/>
        </w:rPr>
        <w:t xml:space="preserve"> </w:t>
      </w:r>
      <w:r>
        <w:rPr>
          <w:rFonts w:cs="Calibri" w:ascii="Calibri" w:hAnsi="Calibri"/>
          <w:spacing w:val="-1"/>
        </w:rPr>
        <w:t>procedures.</w:t>
      </w:r>
    </w:p>
    <w:p>
      <w:pPr>
        <w:pStyle w:val="BodyText"/>
        <w:ind w:start="0" w:end="0"/>
        <w:rPr>
          <w:rFonts w:ascii="Calibri" w:hAnsi="Calibri" w:cs="Calibri"/>
          <w:w w:val="101"/>
        </w:rPr>
      </w:pPr>
      <w:r>
        <w:rPr>
          <w:rFonts w:cs="Calibri" w:ascii="Calibri" w:hAnsi="Calibri"/>
        </w:rPr>
        <w:t>Inspect</w:t>
      </w:r>
      <w:r>
        <w:rPr>
          <w:rFonts w:cs="Calibri" w:ascii="Calibri" w:hAnsi="Calibri"/>
          <w:spacing w:val="1"/>
        </w:rPr>
        <w:t xml:space="preserve"> </w:t>
      </w:r>
      <w:r>
        <w:rPr>
          <w:rFonts w:cs="Calibri" w:ascii="Calibri" w:hAnsi="Calibri"/>
        </w:rPr>
        <w:t>for</w:t>
      </w:r>
      <w:r>
        <w:rPr>
          <w:rFonts w:cs="Calibri" w:ascii="Calibri" w:hAnsi="Calibri"/>
          <w:spacing w:val="2"/>
        </w:rPr>
        <w:t xml:space="preserve"> </w:t>
      </w:r>
      <w:r>
        <w:rPr>
          <w:rFonts w:cs="Calibri" w:ascii="Calibri" w:hAnsi="Calibri"/>
        </w:rPr>
        <w:t>HIRF</w:t>
      </w:r>
      <w:r>
        <w:rPr>
          <w:rFonts w:cs="Calibri" w:ascii="Calibri" w:hAnsi="Calibri"/>
          <w:spacing w:val="2"/>
        </w:rPr>
        <w:t xml:space="preserve"> </w:t>
      </w:r>
      <w:r>
        <w:rPr>
          <w:rFonts w:cs="Calibri" w:ascii="Calibri" w:hAnsi="Calibri"/>
        </w:rPr>
        <w:t>requirements.</w:t>
      </w:r>
    </w:p>
    <w:p>
      <w:pPr>
        <w:pStyle w:val="BodyText"/>
        <w:ind w:start="0" w:end="0"/>
        <w:rPr>
          <w:rFonts w:ascii="Calibri" w:hAnsi="Calibri" w:cs="Arial"/>
        </w:rPr>
      </w:pPr>
      <w:r>
        <w:rPr>
          <w:rFonts w:cs="Calibri" w:ascii="Calibri" w:hAnsi="Calibri"/>
          <w:spacing w:val="-1"/>
        </w:rPr>
        <w:t>Start/stop</w:t>
      </w:r>
      <w:r>
        <w:rPr>
          <w:rFonts w:cs="Calibri" w:ascii="Calibri" w:hAnsi="Calibri"/>
          <w:spacing w:val="-16"/>
        </w:rPr>
        <w:t xml:space="preserve"> </w:t>
      </w:r>
      <w:r>
        <w:rPr>
          <w:rFonts w:cs="Calibri" w:ascii="Calibri" w:hAnsi="Calibri"/>
        </w:rPr>
        <w:t>EIS</w:t>
      </w:r>
      <w:r>
        <w:rPr>
          <w:rFonts w:cs="Calibri" w:ascii="Calibri" w:hAnsi="Calibri"/>
          <w:spacing w:val="-16"/>
        </w:rPr>
        <w:t xml:space="preserve"> </w:t>
      </w:r>
      <w:r>
        <w:rPr>
          <w:rFonts w:cs="Calibri" w:ascii="Calibri" w:hAnsi="Calibri"/>
          <w:spacing w:val="-1"/>
        </w:rPr>
        <w:t>procedure.</w:t>
      </w:r>
    </w:p>
    <w:p>
      <w:pPr>
        <w:pStyle w:val="BodyText"/>
        <w:ind w:start="0" w:end="0"/>
        <w:rPr>
          <w:rFonts w:ascii="Calibri" w:hAnsi="Calibri" w:cs="Arial"/>
        </w:rPr>
      </w:pPr>
      <w:r>
        <w:rPr>
          <w:rFonts w:cs="Calibri" w:ascii="Calibri" w:hAnsi="Calibri"/>
          <w:w w:val="105"/>
        </w:rPr>
        <w:t>Bite</w:t>
      </w:r>
      <w:r>
        <w:rPr>
          <w:rFonts w:cs="Calibri" w:ascii="Calibri" w:hAnsi="Calibri"/>
          <w:spacing w:val="-22"/>
          <w:w w:val="105"/>
        </w:rPr>
        <w:t xml:space="preserve"> </w:t>
      </w:r>
      <w:r>
        <w:rPr>
          <w:rFonts w:cs="Calibri" w:ascii="Calibri" w:hAnsi="Calibri"/>
          <w:w w:val="105"/>
        </w:rPr>
        <w:t>test</w:t>
      </w:r>
      <w:r>
        <w:rPr>
          <w:rFonts w:cs="Calibri" w:ascii="Calibri" w:hAnsi="Calibri"/>
          <w:spacing w:val="-23"/>
          <w:w w:val="105"/>
        </w:rPr>
        <w:t xml:space="preserve"> </w:t>
      </w:r>
      <w:r>
        <w:rPr>
          <w:rFonts w:cs="Calibri" w:ascii="Calibri" w:hAnsi="Calibri"/>
          <w:w w:val="105"/>
        </w:rPr>
        <w:t>of</w:t>
      </w:r>
      <w:r>
        <w:rPr>
          <w:rFonts w:cs="Calibri" w:ascii="Calibri" w:hAnsi="Calibri"/>
          <w:spacing w:val="-22"/>
          <w:w w:val="105"/>
        </w:rPr>
        <w:t xml:space="preserve"> </w:t>
      </w:r>
      <w:r>
        <w:rPr>
          <w:rFonts w:cs="Calibri" w:ascii="Calibri" w:hAnsi="Calibri"/>
          <w:w w:val="105"/>
        </w:rPr>
        <w:t>the</w:t>
      </w:r>
      <w:r>
        <w:rPr>
          <w:rFonts w:cs="Calibri" w:ascii="Calibri" w:hAnsi="Calibri"/>
          <w:spacing w:val="-22"/>
          <w:w w:val="105"/>
        </w:rPr>
        <w:t xml:space="preserve"> </w:t>
      </w:r>
      <w:r>
        <w:rPr>
          <w:rFonts w:cs="Calibri" w:ascii="Calibri" w:hAnsi="Calibri"/>
          <w:w w:val="105"/>
        </w:rPr>
        <w:t>CFDIU.</w:t>
      </w:r>
    </w:p>
    <w:p>
      <w:pPr>
        <w:pStyle w:val="BodyText"/>
        <w:ind w:start="0" w:end="0"/>
        <w:rPr>
          <w:rFonts w:ascii="Calibri" w:hAnsi="Calibri" w:cs="Calibri"/>
          <w:spacing w:val="39"/>
          <w:w w:val="99"/>
        </w:rPr>
      </w:pPr>
      <w:r>
        <w:rPr>
          <w:rFonts w:cs="Calibri" w:ascii="Calibri" w:hAnsi="Calibri"/>
          <w:spacing w:val="-2"/>
        </w:rPr>
        <w:t>Groun</w:t>
      </w:r>
      <w:r>
        <w:rPr>
          <w:rFonts w:cs="Calibri" w:ascii="Calibri" w:hAnsi="Calibri"/>
          <w:spacing w:val="-1"/>
        </w:rPr>
        <w:t>d</w:t>
      </w:r>
      <w:r>
        <w:rPr>
          <w:rFonts w:cs="Calibri" w:ascii="Calibri" w:hAnsi="Calibri"/>
          <w:spacing w:val="1"/>
        </w:rPr>
        <w:t xml:space="preserve"> </w:t>
      </w:r>
      <w:r>
        <w:rPr>
          <w:rFonts w:cs="Calibri" w:ascii="Calibri" w:hAnsi="Calibri"/>
          <w:spacing w:val="-2"/>
        </w:rPr>
        <w:t>scann</w:t>
      </w:r>
      <w:r>
        <w:rPr>
          <w:rFonts w:cs="Calibri" w:ascii="Calibri" w:hAnsi="Calibri"/>
          <w:spacing w:val="-1"/>
        </w:rPr>
        <w:t>ing</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rPr>
        <w:t>the</w:t>
      </w:r>
      <w:r>
        <w:rPr>
          <w:rFonts w:cs="Calibri" w:ascii="Calibri" w:hAnsi="Calibri"/>
          <w:spacing w:val="2"/>
        </w:rPr>
        <w:t xml:space="preserve"> </w:t>
      </w:r>
      <w:r>
        <w:rPr>
          <w:rFonts w:cs="Calibri" w:ascii="Calibri" w:hAnsi="Calibri"/>
        </w:rPr>
        <w:t>central</w:t>
      </w:r>
      <w:r>
        <w:rPr>
          <w:rFonts w:cs="Calibri" w:ascii="Calibri" w:hAnsi="Calibri"/>
          <w:spacing w:val="2"/>
        </w:rPr>
        <w:t xml:space="preserve"> </w:t>
      </w:r>
      <w:r>
        <w:rPr>
          <w:rFonts w:cs="Calibri" w:ascii="Calibri" w:hAnsi="Calibri"/>
        </w:rPr>
        <w:t>warning</w:t>
      </w:r>
      <w:r>
        <w:rPr>
          <w:rFonts w:cs="Calibri" w:ascii="Calibri" w:hAnsi="Calibri"/>
          <w:spacing w:val="2"/>
        </w:rPr>
        <w:t xml:space="preserve"> </w:t>
      </w:r>
      <w:r>
        <w:rPr>
          <w:rFonts w:cs="Calibri" w:ascii="Calibri" w:hAnsi="Calibri"/>
          <w:spacing w:val="-1"/>
        </w:rPr>
        <w:t>system.</w:t>
      </w:r>
    </w:p>
    <w:p>
      <w:pPr>
        <w:pStyle w:val="BodyText"/>
        <w:ind w:start="0" w:end="0"/>
        <w:rPr>
          <w:rFonts w:ascii="Calibri" w:hAnsi="Calibri" w:cs="Arial"/>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Normal"/>
        <w:rPr>
          <w:rFonts w:ascii="Calibri" w:hAnsi="Calibri" w:cs="Arial"/>
        </w:rPr>
      </w:pPr>
      <w:r>
        <w:rPr>
          <w:rFonts w:cs="Arial" w:ascii="Calibri" w:hAnsi="Calibri"/>
        </w:rPr>
      </w:r>
    </w:p>
    <w:p>
      <w:pPr>
        <w:pStyle w:val="Heading8"/>
        <w:ind w:start="0" w:end="0"/>
        <w:rPr>
          <w:rFonts w:ascii="Calibri" w:hAnsi="Calibri" w:cs="Calibri"/>
          <w:b w:val="false"/>
          <w:bCs w:val="false"/>
        </w:rPr>
      </w:pPr>
      <w:r>
        <w:rPr>
          <w:rFonts w:cs="Calibri" w:ascii="Calibri" w:hAnsi="Calibri"/>
          <w:spacing w:val="-2"/>
          <w:w w:val="105"/>
        </w:rPr>
        <w:t>La</w:t>
      </w:r>
      <w:r>
        <w:rPr>
          <w:rFonts w:cs="Calibri" w:ascii="Calibri" w:hAnsi="Calibri"/>
          <w:spacing w:val="-1"/>
          <w:w w:val="105"/>
        </w:rPr>
        <w:t>nding</w:t>
      </w:r>
      <w:r>
        <w:rPr>
          <w:rFonts w:cs="Calibri" w:ascii="Calibri" w:hAnsi="Calibri"/>
          <w:spacing w:val="-18"/>
          <w:w w:val="105"/>
        </w:rPr>
        <w:t xml:space="preserve"> </w:t>
      </w:r>
      <w:r>
        <w:rPr>
          <w:rFonts w:cs="Calibri" w:ascii="Calibri" w:hAnsi="Calibri"/>
          <w:w w:val="105"/>
        </w:rPr>
        <w:t>Gear</w:t>
      </w:r>
    </w:p>
    <w:p>
      <w:pPr>
        <w:pStyle w:val="BodyText"/>
        <w:ind w:start="0" w:end="0"/>
        <w:rPr>
          <w:rFonts w:ascii="Calibri" w:hAnsi="Calibri" w:cs="Calibri"/>
          <w:spacing w:val="29"/>
          <w:w w:val="99"/>
        </w:rPr>
      </w:pPr>
      <w:r>
        <w:rPr>
          <w:rFonts w:cs="Calibri" w:ascii="Calibri" w:hAnsi="Calibri"/>
          <w:spacing w:val="-1"/>
        </w:rPr>
        <w:t>Build</w:t>
      </w:r>
      <w:r>
        <w:rPr>
          <w:rFonts w:cs="Calibri" w:ascii="Calibri" w:hAnsi="Calibri"/>
          <w:spacing w:val="5"/>
        </w:rPr>
        <w:t xml:space="preserve"> </w:t>
      </w:r>
      <w:r>
        <w:rPr>
          <w:rFonts w:cs="Calibri" w:ascii="Calibri" w:hAnsi="Calibri"/>
          <w:spacing w:val="-1"/>
        </w:rPr>
        <w:t>up</w:t>
      </w:r>
      <w:r>
        <w:rPr>
          <w:rFonts w:cs="Calibri" w:ascii="Calibri" w:hAnsi="Calibri"/>
          <w:spacing w:val="6"/>
        </w:rPr>
        <w:t xml:space="preserve"> </w:t>
      </w:r>
      <w:r>
        <w:rPr>
          <w:rFonts w:cs="Calibri" w:ascii="Calibri" w:hAnsi="Calibri"/>
          <w:spacing w:val="-1"/>
        </w:rPr>
        <w:t>wheel.</w:t>
      </w:r>
    </w:p>
    <w:p>
      <w:pPr>
        <w:pStyle w:val="BodyText"/>
        <w:ind w:start="0" w:end="0"/>
        <w:rPr>
          <w:rFonts w:ascii="Calibri" w:hAnsi="Calibri" w:cs="Calibri"/>
          <w:spacing w:val="26"/>
          <w:w w:val="103"/>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6"/>
        </w:rPr>
        <w:t xml:space="preserve"> </w:t>
      </w:r>
      <w:r>
        <w:rPr>
          <w:rFonts w:cs="Calibri" w:ascii="Calibri" w:hAnsi="Calibri"/>
        </w:rPr>
        <w:t>main</w:t>
      </w:r>
      <w:r>
        <w:rPr>
          <w:rFonts w:cs="Calibri" w:ascii="Calibri" w:hAnsi="Calibri"/>
          <w:spacing w:val="-5"/>
        </w:rPr>
        <w:t xml:space="preserve"> </w:t>
      </w:r>
      <w:r>
        <w:rPr>
          <w:rFonts w:cs="Calibri" w:ascii="Calibri" w:hAnsi="Calibri"/>
        </w:rPr>
        <w:t>wheel.</w:t>
      </w:r>
    </w:p>
    <w:p>
      <w:pPr>
        <w:pStyle w:val="BodyText"/>
        <w:ind w:start="0" w:end="0"/>
        <w:rPr>
          <w:rFonts w:ascii="Calibri" w:hAnsi="Calibri" w:cs="Arial"/>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6"/>
        </w:rPr>
        <w:t xml:space="preserve"> </w:t>
      </w:r>
      <w:r>
        <w:rPr>
          <w:rFonts w:cs="Calibri" w:ascii="Calibri" w:hAnsi="Calibri"/>
        </w:rPr>
        <w:t>nose</w:t>
      </w:r>
      <w:r>
        <w:rPr>
          <w:rFonts w:cs="Calibri" w:ascii="Calibri" w:hAnsi="Calibri"/>
          <w:spacing w:val="-5"/>
        </w:rPr>
        <w:t xml:space="preserve"> </w:t>
      </w:r>
      <w:r>
        <w:rPr>
          <w:rFonts w:cs="Calibri" w:ascii="Calibri" w:hAnsi="Calibri"/>
        </w:rPr>
        <w:t>wheel.</w:t>
      </w:r>
    </w:p>
    <w:p>
      <w:pPr>
        <w:pStyle w:val="BodyText"/>
        <w:ind w:start="0" w:end="0"/>
        <w:rPr>
          <w:rFonts w:ascii="Calibri" w:hAnsi="Calibri" w:cs="Calibri"/>
          <w:spacing w:val="35"/>
          <w:w w:val="99"/>
        </w:rPr>
      </w:pPr>
      <w:r>
        <w:rPr>
          <w:rFonts w:cs="Calibri" w:ascii="Calibri" w:hAnsi="Calibri"/>
          <w:spacing w:val="-2"/>
        </w:rPr>
        <w:t>Replac</w:t>
      </w:r>
      <w:r>
        <w:rPr>
          <w:rFonts w:cs="Calibri" w:ascii="Calibri" w:hAnsi="Calibri"/>
          <w:spacing w:val="-1"/>
        </w:rPr>
        <w:t>e</w:t>
      </w:r>
      <w:r>
        <w:rPr>
          <w:rFonts w:cs="Calibri" w:ascii="Calibri" w:hAnsi="Calibri"/>
          <w:spacing w:val="-15"/>
        </w:rPr>
        <w:t xml:space="preserve"> </w:t>
      </w:r>
      <w:r>
        <w:rPr>
          <w:rFonts w:cs="Calibri" w:ascii="Calibri" w:hAnsi="Calibri"/>
          <w:spacing w:val="-1"/>
        </w:rPr>
        <w:t>steering</w:t>
      </w:r>
      <w:r>
        <w:rPr>
          <w:rFonts w:cs="Calibri" w:ascii="Calibri" w:hAnsi="Calibri"/>
          <w:spacing w:val="-15"/>
        </w:rPr>
        <w:t xml:space="preserve"> </w:t>
      </w:r>
      <w:r>
        <w:rPr>
          <w:rFonts w:cs="Calibri" w:ascii="Calibri" w:hAnsi="Calibri"/>
          <w:spacing w:val="-2"/>
        </w:rPr>
        <w:t>ac</w:t>
      </w:r>
      <w:r>
        <w:rPr>
          <w:rFonts w:cs="Calibri" w:ascii="Calibri" w:hAnsi="Calibri"/>
          <w:spacing w:val="-1"/>
        </w:rPr>
        <w:t>tuator.</w:t>
      </w:r>
    </w:p>
    <w:p>
      <w:pPr>
        <w:pStyle w:val="BodyText"/>
        <w:ind w:start="0" w:end="0"/>
        <w:rPr>
          <w:rFonts w:ascii="Calibri" w:hAnsi="Calibri" w:cs="Arial"/>
        </w:rPr>
      </w:pPr>
      <w:r>
        <w:rPr>
          <w:rFonts w:cs="Calibri" w:ascii="Calibri" w:hAnsi="Calibri"/>
        </w:rPr>
        <w:t>Replace</w:t>
      </w:r>
      <w:r>
        <w:rPr>
          <w:rFonts w:cs="Calibri" w:ascii="Calibri" w:hAnsi="Calibri"/>
          <w:spacing w:val="-2"/>
        </w:rPr>
        <w:t xml:space="preserve"> </w:t>
      </w:r>
      <w:r>
        <w:rPr>
          <w:rFonts w:cs="Calibri" w:ascii="Calibri" w:hAnsi="Calibri"/>
        </w:rPr>
        <w:t>truck</w:t>
      </w:r>
      <w:r>
        <w:rPr>
          <w:rFonts w:cs="Calibri" w:ascii="Calibri" w:hAnsi="Calibri"/>
          <w:spacing w:val="-1"/>
        </w:rPr>
        <w:t xml:space="preserve"> </w:t>
      </w:r>
      <w:r>
        <w:rPr>
          <w:rFonts w:cs="Calibri" w:ascii="Calibri" w:hAnsi="Calibri"/>
        </w:rPr>
        <w:t>tilt</w:t>
      </w:r>
      <w:r>
        <w:rPr>
          <w:rFonts w:cs="Calibri" w:ascii="Calibri" w:hAnsi="Calibri"/>
          <w:spacing w:val="-2"/>
        </w:rPr>
        <w:t xml:space="preserve"> </w:t>
      </w:r>
      <w:r>
        <w:rPr>
          <w:rFonts w:cs="Calibri" w:ascii="Calibri" w:hAnsi="Calibri"/>
        </w:rPr>
        <w:t>actuator.</w:t>
      </w:r>
    </w:p>
    <w:p>
      <w:pPr>
        <w:pStyle w:val="BodyText"/>
        <w:ind w:start="0" w:end="0"/>
        <w:rPr>
          <w:rFonts w:ascii="Calibri" w:hAnsi="Calibri" w:cs="Calibri"/>
          <w:w w:val="99"/>
        </w:rPr>
      </w:pPr>
      <w:r>
        <w:rPr>
          <w:rFonts w:cs="Calibri" w:ascii="Calibri" w:hAnsi="Calibri"/>
        </w:rPr>
        <w:t>Replace</w:t>
      </w:r>
      <w:r>
        <w:rPr>
          <w:rFonts w:cs="Calibri" w:ascii="Calibri" w:hAnsi="Calibri"/>
          <w:spacing w:val="-14"/>
        </w:rPr>
        <w:t xml:space="preserve"> </w:t>
      </w:r>
      <w:r>
        <w:rPr>
          <w:rFonts w:cs="Calibri" w:ascii="Calibri" w:hAnsi="Calibri"/>
        </w:rPr>
        <w:t>gear</w:t>
      </w:r>
      <w:r>
        <w:rPr>
          <w:rFonts w:cs="Calibri" w:ascii="Calibri" w:hAnsi="Calibri"/>
          <w:spacing w:val="-13"/>
        </w:rPr>
        <w:t xml:space="preserve"> </w:t>
      </w:r>
      <w:r>
        <w:rPr>
          <w:rFonts w:cs="Calibri" w:ascii="Calibri" w:hAnsi="Calibri"/>
        </w:rPr>
        <w:t>retraction</w:t>
      </w:r>
      <w:r>
        <w:rPr>
          <w:rFonts w:cs="Calibri" w:ascii="Calibri" w:hAnsi="Calibri"/>
          <w:spacing w:val="-13"/>
        </w:rPr>
        <w:t xml:space="preserve"> </w:t>
      </w:r>
      <w:r>
        <w:rPr>
          <w:rFonts w:cs="Calibri" w:ascii="Calibri" w:hAnsi="Calibri"/>
        </w:rPr>
        <w:t>actuator.</w:t>
      </w:r>
    </w:p>
    <w:p>
      <w:pPr>
        <w:pStyle w:val="BodyText"/>
        <w:ind w:start="0" w:end="0"/>
        <w:rPr>
          <w:rFonts w:ascii="Calibri" w:hAnsi="Calibri" w:cs="Calibri"/>
          <w:spacing w:val="55"/>
          <w:w w:val="99"/>
        </w:rPr>
      </w:pPr>
      <w:r>
        <w:rPr>
          <w:rFonts w:cs="Calibri" w:ascii="Calibri" w:hAnsi="Calibri"/>
          <w:spacing w:val="-2"/>
        </w:rPr>
        <w:t>Replace</w:t>
      </w:r>
      <w:r>
        <w:rPr>
          <w:rFonts w:cs="Calibri" w:ascii="Calibri" w:hAnsi="Calibri"/>
          <w:spacing w:val="-12"/>
        </w:rPr>
        <w:t xml:space="preserve"> </w:t>
      </w:r>
      <w:r>
        <w:rPr>
          <w:rFonts w:cs="Calibri" w:ascii="Calibri" w:hAnsi="Calibri"/>
          <w:spacing w:val="-1"/>
        </w:rPr>
        <w:t>uplock/downlock</w:t>
      </w:r>
      <w:r>
        <w:rPr>
          <w:rFonts w:cs="Calibri" w:ascii="Calibri" w:hAnsi="Calibri"/>
          <w:spacing w:val="-12"/>
        </w:rPr>
        <w:t xml:space="preserve"> </w:t>
      </w:r>
      <w:r>
        <w:rPr>
          <w:rFonts w:cs="Calibri" w:ascii="Calibri" w:hAnsi="Calibri"/>
          <w:spacing w:val="-1"/>
        </w:rPr>
        <w:t>assembly.</w:t>
      </w:r>
    </w:p>
    <w:p>
      <w:pPr>
        <w:pStyle w:val="BodyText"/>
        <w:ind w:start="0" w:end="0"/>
        <w:rPr>
          <w:rFonts w:ascii="Calibri" w:hAnsi="Calibri" w:cs="Arial"/>
        </w:rPr>
      </w:pPr>
      <w:r>
        <w:rPr>
          <w:rFonts w:cs="Calibri" w:ascii="Calibri" w:hAnsi="Calibri"/>
          <w:spacing w:val="-2"/>
        </w:rPr>
        <w:t>Replace</w:t>
      </w:r>
      <w:r>
        <w:rPr>
          <w:rFonts w:cs="Calibri" w:ascii="Calibri" w:hAnsi="Calibri"/>
          <w:spacing w:val="-5"/>
        </w:rPr>
        <w:t xml:space="preserve"> </w:t>
      </w:r>
      <w:r>
        <w:rPr>
          <w:rFonts w:cs="Calibri" w:ascii="Calibri" w:hAnsi="Calibri"/>
          <w:spacing w:val="-1"/>
        </w:rPr>
        <w:t>shimmy</w:t>
      </w:r>
      <w:r>
        <w:rPr>
          <w:rFonts w:cs="Calibri" w:ascii="Calibri" w:hAnsi="Calibri"/>
          <w:spacing w:val="-4"/>
        </w:rPr>
        <w:t xml:space="preserve"> </w:t>
      </w:r>
      <w:r>
        <w:rPr>
          <w:rFonts w:cs="Calibri" w:ascii="Calibri" w:hAnsi="Calibri"/>
          <w:spacing w:val="-1"/>
        </w:rPr>
        <w:t>d</w:t>
      </w:r>
      <w:r>
        <w:rPr>
          <w:rFonts w:cs="Calibri" w:ascii="Calibri" w:hAnsi="Calibri"/>
          <w:spacing w:val="-2"/>
        </w:rPr>
        <w:t>a</w:t>
      </w:r>
      <w:r>
        <w:rPr>
          <w:rFonts w:cs="Calibri" w:ascii="Calibri" w:hAnsi="Calibri"/>
          <w:spacing w:val="-1"/>
        </w:rPr>
        <w:t>mper.</w:t>
      </w:r>
    </w:p>
    <w:p>
      <w:pPr>
        <w:pStyle w:val="BodyText"/>
        <w:ind w:start="0" w:end="0"/>
        <w:rPr>
          <w:rFonts w:ascii="Calibri" w:hAnsi="Calibri" w:cs="Arial"/>
        </w:rPr>
      </w:pPr>
      <w:r>
        <w:rPr>
          <w:rFonts w:cs="Calibri" w:ascii="Calibri" w:hAnsi="Calibri"/>
        </w:rPr>
        <w:t>Rig</w:t>
      </w:r>
      <w:r>
        <w:rPr>
          <w:rFonts w:cs="Calibri" w:ascii="Calibri" w:hAnsi="Calibri"/>
          <w:spacing w:val="3"/>
        </w:rPr>
        <w:t xml:space="preserve"> </w:t>
      </w:r>
      <w:r>
        <w:rPr>
          <w:rFonts w:cs="Calibri" w:ascii="Calibri" w:hAnsi="Calibri"/>
          <w:spacing w:val="-1"/>
        </w:rPr>
        <w:t>nose</w:t>
      </w:r>
      <w:r>
        <w:rPr>
          <w:rFonts w:cs="Calibri" w:ascii="Calibri" w:hAnsi="Calibri"/>
          <w:spacing w:val="3"/>
        </w:rPr>
        <w:t xml:space="preserve"> </w:t>
      </w:r>
      <w:r>
        <w:rPr>
          <w:rFonts w:cs="Calibri" w:ascii="Calibri" w:hAnsi="Calibri"/>
        </w:rPr>
        <w:t>wheel</w:t>
      </w:r>
      <w:r>
        <w:rPr>
          <w:rFonts w:cs="Calibri" w:ascii="Calibri" w:hAnsi="Calibri"/>
          <w:spacing w:val="3"/>
        </w:rPr>
        <w:t xml:space="preserve"> </w:t>
      </w:r>
      <w:r>
        <w:rPr>
          <w:rFonts w:cs="Calibri" w:ascii="Calibri" w:hAnsi="Calibri"/>
          <w:spacing w:val="-1"/>
        </w:rPr>
        <w:t>steering.</w:t>
      </w:r>
    </w:p>
    <w:p>
      <w:pPr>
        <w:pStyle w:val="BodyText"/>
        <w:ind w:start="0" w:end="0"/>
        <w:rPr>
          <w:rFonts w:ascii="Calibri" w:hAnsi="Calibri" w:cs="Calibri"/>
          <w:spacing w:val="25"/>
          <w:w w:val="99"/>
        </w:rPr>
      </w:pPr>
      <w:r>
        <w:rPr>
          <w:rFonts w:cs="Calibri" w:ascii="Calibri" w:hAnsi="Calibri"/>
        </w:rPr>
        <w:t>Functional</w:t>
      </w:r>
      <w:r>
        <w:rPr>
          <w:rFonts w:cs="Calibri" w:ascii="Calibri" w:hAnsi="Calibri"/>
          <w:spacing w:val="9"/>
        </w:rPr>
        <w:t xml:space="preserve"> </w:t>
      </w:r>
      <w:r>
        <w:rPr>
          <w:rFonts w:cs="Calibri" w:ascii="Calibri" w:hAnsi="Calibri"/>
        </w:rPr>
        <w:t>test</w:t>
      </w:r>
      <w:r>
        <w:rPr>
          <w:rFonts w:cs="Calibri" w:ascii="Calibri" w:hAnsi="Calibri"/>
          <w:spacing w:val="9"/>
        </w:rPr>
        <w:t xml:space="preserve"> </w:t>
      </w:r>
      <w:r>
        <w:rPr>
          <w:rFonts w:cs="Calibri" w:ascii="Calibri" w:hAnsi="Calibri"/>
        </w:rPr>
        <w:t>of</w:t>
      </w:r>
      <w:r>
        <w:rPr>
          <w:rFonts w:cs="Calibri" w:ascii="Calibri" w:hAnsi="Calibri"/>
          <w:spacing w:val="9"/>
        </w:rPr>
        <w:t xml:space="preserve"> </w:t>
      </w:r>
      <w:r>
        <w:rPr>
          <w:rFonts w:cs="Calibri" w:ascii="Calibri" w:hAnsi="Calibri"/>
          <w:spacing w:val="-1"/>
        </w:rPr>
        <w:t>the</w:t>
      </w:r>
      <w:r>
        <w:rPr>
          <w:rFonts w:cs="Calibri" w:ascii="Calibri" w:hAnsi="Calibri"/>
          <w:spacing w:val="10"/>
        </w:rPr>
        <w:t xml:space="preserve"> </w:t>
      </w:r>
      <w:r>
        <w:rPr>
          <w:rFonts w:cs="Calibri" w:ascii="Calibri" w:hAnsi="Calibri"/>
        </w:rPr>
        <w:t>nose</w:t>
      </w:r>
      <w:r>
        <w:rPr>
          <w:rFonts w:cs="Calibri" w:ascii="Calibri" w:hAnsi="Calibri"/>
          <w:spacing w:val="9"/>
        </w:rPr>
        <w:t xml:space="preserve"> </w:t>
      </w:r>
      <w:r>
        <w:rPr>
          <w:rFonts w:cs="Calibri" w:ascii="Calibri" w:hAnsi="Calibri"/>
          <w:spacing w:val="-1"/>
        </w:rPr>
        <w:t>wheel</w:t>
      </w:r>
      <w:r>
        <w:rPr>
          <w:rFonts w:cs="Calibri" w:ascii="Calibri" w:hAnsi="Calibri"/>
          <w:spacing w:val="9"/>
        </w:rPr>
        <w:t xml:space="preserve"> </w:t>
      </w:r>
      <w:r>
        <w:rPr>
          <w:rFonts w:cs="Calibri" w:ascii="Calibri" w:hAnsi="Calibri"/>
        </w:rPr>
        <w:t>steering</w:t>
      </w:r>
      <w:r>
        <w:rPr>
          <w:rFonts w:cs="Calibri" w:ascii="Calibri" w:hAnsi="Calibri"/>
          <w:spacing w:val="10"/>
        </w:rPr>
        <w:t xml:space="preserve"> </w:t>
      </w:r>
      <w:r>
        <w:rPr>
          <w:rFonts w:cs="Calibri" w:ascii="Calibri" w:hAnsi="Calibri"/>
          <w:spacing w:val="-1"/>
        </w:rPr>
        <w:t>system.</w:t>
      </w:r>
    </w:p>
    <w:p>
      <w:pPr>
        <w:pStyle w:val="BodyText"/>
        <w:ind w:start="0" w:end="0"/>
        <w:rPr>
          <w:rFonts w:ascii="Calibri" w:hAnsi="Calibri" w:cs="Arial"/>
        </w:rPr>
      </w:pPr>
      <w:r>
        <w:rPr>
          <w:rFonts w:cs="Calibri" w:ascii="Calibri" w:hAnsi="Calibri"/>
          <w:spacing w:val="-2"/>
        </w:rPr>
        <w:t>Replace</w:t>
      </w:r>
      <w:r>
        <w:rPr>
          <w:rFonts w:cs="Calibri" w:ascii="Calibri" w:hAnsi="Calibri"/>
          <w:spacing w:val="-7"/>
        </w:rPr>
        <w:t xml:space="preserve"> </w:t>
      </w:r>
      <w:r>
        <w:rPr>
          <w:rFonts w:cs="Calibri" w:ascii="Calibri" w:hAnsi="Calibri"/>
        </w:rPr>
        <w:t>shock</w:t>
      </w:r>
      <w:r>
        <w:rPr>
          <w:rFonts w:cs="Calibri" w:ascii="Calibri" w:hAnsi="Calibri"/>
          <w:spacing w:val="-6"/>
        </w:rPr>
        <w:t xml:space="preserve"> </w:t>
      </w:r>
      <w:r>
        <w:rPr>
          <w:rFonts w:cs="Calibri" w:ascii="Calibri" w:hAnsi="Calibri"/>
        </w:rPr>
        <w:t>strut</w:t>
      </w:r>
      <w:r>
        <w:rPr>
          <w:rFonts w:cs="Calibri" w:ascii="Calibri" w:hAnsi="Calibri"/>
          <w:spacing w:val="-7"/>
        </w:rPr>
        <w:t xml:space="preserve"> </w:t>
      </w:r>
      <w:r>
        <w:rPr>
          <w:rFonts w:cs="Calibri" w:ascii="Calibri" w:hAnsi="Calibri"/>
          <w:spacing w:val="-1"/>
        </w:rPr>
        <w:t>se</w:t>
      </w:r>
      <w:r>
        <w:rPr>
          <w:rFonts w:cs="Calibri" w:ascii="Calibri" w:hAnsi="Calibri"/>
          <w:spacing w:val="-2"/>
        </w:rPr>
        <w:t>als.</w:t>
      </w:r>
    </w:p>
    <w:p>
      <w:pPr>
        <w:pStyle w:val="BodyText"/>
        <w:ind w:start="0" w:end="0"/>
        <w:rPr>
          <w:rFonts w:ascii="Calibri" w:hAnsi="Calibri" w:cs="Calibri"/>
          <w:w w:val="104"/>
        </w:rPr>
      </w:pPr>
      <w:r>
        <w:rPr>
          <w:rFonts w:cs="Calibri" w:ascii="Calibri" w:hAnsi="Calibri"/>
        </w:rPr>
        <w:t>Servicing</w:t>
      </w:r>
      <w:r>
        <w:rPr>
          <w:rFonts w:cs="Calibri" w:ascii="Calibri" w:hAnsi="Calibri"/>
          <w:spacing w:val="2"/>
        </w:rPr>
        <w:t xml:space="preserve"> </w:t>
      </w:r>
      <w:r>
        <w:rPr>
          <w:rFonts w:cs="Calibri" w:ascii="Calibri" w:hAnsi="Calibri"/>
        </w:rPr>
        <w:t>of</w:t>
      </w:r>
      <w:r>
        <w:rPr>
          <w:rFonts w:cs="Calibri" w:ascii="Calibri" w:hAnsi="Calibri"/>
          <w:spacing w:val="2"/>
        </w:rPr>
        <w:t xml:space="preserve"> </w:t>
      </w:r>
      <w:r>
        <w:rPr>
          <w:rFonts w:cs="Calibri" w:ascii="Calibri" w:hAnsi="Calibri"/>
        </w:rPr>
        <w:t>shock</w:t>
      </w:r>
      <w:r>
        <w:rPr>
          <w:rFonts w:cs="Calibri" w:ascii="Calibri" w:hAnsi="Calibri"/>
          <w:spacing w:val="2"/>
        </w:rPr>
        <w:t xml:space="preserve"> </w:t>
      </w:r>
      <w:r>
        <w:rPr>
          <w:rFonts w:cs="Calibri" w:ascii="Calibri" w:hAnsi="Calibri"/>
        </w:rPr>
        <w:t>strut.</w:t>
      </w:r>
    </w:p>
    <w:p>
      <w:pPr>
        <w:pStyle w:val="BodyText"/>
        <w:ind w:start="0" w:end="0"/>
        <w:rPr>
          <w:rFonts w:ascii="Calibri" w:hAnsi="Calibri" w:cs="Arial"/>
        </w:rPr>
      </w:pPr>
      <w:r>
        <w:rPr>
          <w:rFonts w:cs="Calibri" w:ascii="Calibri" w:hAnsi="Calibri"/>
          <w:spacing w:val="-2"/>
        </w:rPr>
        <w:t>Replace</w:t>
      </w:r>
      <w:r>
        <w:rPr>
          <w:rFonts w:cs="Calibri" w:ascii="Calibri" w:hAnsi="Calibri"/>
          <w:spacing w:val="-14"/>
        </w:rPr>
        <w:t xml:space="preserve"> </w:t>
      </w:r>
      <w:r>
        <w:rPr>
          <w:rFonts w:cs="Calibri" w:ascii="Calibri" w:hAnsi="Calibri"/>
          <w:spacing w:val="-1"/>
        </w:rPr>
        <w:t>br</w:t>
      </w:r>
      <w:r>
        <w:rPr>
          <w:rFonts w:cs="Calibri" w:ascii="Calibri" w:hAnsi="Calibri"/>
          <w:spacing w:val="-2"/>
        </w:rPr>
        <w:t>ake</w:t>
      </w:r>
      <w:r>
        <w:rPr>
          <w:rFonts w:cs="Calibri" w:ascii="Calibri" w:hAnsi="Calibri"/>
          <w:spacing w:val="-13"/>
        </w:rPr>
        <w:t xml:space="preserve"> </w:t>
      </w:r>
      <w:r>
        <w:rPr>
          <w:rFonts w:cs="Calibri" w:ascii="Calibri" w:hAnsi="Calibri"/>
          <w:spacing w:val="-1"/>
        </w:rPr>
        <w:t>unit.</w:t>
      </w:r>
    </w:p>
    <w:p>
      <w:pPr>
        <w:pStyle w:val="BodyText"/>
        <w:ind w:start="0" w:end="0"/>
        <w:rPr>
          <w:rFonts w:ascii="Calibri" w:hAnsi="Calibri" w:cs="Calibri"/>
          <w:spacing w:val="33"/>
          <w:w w:val="97"/>
        </w:rPr>
      </w:pPr>
      <w:r>
        <w:rPr>
          <w:rFonts w:cs="Calibri" w:ascii="Calibri" w:hAnsi="Calibri"/>
          <w:spacing w:val="-2"/>
        </w:rPr>
        <w:t>Replace</w:t>
      </w:r>
      <w:r>
        <w:rPr>
          <w:rFonts w:cs="Calibri" w:ascii="Calibri" w:hAnsi="Calibri"/>
          <w:spacing w:val="-16"/>
        </w:rPr>
        <w:t xml:space="preserve"> </w:t>
      </w:r>
      <w:r>
        <w:rPr>
          <w:rFonts w:cs="Calibri" w:ascii="Calibri" w:hAnsi="Calibri"/>
          <w:spacing w:val="-1"/>
        </w:rPr>
        <w:t>br</w:t>
      </w:r>
      <w:r>
        <w:rPr>
          <w:rFonts w:cs="Calibri" w:ascii="Calibri" w:hAnsi="Calibri"/>
          <w:spacing w:val="-2"/>
        </w:rPr>
        <w:t>ake</w:t>
      </w:r>
      <w:r>
        <w:rPr>
          <w:rFonts w:cs="Calibri" w:ascii="Calibri" w:hAnsi="Calibri"/>
          <w:spacing w:val="-17"/>
        </w:rPr>
        <w:t xml:space="preserve"> </w:t>
      </w:r>
      <w:r>
        <w:rPr>
          <w:rFonts w:cs="Calibri" w:ascii="Calibri" w:hAnsi="Calibri"/>
          <w:spacing w:val="-1"/>
        </w:rPr>
        <w:t>control</w:t>
      </w:r>
      <w:r>
        <w:rPr>
          <w:rFonts w:cs="Calibri" w:ascii="Calibri" w:hAnsi="Calibri"/>
          <w:spacing w:val="-16"/>
        </w:rPr>
        <w:t xml:space="preserve"> </w:t>
      </w:r>
      <w:r>
        <w:rPr>
          <w:rFonts w:cs="Calibri" w:ascii="Calibri" w:hAnsi="Calibri"/>
        </w:rPr>
        <w:t>valve.</w:t>
      </w:r>
    </w:p>
    <w:p>
      <w:pPr>
        <w:pStyle w:val="BodyText"/>
        <w:ind w:start="0" w:end="0"/>
        <w:rPr>
          <w:rFonts w:ascii="Calibri" w:hAnsi="Calibri" w:cs="Arial"/>
        </w:rPr>
      </w:pPr>
      <w:r>
        <w:rPr>
          <w:rFonts w:cs="Calibri" w:ascii="Calibri" w:hAnsi="Calibri"/>
        </w:rPr>
        <w:t>Bleed</w:t>
      </w:r>
      <w:r>
        <w:rPr>
          <w:rFonts w:cs="Calibri" w:ascii="Calibri" w:hAnsi="Calibri"/>
          <w:spacing w:val="-22"/>
        </w:rPr>
        <w:t xml:space="preserve"> </w:t>
      </w:r>
      <w:r>
        <w:rPr>
          <w:rFonts w:cs="Calibri" w:ascii="Calibri" w:hAnsi="Calibri"/>
        </w:rPr>
        <w:t>brakes.</w:t>
      </w:r>
    </w:p>
    <w:p>
      <w:pPr>
        <w:pStyle w:val="BodyText"/>
        <w:ind w:start="0" w:end="0"/>
        <w:rPr>
          <w:rFonts w:ascii="Calibri" w:hAnsi="Calibri" w:cs="Calibri"/>
          <w:spacing w:val="29"/>
          <w:w w:val="99"/>
        </w:rPr>
      </w:pPr>
      <w:r>
        <w:rPr>
          <w:rFonts w:cs="Calibri" w:ascii="Calibri" w:hAnsi="Calibri"/>
          <w:spacing w:val="-2"/>
        </w:rPr>
        <w:t>Replace</w:t>
      </w:r>
      <w:r>
        <w:rPr>
          <w:rFonts w:cs="Calibri" w:ascii="Calibri" w:hAnsi="Calibri"/>
          <w:spacing w:val="-20"/>
        </w:rPr>
        <w:t xml:space="preserve"> </w:t>
      </w:r>
      <w:r>
        <w:rPr>
          <w:rFonts w:cs="Calibri" w:ascii="Calibri" w:hAnsi="Calibri"/>
          <w:spacing w:val="-1"/>
        </w:rPr>
        <w:t>br</w:t>
      </w:r>
      <w:r>
        <w:rPr>
          <w:rFonts w:cs="Calibri" w:ascii="Calibri" w:hAnsi="Calibri"/>
          <w:spacing w:val="-2"/>
        </w:rPr>
        <w:t>ake</w:t>
      </w:r>
      <w:r>
        <w:rPr>
          <w:rFonts w:cs="Calibri" w:ascii="Calibri" w:hAnsi="Calibri"/>
          <w:spacing w:val="-21"/>
        </w:rPr>
        <w:t xml:space="preserve"> </w:t>
      </w:r>
      <w:r>
        <w:rPr>
          <w:rFonts w:cs="Calibri" w:ascii="Calibri" w:hAnsi="Calibri"/>
        </w:rPr>
        <w:t>fan.</w:t>
      </w:r>
    </w:p>
    <w:p>
      <w:pPr>
        <w:pStyle w:val="BodyText"/>
        <w:ind w:start="0" w:end="0"/>
        <w:rPr>
          <w:rFonts w:ascii="Calibri" w:hAnsi="Calibri" w:cs="Calibri"/>
          <w:spacing w:val="24"/>
          <w:w w:val="106"/>
        </w:rPr>
      </w:pPr>
      <w:r>
        <w:rPr>
          <w:rFonts w:cs="Calibri" w:ascii="Calibri" w:hAnsi="Calibri"/>
        </w:rPr>
        <w:t>Test</w:t>
      </w:r>
      <w:r>
        <w:rPr>
          <w:rFonts w:cs="Calibri" w:ascii="Calibri" w:hAnsi="Calibri"/>
          <w:spacing w:val="-4"/>
        </w:rPr>
        <w:t xml:space="preserve"> </w:t>
      </w:r>
      <w:r>
        <w:rPr>
          <w:rFonts w:cs="Calibri" w:ascii="Calibri" w:hAnsi="Calibri"/>
        </w:rPr>
        <w:t>anti</w:t>
      </w:r>
      <w:r>
        <w:rPr>
          <w:rFonts w:cs="Calibri" w:ascii="Calibri" w:hAnsi="Calibri"/>
          <w:spacing w:val="-1"/>
        </w:rPr>
        <w:t>-</w:t>
      </w:r>
      <w:r>
        <w:rPr>
          <w:rFonts w:cs="Calibri" w:ascii="Calibri" w:hAnsi="Calibri"/>
        </w:rPr>
        <w:t>skid</w:t>
      </w:r>
      <w:r>
        <w:rPr>
          <w:rFonts w:cs="Calibri" w:ascii="Calibri" w:hAnsi="Calibri"/>
          <w:spacing w:val="-1"/>
        </w:rPr>
        <w:t xml:space="preserve"> unit.</w:t>
      </w:r>
    </w:p>
    <w:p>
      <w:pPr>
        <w:pStyle w:val="BodyText"/>
        <w:ind w:start="0" w:end="0"/>
        <w:rPr>
          <w:rFonts w:ascii="Calibri" w:hAnsi="Calibri" w:cs="Calibri"/>
          <w:w w:val="101"/>
        </w:rPr>
      </w:pPr>
      <w:r>
        <w:rPr>
          <w:rFonts w:cs="Calibri" w:ascii="Calibri" w:hAnsi="Calibri"/>
        </w:rPr>
        <w:t>Test</w:t>
      </w:r>
      <w:r>
        <w:rPr>
          <w:rFonts w:cs="Calibri" w:ascii="Calibri" w:hAnsi="Calibri"/>
          <w:spacing w:val="-5"/>
        </w:rPr>
        <w:t xml:space="preserve"> </w:t>
      </w:r>
      <w:r>
        <w:rPr>
          <w:rFonts w:cs="Calibri" w:ascii="Calibri" w:hAnsi="Calibri"/>
        </w:rPr>
        <w:t>gear</w:t>
      </w:r>
      <w:r>
        <w:rPr>
          <w:rFonts w:cs="Calibri" w:ascii="Calibri" w:hAnsi="Calibri"/>
          <w:spacing w:val="-5"/>
        </w:rPr>
        <w:t xml:space="preserve"> </w:t>
      </w:r>
      <w:r>
        <w:rPr>
          <w:rFonts w:cs="Calibri" w:ascii="Calibri" w:hAnsi="Calibri"/>
        </w:rPr>
        <w:t>retraction.</w:t>
      </w:r>
    </w:p>
    <w:p>
      <w:pPr>
        <w:pStyle w:val="BodyText"/>
        <w:ind w:start="0" w:end="0"/>
        <w:rPr>
          <w:rFonts w:ascii="Calibri" w:hAnsi="Calibri" w:cs="Arial"/>
        </w:rPr>
      </w:pPr>
      <w:r>
        <w:rPr>
          <w:rFonts w:cs="Calibri" w:ascii="Calibri" w:hAnsi="Calibri"/>
          <w:spacing w:val="-2"/>
        </w:rPr>
        <w:t>Chang</w:t>
      </w:r>
      <w:r>
        <w:rPr>
          <w:rFonts w:cs="Calibri" w:ascii="Calibri" w:hAnsi="Calibri"/>
          <w:spacing w:val="-1"/>
        </w:rPr>
        <w:t>e</w:t>
      </w:r>
      <w:r>
        <w:rPr>
          <w:rFonts w:cs="Calibri" w:ascii="Calibri" w:hAnsi="Calibri"/>
          <w:spacing w:val="-34"/>
        </w:rPr>
        <w:t xml:space="preserve"> </w:t>
      </w:r>
      <w:r>
        <w:rPr>
          <w:rFonts w:cs="Calibri" w:ascii="Calibri" w:hAnsi="Calibri"/>
          <w:spacing w:val="-1"/>
        </w:rPr>
        <w:t>bungees.</w:t>
      </w:r>
    </w:p>
    <w:p>
      <w:pPr>
        <w:pStyle w:val="BodyText"/>
        <w:ind w:start="0" w:end="0"/>
        <w:rPr>
          <w:rFonts w:ascii="Calibri" w:hAnsi="Calibri" w:cs="Calibri"/>
          <w:spacing w:val="28"/>
          <w:w w:val="99"/>
        </w:rPr>
      </w:pPr>
      <w:r>
        <w:rPr>
          <w:rFonts w:cs="Calibri" w:ascii="Calibri" w:hAnsi="Calibri"/>
          <w:spacing w:val="-1"/>
        </w:rPr>
        <w:t>Adjust</w:t>
      </w:r>
      <w:r>
        <w:rPr>
          <w:rFonts w:cs="Calibri" w:ascii="Calibri" w:hAnsi="Calibri"/>
          <w:spacing w:val="20"/>
        </w:rPr>
        <w:t xml:space="preserve"> </w:t>
      </w:r>
      <w:r>
        <w:rPr>
          <w:rFonts w:cs="Calibri" w:ascii="Calibri" w:hAnsi="Calibri"/>
          <w:spacing w:val="-1"/>
        </w:rPr>
        <w:t>micro</w:t>
      </w:r>
      <w:r>
        <w:rPr>
          <w:rFonts w:cs="Calibri" w:ascii="Calibri" w:hAnsi="Calibri"/>
          <w:spacing w:val="20"/>
        </w:rPr>
        <w:t xml:space="preserve"> </w:t>
      </w:r>
      <w:r>
        <w:rPr>
          <w:rFonts w:cs="Calibri" w:ascii="Calibri" w:hAnsi="Calibri"/>
          <w:spacing w:val="-1"/>
        </w:rPr>
        <w:t>switches/sensors.</w:t>
      </w:r>
    </w:p>
    <w:p>
      <w:pPr>
        <w:pStyle w:val="BodyText"/>
        <w:ind w:start="0" w:end="0"/>
        <w:rPr>
          <w:rFonts w:ascii="Calibri" w:hAnsi="Calibri" w:cs="Arial"/>
        </w:rPr>
      </w:pPr>
      <w:r>
        <w:rPr>
          <w:rFonts w:cs="Calibri" w:ascii="Calibri" w:hAnsi="Calibri"/>
        </w:rPr>
        <w:t>Charge</w:t>
      </w:r>
      <w:r>
        <w:rPr>
          <w:rFonts w:cs="Calibri" w:ascii="Calibri" w:hAnsi="Calibri"/>
          <w:spacing w:val="-1"/>
        </w:rPr>
        <w:t xml:space="preserve"> </w:t>
      </w:r>
      <w:r>
        <w:rPr>
          <w:rFonts w:cs="Calibri" w:ascii="Calibri" w:hAnsi="Calibri"/>
        </w:rPr>
        <w:t>struts</w:t>
      </w:r>
      <w:r>
        <w:rPr>
          <w:rFonts w:cs="Calibri" w:ascii="Calibri" w:hAnsi="Calibri"/>
          <w:spacing w:val="-1"/>
        </w:rPr>
        <w:t xml:space="preserve"> with </w:t>
      </w:r>
      <w:r>
        <w:rPr>
          <w:rFonts w:cs="Calibri" w:ascii="Calibri" w:hAnsi="Calibri"/>
        </w:rPr>
        <w:t>oil</w:t>
      </w:r>
      <w:r>
        <w:rPr>
          <w:rFonts w:cs="Calibri" w:ascii="Calibri" w:hAnsi="Calibri"/>
          <w:spacing w:val="-1"/>
        </w:rPr>
        <w:t xml:space="preserve"> </w:t>
      </w:r>
      <w:r>
        <w:rPr>
          <w:rFonts w:cs="Calibri" w:ascii="Calibri" w:hAnsi="Calibri"/>
          <w:spacing w:val="-2"/>
        </w:rPr>
        <w:t>an</w:t>
      </w:r>
      <w:r>
        <w:rPr>
          <w:rFonts w:cs="Calibri" w:ascii="Calibri" w:hAnsi="Calibri"/>
          <w:spacing w:val="-1"/>
        </w:rPr>
        <w:t xml:space="preserve">d </w:t>
      </w:r>
      <w:r>
        <w:rPr>
          <w:rFonts w:cs="Calibri" w:ascii="Calibri" w:hAnsi="Calibri"/>
        </w:rPr>
        <w:t>air.</w:t>
      </w:r>
    </w:p>
    <w:p>
      <w:pPr>
        <w:pStyle w:val="BodyText"/>
        <w:ind w:start="0" w:end="0"/>
        <w:rPr>
          <w:rFonts w:ascii="Calibri" w:hAnsi="Calibri" w:cs="Calibri"/>
          <w:w w:val="103"/>
        </w:rPr>
      </w:pPr>
      <w:r>
        <w:rPr>
          <w:rFonts w:cs="Calibri" w:ascii="Calibri" w:hAnsi="Calibri"/>
        </w:rPr>
        <w:t>Test</w:t>
      </w:r>
      <w:r>
        <w:rPr>
          <w:rFonts w:cs="Calibri" w:ascii="Calibri" w:hAnsi="Calibri"/>
          <w:spacing w:val="3"/>
        </w:rPr>
        <w:t xml:space="preserve"> </w:t>
      </w:r>
      <w:r>
        <w:rPr>
          <w:rFonts w:cs="Calibri" w:ascii="Calibri" w:hAnsi="Calibri"/>
        </w:rPr>
        <w:t>outbrake</w:t>
      </w:r>
      <w:r>
        <w:rPr>
          <w:rFonts w:cs="Calibri" w:ascii="Calibri" w:hAnsi="Calibri"/>
          <w:spacing w:val="5"/>
        </w:rPr>
        <w:t xml:space="preserve"> </w:t>
      </w:r>
      <w:r>
        <w:rPr>
          <w:rFonts w:cs="Calibri" w:ascii="Calibri" w:hAnsi="Calibri"/>
        </w:rPr>
        <w:t>system.</w:t>
      </w:r>
    </w:p>
    <w:p>
      <w:pPr>
        <w:pStyle w:val="BodyText"/>
        <w:ind w:start="0" w:end="0"/>
        <w:rPr>
          <w:rFonts w:ascii="Calibri" w:hAnsi="Calibri" w:cs="Calibri"/>
          <w:w w:val="99"/>
        </w:rPr>
      </w:pPr>
      <w:r>
        <w:rPr>
          <w:rFonts w:cs="Calibri" w:ascii="Calibri" w:hAnsi="Calibri"/>
        </w:rPr>
        <w:t>Replace</w:t>
      </w:r>
      <w:r>
        <w:rPr>
          <w:rFonts w:cs="Calibri" w:ascii="Calibri" w:hAnsi="Calibri"/>
          <w:spacing w:val="-11"/>
        </w:rPr>
        <w:t xml:space="preserve"> </w:t>
      </w:r>
      <w:r>
        <w:rPr>
          <w:rFonts w:cs="Calibri" w:ascii="Calibri" w:hAnsi="Calibri"/>
        </w:rPr>
        <w:t>rotorcraft</w:t>
      </w:r>
      <w:r>
        <w:rPr>
          <w:rFonts w:cs="Calibri" w:ascii="Calibri" w:hAnsi="Calibri"/>
          <w:spacing w:val="-10"/>
        </w:rPr>
        <w:t xml:space="preserve"> </w:t>
      </w:r>
      <w:r>
        <w:rPr>
          <w:rFonts w:cs="Calibri" w:ascii="Calibri" w:hAnsi="Calibri"/>
        </w:rPr>
        <w:t>skids.</w:t>
      </w:r>
    </w:p>
    <w:p>
      <w:pPr>
        <w:pStyle w:val="BodyText"/>
        <w:ind w:start="0" w:end="0"/>
        <w:rPr>
          <w:rFonts w:ascii="Calibri" w:hAnsi="Calibri" w:cs="Calibri"/>
          <w:spacing w:val="30"/>
          <w:w w:val="99"/>
        </w:rPr>
      </w:pPr>
      <w:r>
        <w:rPr>
          <w:rFonts w:cs="Calibri" w:ascii="Calibri" w:hAnsi="Calibri"/>
          <w:spacing w:val="-2"/>
        </w:rPr>
        <w:t>Replace</w:t>
      </w:r>
      <w:r>
        <w:rPr>
          <w:rFonts w:cs="Calibri" w:ascii="Calibri" w:hAnsi="Calibri"/>
          <w:spacing w:val="-5"/>
        </w:rPr>
        <w:t xml:space="preserve"> </w:t>
      </w:r>
      <w:r>
        <w:rPr>
          <w:rFonts w:cs="Calibri" w:ascii="Calibri" w:hAnsi="Calibri"/>
          <w:spacing w:val="-1"/>
        </w:rPr>
        <w:t>rotorcraft</w:t>
      </w:r>
      <w:r>
        <w:rPr>
          <w:rFonts w:cs="Calibri" w:ascii="Calibri" w:hAnsi="Calibri"/>
          <w:spacing w:val="-5"/>
        </w:rPr>
        <w:t xml:space="preserve"> </w:t>
      </w:r>
      <w:r>
        <w:rPr>
          <w:rFonts w:cs="Calibri" w:ascii="Calibri" w:hAnsi="Calibri"/>
        </w:rPr>
        <w:t>skid</w:t>
      </w:r>
      <w:r>
        <w:rPr>
          <w:rFonts w:cs="Calibri" w:ascii="Calibri" w:hAnsi="Calibri"/>
          <w:spacing w:val="-5"/>
        </w:rPr>
        <w:t xml:space="preserve"> </w:t>
      </w:r>
      <w:r>
        <w:rPr>
          <w:rFonts w:cs="Calibri" w:ascii="Calibri" w:hAnsi="Calibri"/>
        </w:rPr>
        <w:t>shoes.</w:t>
      </w:r>
    </w:p>
    <w:p>
      <w:pPr>
        <w:pStyle w:val="BodyText"/>
        <w:ind w:start="0" w:end="0"/>
        <w:rPr>
          <w:rFonts w:ascii="Calibri" w:hAnsi="Calibri" w:cs="Arial"/>
        </w:rPr>
      </w:pPr>
      <w:r>
        <w:rPr>
          <w:rFonts w:cs="Calibri" w:ascii="Calibri" w:hAnsi="Calibri"/>
        </w:rPr>
        <w:t>Pack</w:t>
      </w:r>
      <w:r>
        <w:rPr>
          <w:rFonts w:cs="Calibri" w:ascii="Calibri" w:hAnsi="Calibri"/>
          <w:spacing w:val="-15"/>
        </w:rPr>
        <w:t xml:space="preserve"> </w:t>
      </w:r>
      <w:r>
        <w:rPr>
          <w:rFonts w:cs="Calibri" w:ascii="Calibri" w:hAnsi="Calibri"/>
        </w:rPr>
        <w:t>and</w:t>
      </w:r>
      <w:r>
        <w:rPr>
          <w:rFonts w:cs="Calibri" w:ascii="Calibri" w:hAnsi="Calibri"/>
          <w:spacing w:val="-15"/>
        </w:rPr>
        <w:t xml:space="preserve"> </w:t>
      </w:r>
      <w:r>
        <w:rPr>
          <w:rFonts w:cs="Calibri" w:ascii="Calibri" w:hAnsi="Calibri"/>
        </w:rPr>
        <w:t>check</w:t>
      </w:r>
      <w:r>
        <w:rPr>
          <w:rFonts w:cs="Calibri" w:ascii="Calibri" w:hAnsi="Calibri"/>
          <w:spacing w:val="-14"/>
        </w:rPr>
        <w:t xml:space="preserve"> </w:t>
      </w:r>
      <w:r>
        <w:rPr>
          <w:rFonts w:cs="Calibri" w:ascii="Calibri" w:hAnsi="Calibri"/>
        </w:rPr>
        <w:t>floats.</w:t>
      </w:r>
    </w:p>
    <w:p>
      <w:pPr>
        <w:pStyle w:val="BodyText"/>
        <w:ind w:start="0" w:end="0"/>
        <w:rPr>
          <w:rFonts w:ascii="Calibri" w:hAnsi="Calibri" w:cs="Calibri"/>
          <w:spacing w:val="51"/>
          <w:w w:val="103"/>
        </w:rPr>
      </w:pPr>
      <w:r>
        <w:rPr>
          <w:rFonts w:cs="Calibri" w:ascii="Calibri" w:hAnsi="Calibri"/>
          <w:spacing w:val="-2"/>
        </w:rPr>
        <w:t>Ch</w:t>
      </w:r>
      <w:r>
        <w:rPr>
          <w:rFonts w:cs="Calibri" w:ascii="Calibri" w:hAnsi="Calibri"/>
          <w:spacing w:val="-1"/>
        </w:rPr>
        <w:t>eck/test</w:t>
      </w:r>
      <w:r>
        <w:rPr>
          <w:rFonts w:cs="Calibri" w:ascii="Calibri" w:hAnsi="Calibri"/>
          <w:spacing w:val="26"/>
        </w:rPr>
        <w:t xml:space="preserve"> </w:t>
      </w:r>
      <w:r>
        <w:rPr>
          <w:rFonts w:cs="Calibri" w:ascii="Calibri" w:hAnsi="Calibri"/>
          <w:spacing w:val="-1"/>
        </w:rPr>
        <w:t>emergency</w:t>
      </w:r>
      <w:r>
        <w:rPr>
          <w:rFonts w:cs="Calibri" w:ascii="Calibri" w:hAnsi="Calibri"/>
          <w:spacing w:val="27"/>
        </w:rPr>
        <w:t xml:space="preserve"> </w:t>
      </w:r>
      <w:r>
        <w:rPr>
          <w:rFonts w:cs="Calibri" w:ascii="Calibri" w:hAnsi="Calibri"/>
          <w:spacing w:val="-1"/>
        </w:rPr>
        <w:t>blowdown.</w:t>
      </w:r>
    </w:p>
    <w:p>
      <w:pPr>
        <w:pStyle w:val="BodyText"/>
        <w:ind w:start="0" w:end="0"/>
        <w:rPr>
          <w:rFonts w:ascii="Calibri" w:hAnsi="Calibri" w:cs="Calibri"/>
          <w:spacing w:val="37"/>
          <w:w w:val="99"/>
        </w:rPr>
      </w:pPr>
      <w:r>
        <w:rPr>
          <w:rFonts w:cs="Calibri" w:ascii="Calibri" w:hAnsi="Calibri"/>
          <w:spacing w:val="-1"/>
        </w:rPr>
        <w:t>Operatio</w:t>
      </w:r>
      <w:r>
        <w:rPr>
          <w:rFonts w:cs="Calibri" w:ascii="Calibri" w:hAnsi="Calibri"/>
          <w:spacing w:val="-2"/>
        </w:rPr>
        <w:t>nal</w:t>
      </w:r>
      <w:r>
        <w:rPr>
          <w:rFonts w:cs="Calibri" w:ascii="Calibri" w:hAnsi="Calibri"/>
          <w:spacing w:val="-3"/>
        </w:rPr>
        <w:t xml:space="preserve"> </w:t>
      </w:r>
      <w:r>
        <w:rPr>
          <w:rFonts w:cs="Calibri" w:ascii="Calibri" w:hAnsi="Calibri"/>
        </w:rPr>
        <w:t>test</w:t>
      </w:r>
      <w:r>
        <w:rPr>
          <w:rFonts w:cs="Calibri" w:ascii="Calibri" w:hAnsi="Calibri"/>
          <w:spacing w:val="-2"/>
        </w:rPr>
        <w:t xml:space="preserve"> </w:t>
      </w:r>
      <w:r>
        <w:rPr>
          <w:rFonts w:cs="Calibri" w:ascii="Calibri" w:hAnsi="Calibri"/>
          <w:spacing w:val="-1"/>
        </w:rPr>
        <w:t>of</w:t>
      </w:r>
      <w:r>
        <w:rPr>
          <w:rFonts w:cs="Calibri" w:ascii="Calibri" w:hAnsi="Calibri"/>
          <w:spacing w:val="-2"/>
        </w:rPr>
        <w:t xml:space="preserve"> </w:t>
      </w:r>
      <w:r>
        <w:rPr>
          <w:rFonts w:cs="Calibri" w:ascii="Calibri" w:hAnsi="Calibri"/>
        </w:rPr>
        <w:t>the</w:t>
      </w:r>
      <w:r>
        <w:rPr>
          <w:rFonts w:cs="Calibri" w:ascii="Calibri" w:hAnsi="Calibri"/>
          <w:spacing w:val="-3"/>
        </w:rPr>
        <w:t xml:space="preserve"> </w:t>
      </w:r>
      <w:r>
        <w:rPr>
          <w:rFonts w:cs="Calibri" w:ascii="Calibri" w:hAnsi="Calibri"/>
        </w:rPr>
        <w:t>landing</w:t>
      </w:r>
      <w:r>
        <w:rPr>
          <w:rFonts w:cs="Calibri" w:ascii="Calibri" w:hAnsi="Calibri"/>
          <w:spacing w:val="-2"/>
        </w:rPr>
        <w:t xml:space="preserve"> </w:t>
      </w:r>
      <w:r>
        <w:rPr>
          <w:rFonts w:cs="Calibri" w:ascii="Calibri" w:hAnsi="Calibri"/>
          <w:spacing w:val="-1"/>
        </w:rPr>
        <w:t>ge</w:t>
      </w:r>
      <w:r>
        <w:rPr>
          <w:rFonts w:cs="Calibri" w:ascii="Calibri" w:hAnsi="Calibri"/>
          <w:spacing w:val="-2"/>
        </w:rPr>
        <w:t xml:space="preserve">ar </w:t>
      </w:r>
      <w:r>
        <w:rPr>
          <w:rFonts w:cs="Calibri" w:ascii="Calibri" w:hAnsi="Calibri"/>
          <w:spacing w:val="-1"/>
        </w:rPr>
        <w:t>doors.</w:t>
      </w:r>
    </w:p>
    <w:p>
      <w:pPr>
        <w:pStyle w:val="BodyText"/>
        <w:ind w:start="0" w:end="0"/>
        <w:rPr>
          <w:rFonts w:ascii="Calibri" w:hAnsi="Calibri" w:cs="Arial"/>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Heading8"/>
        <w:ind w:start="0" w:end="0"/>
        <w:rPr>
          <w:rFonts w:ascii="Calibri" w:hAnsi="Calibri" w:cs="Calibri"/>
          <w:w w:val="105"/>
        </w:rPr>
      </w:pPr>
      <w:r>
        <w:rPr>
          <w:rFonts w:cs="Calibri" w:ascii="Calibri" w:hAnsi="Calibri"/>
          <w:w w:val="105"/>
        </w:rPr>
      </w:r>
    </w:p>
    <w:p>
      <w:pPr>
        <w:pStyle w:val="Heading8"/>
        <w:ind w:start="0" w:end="0"/>
        <w:rPr>
          <w:rFonts w:ascii="Calibri" w:hAnsi="Calibri" w:cs="Calibri"/>
          <w:b w:val="false"/>
          <w:bCs w:val="false"/>
        </w:rPr>
      </w:pPr>
      <w:r>
        <w:rPr>
          <w:rFonts w:cs="Calibri" w:ascii="Calibri" w:hAnsi="Calibri"/>
          <w:w w:val="105"/>
        </w:rPr>
        <w:t>Lights</w:t>
      </w:r>
    </w:p>
    <w:p>
      <w:pPr>
        <w:pStyle w:val="BodyText"/>
        <w:ind w:start="0" w:end="0"/>
        <w:rPr>
          <w:rFonts w:ascii="Calibri" w:hAnsi="Calibri" w:cs="Calibri"/>
          <w:spacing w:val="37"/>
          <w:w w:val="99"/>
        </w:rPr>
      </w:pPr>
      <w:r>
        <w:rPr>
          <w:rFonts w:cs="Calibri" w:ascii="Calibri" w:hAnsi="Calibri"/>
          <w:spacing w:val="-2"/>
        </w:rPr>
        <w:t>Repair/replace</w:t>
      </w:r>
      <w:r>
        <w:rPr>
          <w:rFonts w:cs="Calibri" w:ascii="Calibri" w:hAnsi="Calibri"/>
          <w:spacing w:val="-23"/>
        </w:rPr>
        <w:t xml:space="preserve"> </w:t>
      </w:r>
      <w:r>
        <w:rPr>
          <w:rFonts w:cs="Calibri" w:ascii="Calibri" w:hAnsi="Calibri"/>
        </w:rPr>
        <w:t>rotating</w:t>
      </w:r>
      <w:r>
        <w:rPr>
          <w:rFonts w:cs="Calibri" w:ascii="Calibri" w:hAnsi="Calibri"/>
          <w:spacing w:val="-21"/>
        </w:rPr>
        <w:t xml:space="preserve"> </w:t>
      </w:r>
      <w:r>
        <w:rPr>
          <w:rFonts w:cs="Calibri" w:ascii="Calibri" w:hAnsi="Calibri"/>
          <w:spacing w:val="-1"/>
        </w:rPr>
        <w:t>be</w:t>
      </w:r>
      <w:r>
        <w:rPr>
          <w:rFonts w:cs="Calibri" w:ascii="Calibri" w:hAnsi="Calibri"/>
          <w:spacing w:val="-2"/>
        </w:rPr>
        <w:t>aco</w:t>
      </w:r>
      <w:r>
        <w:rPr>
          <w:rFonts w:cs="Calibri" w:ascii="Calibri" w:hAnsi="Calibri"/>
          <w:spacing w:val="-1"/>
        </w:rPr>
        <w:t>n.</w:t>
      </w:r>
    </w:p>
    <w:p>
      <w:pPr>
        <w:pStyle w:val="BodyText"/>
        <w:ind w:start="0" w:end="0"/>
        <w:rPr>
          <w:rFonts w:ascii="Calibri" w:hAnsi="Calibri" w:cs="Arial"/>
        </w:rPr>
      </w:pPr>
      <w:r>
        <w:rPr>
          <w:rFonts w:cs="Calibri" w:ascii="Calibri" w:hAnsi="Calibri"/>
          <w:spacing w:val="-2"/>
        </w:rPr>
        <w:t>Repai</w:t>
      </w:r>
      <w:r>
        <w:rPr>
          <w:rFonts w:cs="Calibri" w:ascii="Calibri" w:hAnsi="Calibri"/>
          <w:spacing w:val="-1"/>
        </w:rPr>
        <w:t>r/repl</w:t>
      </w:r>
      <w:r>
        <w:rPr>
          <w:rFonts w:cs="Calibri" w:ascii="Calibri" w:hAnsi="Calibri"/>
          <w:spacing w:val="-2"/>
        </w:rPr>
        <w:t>ace</w:t>
      </w:r>
      <w:r>
        <w:rPr>
          <w:rFonts w:cs="Calibri" w:ascii="Calibri" w:hAnsi="Calibri"/>
          <w:spacing w:val="-25"/>
        </w:rPr>
        <w:t xml:space="preserve"> </w:t>
      </w:r>
      <w:r>
        <w:rPr>
          <w:rFonts w:cs="Calibri" w:ascii="Calibri" w:hAnsi="Calibri"/>
          <w:spacing w:val="-2"/>
        </w:rPr>
        <w:t>lan</w:t>
      </w:r>
      <w:r>
        <w:rPr>
          <w:rFonts w:cs="Calibri" w:ascii="Calibri" w:hAnsi="Calibri"/>
          <w:spacing w:val="-1"/>
        </w:rPr>
        <w:t>ding</w:t>
      </w:r>
      <w:r>
        <w:rPr>
          <w:rFonts w:cs="Calibri" w:ascii="Calibri" w:hAnsi="Calibri"/>
          <w:spacing w:val="-25"/>
        </w:rPr>
        <w:t xml:space="preserve"> </w:t>
      </w:r>
      <w:r>
        <w:rPr>
          <w:rFonts w:cs="Calibri" w:ascii="Calibri" w:hAnsi="Calibri"/>
          <w:spacing w:val="-1"/>
        </w:rPr>
        <w:t>lights.</w:t>
      </w:r>
    </w:p>
    <w:p>
      <w:pPr>
        <w:pStyle w:val="BodyText"/>
        <w:ind w:start="0" w:end="0"/>
        <w:rPr>
          <w:rFonts w:ascii="Calibri" w:hAnsi="Calibri" w:cs="Calibri"/>
          <w:spacing w:val="38"/>
          <w:w w:val="99"/>
        </w:rPr>
      </w:pPr>
      <w:r>
        <w:rPr>
          <w:rFonts w:cs="Calibri" w:ascii="Calibri" w:hAnsi="Calibri"/>
          <w:spacing w:val="-2"/>
        </w:rPr>
        <w:t>Repair/replace</w:t>
      </w:r>
      <w:r>
        <w:rPr>
          <w:rFonts w:cs="Calibri" w:ascii="Calibri" w:hAnsi="Calibri"/>
          <w:spacing w:val="-26"/>
        </w:rPr>
        <w:t xml:space="preserve"> </w:t>
      </w:r>
      <w:r>
        <w:rPr>
          <w:rFonts w:cs="Calibri" w:ascii="Calibri" w:hAnsi="Calibri"/>
        </w:rPr>
        <w:t>navigation</w:t>
      </w:r>
      <w:r>
        <w:rPr>
          <w:rFonts w:cs="Calibri" w:ascii="Calibri" w:hAnsi="Calibri"/>
          <w:spacing w:val="-25"/>
        </w:rPr>
        <w:t xml:space="preserve"> </w:t>
      </w:r>
      <w:r>
        <w:rPr>
          <w:rFonts w:cs="Calibri" w:ascii="Calibri" w:hAnsi="Calibri"/>
          <w:spacing w:val="-1"/>
        </w:rPr>
        <w:t>lights.</w:t>
      </w:r>
    </w:p>
    <w:p>
      <w:pPr>
        <w:pStyle w:val="BodyText"/>
        <w:ind w:start="0" w:end="0"/>
        <w:rPr>
          <w:rFonts w:ascii="Calibri" w:hAnsi="Calibri" w:cs="Arial"/>
        </w:rPr>
      </w:pPr>
      <w:r>
        <w:rPr>
          <w:rFonts w:cs="Calibri" w:ascii="Calibri" w:hAnsi="Calibri"/>
          <w:spacing w:val="-2"/>
        </w:rPr>
        <w:t>Repair/replace</w:t>
      </w:r>
      <w:r>
        <w:rPr>
          <w:rFonts w:cs="Calibri" w:ascii="Calibri" w:hAnsi="Calibri"/>
          <w:spacing w:val="-12"/>
        </w:rPr>
        <w:t xml:space="preserve"> </w:t>
      </w:r>
      <w:r>
        <w:rPr>
          <w:rFonts w:cs="Calibri" w:ascii="Calibri" w:hAnsi="Calibri"/>
        </w:rPr>
        <w:t>interior</w:t>
      </w:r>
      <w:r>
        <w:rPr>
          <w:rFonts w:cs="Calibri" w:ascii="Calibri" w:hAnsi="Calibri"/>
          <w:spacing w:val="-12"/>
        </w:rPr>
        <w:t xml:space="preserve"> </w:t>
      </w:r>
      <w:r>
        <w:rPr>
          <w:rFonts w:cs="Calibri" w:ascii="Calibri" w:hAnsi="Calibri"/>
        </w:rPr>
        <w:t>lights.</w:t>
      </w:r>
    </w:p>
    <w:p>
      <w:pPr>
        <w:pStyle w:val="BodyText"/>
        <w:ind w:start="0" w:end="0"/>
        <w:rPr>
          <w:rFonts w:ascii="Calibri" w:hAnsi="Calibri" w:cs="Calibri"/>
          <w:spacing w:val="30"/>
          <w:w w:val="101"/>
        </w:rPr>
      </w:pPr>
      <w:r>
        <w:rPr>
          <w:rFonts w:cs="Calibri" w:ascii="Calibri" w:hAnsi="Calibri"/>
          <w:spacing w:val="-2"/>
        </w:rPr>
        <w:t>Replace</w:t>
      </w:r>
      <w:r>
        <w:rPr>
          <w:rFonts w:cs="Calibri" w:ascii="Calibri" w:hAnsi="Calibri"/>
          <w:spacing w:val="-7"/>
        </w:rPr>
        <w:t xml:space="preserve"> </w:t>
      </w:r>
      <w:r>
        <w:rPr>
          <w:rFonts w:cs="Calibri" w:ascii="Calibri" w:hAnsi="Calibri"/>
        </w:rPr>
        <w:t>ice</w:t>
      </w:r>
      <w:r>
        <w:rPr>
          <w:rFonts w:cs="Calibri" w:ascii="Calibri" w:hAnsi="Calibri"/>
          <w:spacing w:val="-6"/>
        </w:rPr>
        <w:t xml:space="preserve"> </w:t>
      </w:r>
      <w:r>
        <w:rPr>
          <w:rFonts w:cs="Calibri" w:ascii="Calibri" w:hAnsi="Calibri"/>
          <w:spacing w:val="-1"/>
        </w:rPr>
        <w:t>inspection</w:t>
      </w:r>
      <w:r>
        <w:rPr>
          <w:rFonts w:cs="Calibri" w:ascii="Calibri" w:hAnsi="Calibri"/>
          <w:spacing w:val="-6"/>
        </w:rPr>
        <w:t xml:space="preserve"> </w:t>
      </w:r>
      <w:r>
        <w:rPr>
          <w:rFonts w:cs="Calibri" w:ascii="Calibri" w:hAnsi="Calibri"/>
        </w:rPr>
        <w:t>lights.</w:t>
      </w:r>
    </w:p>
    <w:p>
      <w:pPr>
        <w:pStyle w:val="BodyText"/>
        <w:ind w:start="0" w:end="0"/>
        <w:rPr>
          <w:rFonts w:ascii="Calibri" w:hAnsi="Calibri" w:cs="Arial"/>
        </w:rPr>
      </w:pPr>
      <w:r>
        <w:rPr>
          <w:rFonts w:cs="Calibri" w:ascii="Calibri" w:hAnsi="Calibri"/>
          <w:spacing w:val="-2"/>
        </w:rPr>
        <w:t>Repair/replace</w:t>
      </w:r>
      <w:r>
        <w:rPr>
          <w:rFonts w:cs="Calibri" w:ascii="Calibri" w:hAnsi="Calibri"/>
          <w:spacing w:val="-17"/>
        </w:rPr>
        <w:t xml:space="preserve"> </w:t>
      </w:r>
      <w:r>
        <w:rPr>
          <w:rFonts w:cs="Calibri" w:ascii="Calibri" w:hAnsi="Calibri"/>
        </w:rPr>
        <w:t>logo</w:t>
      </w:r>
      <w:r>
        <w:rPr>
          <w:rFonts w:cs="Calibri" w:ascii="Calibri" w:hAnsi="Calibri"/>
          <w:spacing w:val="-16"/>
        </w:rPr>
        <w:t xml:space="preserve"> </w:t>
      </w:r>
      <w:r>
        <w:rPr>
          <w:rFonts w:cs="Calibri" w:ascii="Calibri" w:hAnsi="Calibri"/>
          <w:spacing w:val="-1"/>
        </w:rPr>
        <w:t>lights.</w:t>
      </w:r>
    </w:p>
    <w:p>
      <w:pPr>
        <w:pStyle w:val="BodyText"/>
        <w:ind w:start="0" w:end="0"/>
        <w:rPr>
          <w:rFonts w:ascii="Calibri" w:hAnsi="Calibri" w:cs="Calibri"/>
          <w:spacing w:val="69"/>
          <w:w w:val="99"/>
        </w:rPr>
      </w:pPr>
      <w:r>
        <w:rPr>
          <w:rFonts w:cs="Calibri" w:ascii="Calibri" w:hAnsi="Calibri"/>
          <w:spacing w:val="-2"/>
        </w:rPr>
        <w:t>Repair/replace</w:t>
      </w:r>
      <w:r>
        <w:rPr>
          <w:rFonts w:cs="Calibri" w:ascii="Calibri" w:hAnsi="Calibri"/>
          <w:spacing w:val="-4"/>
        </w:rPr>
        <w:t xml:space="preserve"> </w:t>
      </w:r>
      <w:r>
        <w:rPr>
          <w:rFonts w:cs="Calibri" w:ascii="Calibri" w:hAnsi="Calibri"/>
          <w:spacing w:val="-1"/>
        </w:rPr>
        <w:t>emergency</w:t>
      </w:r>
      <w:r>
        <w:rPr>
          <w:rFonts w:cs="Calibri" w:ascii="Calibri" w:hAnsi="Calibri"/>
          <w:spacing w:val="-3"/>
        </w:rPr>
        <w:t xml:space="preserve"> </w:t>
      </w:r>
      <w:r>
        <w:rPr>
          <w:rFonts w:cs="Calibri" w:ascii="Calibri" w:hAnsi="Calibri"/>
          <w:spacing w:val="-1"/>
        </w:rPr>
        <w:t>lighting</w:t>
      </w:r>
      <w:r>
        <w:rPr>
          <w:rFonts w:cs="Calibri" w:ascii="Calibri" w:hAnsi="Calibri"/>
          <w:spacing w:val="-3"/>
        </w:rPr>
        <w:t xml:space="preserve"> </w:t>
      </w:r>
      <w:r>
        <w:rPr>
          <w:rFonts w:cs="Calibri" w:ascii="Calibri" w:hAnsi="Calibri"/>
          <w:spacing w:val="-1"/>
        </w:rPr>
        <w:t>system.</w:t>
      </w:r>
    </w:p>
    <w:p>
      <w:pPr>
        <w:pStyle w:val="BodyText"/>
        <w:ind w:start="0" w:end="0"/>
        <w:rPr>
          <w:rFonts w:ascii="Calibri" w:hAnsi="Calibri" w:cs="Calibri"/>
          <w:spacing w:val="30"/>
          <w:w w:val="99"/>
        </w:rPr>
      </w:pPr>
      <w:r>
        <w:rPr>
          <w:rFonts w:cs="Calibri" w:ascii="Calibri" w:hAnsi="Calibri"/>
        </w:rPr>
        <w:t>Perform</w:t>
      </w:r>
      <w:r>
        <w:rPr>
          <w:rFonts w:cs="Calibri" w:ascii="Calibri" w:hAnsi="Calibri"/>
          <w:spacing w:val="7"/>
        </w:rPr>
        <w:t xml:space="preserve"> </w:t>
      </w:r>
      <w:r>
        <w:rPr>
          <w:rFonts w:cs="Calibri" w:ascii="Calibri" w:hAnsi="Calibri"/>
          <w:spacing w:val="-1"/>
        </w:rPr>
        <w:t>emergency</w:t>
      </w:r>
      <w:r>
        <w:rPr>
          <w:rFonts w:cs="Calibri" w:ascii="Calibri" w:hAnsi="Calibri"/>
          <w:spacing w:val="9"/>
        </w:rPr>
        <w:t xml:space="preserve"> </w:t>
      </w:r>
      <w:r>
        <w:rPr>
          <w:rFonts w:cs="Calibri" w:ascii="Calibri" w:hAnsi="Calibri"/>
          <w:spacing w:val="-1"/>
        </w:rPr>
        <w:t>lighting</w:t>
      </w:r>
      <w:r>
        <w:rPr>
          <w:rFonts w:cs="Calibri" w:ascii="Calibri" w:hAnsi="Calibri"/>
          <w:spacing w:val="8"/>
        </w:rPr>
        <w:t xml:space="preserve"> </w:t>
      </w:r>
      <w:r>
        <w:rPr>
          <w:rFonts w:cs="Calibri" w:ascii="Calibri" w:hAnsi="Calibri"/>
        </w:rPr>
        <w:t>system</w:t>
      </w:r>
      <w:r>
        <w:rPr>
          <w:rFonts w:cs="Calibri" w:ascii="Calibri" w:hAnsi="Calibri"/>
          <w:spacing w:val="9"/>
        </w:rPr>
        <w:t xml:space="preserve"> </w:t>
      </w:r>
      <w:r>
        <w:rPr>
          <w:rFonts w:cs="Calibri" w:ascii="Calibri" w:hAnsi="Calibri"/>
        </w:rPr>
        <w:t>checks.</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Normal"/>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Navigatio</w:t>
      </w:r>
      <w:r>
        <w:rPr>
          <w:rFonts w:cs="Calibri" w:ascii="Calibri" w:hAnsi="Calibri"/>
          <w:b/>
          <w:spacing w:val="-2"/>
          <w:w w:val="95"/>
        </w:rPr>
        <w:t>n</w:t>
      </w:r>
    </w:p>
    <w:p>
      <w:pPr>
        <w:pStyle w:val="BodyText"/>
        <w:ind w:start="0" w:end="0"/>
        <w:rPr>
          <w:rFonts w:ascii="Calibri" w:hAnsi="Calibri" w:cs="Calibri"/>
          <w:spacing w:val="61"/>
          <w:w w:val="99"/>
        </w:rPr>
      </w:pPr>
      <w:r>
        <w:rPr>
          <w:rFonts w:cs="Calibri" w:ascii="Calibri" w:hAnsi="Calibri"/>
          <w:spacing w:val="-2"/>
        </w:rPr>
        <w:t>Calibra</w:t>
      </w:r>
      <w:r>
        <w:rPr>
          <w:rFonts w:cs="Calibri" w:ascii="Calibri" w:hAnsi="Calibri"/>
          <w:spacing w:val="-1"/>
        </w:rPr>
        <w:t>te</w:t>
      </w:r>
      <w:r>
        <w:rPr>
          <w:rFonts w:cs="Calibri" w:ascii="Calibri" w:hAnsi="Calibri"/>
          <w:spacing w:val="-8"/>
        </w:rPr>
        <w:t xml:space="preserve"> </w:t>
      </w:r>
      <w:r>
        <w:rPr>
          <w:rFonts w:cs="Calibri" w:ascii="Calibri" w:hAnsi="Calibri"/>
          <w:spacing w:val="-1"/>
        </w:rPr>
        <w:t>magnetic</w:t>
      </w:r>
      <w:r>
        <w:rPr>
          <w:rFonts w:cs="Calibri" w:ascii="Calibri" w:hAnsi="Calibri"/>
          <w:spacing w:val="-7"/>
        </w:rPr>
        <w:t xml:space="preserve"> </w:t>
      </w:r>
      <w:r>
        <w:rPr>
          <w:rFonts w:cs="Calibri" w:ascii="Calibri" w:hAnsi="Calibri"/>
          <w:spacing w:val="-1"/>
        </w:rPr>
        <w:t>direction</w:t>
      </w:r>
      <w:r>
        <w:rPr>
          <w:rFonts w:cs="Calibri" w:ascii="Calibri" w:hAnsi="Calibri"/>
          <w:spacing w:val="-8"/>
        </w:rPr>
        <w:t xml:space="preserve"> </w:t>
      </w:r>
      <w:r>
        <w:rPr>
          <w:rFonts w:cs="Calibri" w:ascii="Calibri" w:hAnsi="Calibri"/>
          <w:spacing w:val="-1"/>
        </w:rPr>
        <w:t>indicator.</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4"/>
        </w:rPr>
        <w:t xml:space="preserve"> </w:t>
      </w:r>
      <w:r>
        <w:rPr>
          <w:rFonts w:cs="Calibri" w:ascii="Calibri" w:hAnsi="Calibri"/>
          <w:spacing w:val="-2"/>
        </w:rPr>
        <w:t>airsp</w:t>
      </w:r>
      <w:r>
        <w:rPr>
          <w:rFonts w:cs="Calibri" w:ascii="Calibri" w:hAnsi="Calibri"/>
          <w:spacing w:val="-1"/>
        </w:rPr>
        <w:t>eed</w:t>
      </w:r>
      <w:r>
        <w:rPr>
          <w:rFonts w:cs="Calibri" w:ascii="Calibri" w:hAnsi="Calibri"/>
          <w:spacing w:val="-23"/>
        </w:rPr>
        <w:t xml:space="preserve"> </w:t>
      </w:r>
      <w:r>
        <w:rPr>
          <w:rFonts w:cs="Calibri" w:ascii="Calibri" w:hAnsi="Calibri"/>
        </w:rPr>
        <w:t>indicator.</w:t>
      </w:r>
    </w:p>
    <w:p>
      <w:pPr>
        <w:pStyle w:val="BodyText"/>
        <w:ind w:start="0" w:end="0"/>
        <w:rPr/>
      </w:pPr>
      <w:r>
        <w:rPr>
          <w:rFonts w:cs="Calibri" w:ascii="Calibri" w:hAnsi="Calibri"/>
        </w:rPr>
        <w:t>Replace</w:t>
      </w:r>
      <w:r>
        <w:rPr>
          <w:rFonts w:cs="Calibri" w:ascii="Calibri" w:hAnsi="Calibri"/>
          <w:spacing w:val="-15"/>
        </w:rPr>
        <w:t xml:space="preserve"> </w:t>
      </w:r>
      <w:r>
        <w:rPr>
          <w:rFonts w:cs="Calibri" w:ascii="Calibri" w:hAnsi="Calibri"/>
        </w:rPr>
        <w:t>altimeter.</w:t>
      </w:r>
    </w:p>
    <w:p>
      <w:pPr>
        <w:pStyle w:val="BodyText"/>
        <w:ind w:start="0" w:end="0"/>
        <w:rPr>
          <w:rFonts w:ascii="Calibri" w:hAnsi="Calibri" w:cs="Calibri"/>
          <w:spacing w:val="28"/>
          <w:w w:val="99"/>
        </w:rPr>
      </w:pPr>
      <w:r>
        <w:rPr>
          <w:rFonts w:cs="Calibri" w:ascii="Calibri" w:hAnsi="Calibri"/>
          <w:spacing w:val="-1"/>
          <w:w w:val="95"/>
        </w:rPr>
        <w:t>Replace</w:t>
      </w:r>
      <w:r>
        <w:rPr>
          <w:rFonts w:cs="Calibri" w:ascii="Calibri" w:hAnsi="Calibri"/>
          <w:spacing w:val="28"/>
          <w:w w:val="95"/>
        </w:rPr>
        <w:t xml:space="preserve"> </w:t>
      </w:r>
      <w:r>
        <w:rPr>
          <w:rFonts w:cs="Calibri" w:ascii="Calibri" w:hAnsi="Calibri"/>
          <w:w w:val="95"/>
        </w:rPr>
        <w:t>air</w:t>
      </w:r>
      <w:r>
        <w:rPr>
          <w:rFonts w:cs="Calibri" w:ascii="Calibri" w:hAnsi="Calibri"/>
          <w:spacing w:val="28"/>
          <w:w w:val="95"/>
        </w:rPr>
        <w:t xml:space="preserve"> </w:t>
      </w:r>
      <w:r>
        <w:rPr>
          <w:rFonts w:cs="Calibri" w:ascii="Calibri" w:hAnsi="Calibri"/>
          <w:w w:val="95"/>
        </w:rPr>
        <w:t>data</w:t>
      </w:r>
      <w:r>
        <w:rPr>
          <w:rFonts w:cs="Calibri" w:ascii="Calibri" w:hAnsi="Calibri"/>
          <w:spacing w:val="29"/>
          <w:w w:val="95"/>
        </w:rPr>
        <w:t xml:space="preserve"> </w:t>
      </w:r>
      <w:r>
        <w:rPr>
          <w:rFonts w:cs="Calibri" w:ascii="Calibri" w:hAnsi="Calibri"/>
          <w:spacing w:val="-1"/>
          <w:w w:val="95"/>
        </w:rPr>
        <w:t>computer.</w:t>
      </w:r>
    </w:p>
    <w:p>
      <w:pPr>
        <w:pStyle w:val="BodyText"/>
        <w:ind w:start="0" w:end="0"/>
        <w:rPr>
          <w:rFonts w:ascii="Calibri" w:hAnsi="Calibri" w:cs="Calibri"/>
        </w:rPr>
      </w:pPr>
      <w:r>
        <w:rPr>
          <w:rFonts w:cs="Calibri" w:ascii="Calibri" w:hAnsi="Calibri"/>
          <w:spacing w:val="-1"/>
          <w:w w:val="95"/>
        </w:rPr>
        <w:t>Replace</w:t>
      </w:r>
      <w:r>
        <w:rPr>
          <w:rFonts w:cs="Calibri" w:ascii="Calibri" w:hAnsi="Calibri"/>
          <w:spacing w:val="20"/>
          <w:w w:val="95"/>
        </w:rPr>
        <w:t xml:space="preserve"> </w:t>
      </w:r>
      <w:r>
        <w:rPr>
          <w:rFonts w:cs="Calibri" w:ascii="Calibri" w:hAnsi="Calibri"/>
          <w:w w:val="95"/>
        </w:rPr>
        <w:t>VOR</w:t>
      </w:r>
      <w:r>
        <w:rPr>
          <w:rFonts w:cs="Calibri" w:ascii="Calibri" w:hAnsi="Calibri"/>
          <w:spacing w:val="20"/>
          <w:w w:val="95"/>
        </w:rPr>
        <w:t xml:space="preserve"> </w:t>
      </w:r>
      <w:r>
        <w:rPr>
          <w:rFonts w:cs="Calibri" w:ascii="Calibri" w:hAnsi="Calibri"/>
          <w:w w:val="95"/>
        </w:rPr>
        <w:t>unit.</w:t>
      </w:r>
    </w:p>
    <w:p>
      <w:pPr>
        <w:pStyle w:val="BodyText"/>
        <w:ind w:start="0" w:end="0"/>
        <w:rPr>
          <w:rFonts w:ascii="Calibri" w:hAnsi="Calibri" w:cs="Calibri"/>
        </w:rPr>
      </w:pPr>
      <w:r>
        <w:rPr>
          <w:rFonts w:cs="Calibri" w:ascii="Calibri" w:hAnsi="Calibri"/>
          <w:w w:val="95"/>
        </w:rPr>
        <w:t>Replace</w:t>
      </w:r>
      <w:r>
        <w:rPr>
          <w:rFonts w:cs="Calibri" w:ascii="Calibri" w:hAnsi="Calibri"/>
          <w:spacing w:val="28"/>
          <w:w w:val="95"/>
        </w:rPr>
        <w:t xml:space="preserve"> </w:t>
      </w:r>
      <w:r>
        <w:rPr>
          <w:rFonts w:cs="Calibri" w:ascii="Calibri" w:hAnsi="Calibri"/>
          <w:w w:val="95"/>
        </w:rPr>
        <w:t>ADI.</w:t>
      </w:r>
      <w:r>
        <w:rPr>
          <w:rFonts w:cs="Calibri" w:ascii="Calibri" w:hAnsi="Calibri"/>
          <w:w w:val="99"/>
        </w:rPr>
        <w:t xml:space="preserve"> </w:t>
      </w:r>
      <w:r>
        <w:rPr>
          <w:rFonts w:cs="Calibri" w:ascii="Calibri" w:hAnsi="Calibri"/>
          <w:w w:val="95"/>
        </w:rPr>
        <w:t>Replace</w:t>
      </w:r>
      <w:r>
        <w:rPr>
          <w:rFonts w:cs="Calibri" w:ascii="Calibri" w:hAnsi="Calibri"/>
          <w:spacing w:val="15"/>
          <w:w w:val="95"/>
        </w:rPr>
        <w:t xml:space="preserve"> </w:t>
      </w:r>
      <w:r>
        <w:rPr>
          <w:rFonts w:cs="Calibri" w:ascii="Calibri" w:hAnsi="Calibri"/>
          <w:w w:val="95"/>
        </w:rPr>
        <w:t>HSI.</w:t>
      </w:r>
    </w:p>
    <w:p>
      <w:pPr>
        <w:pStyle w:val="BodyText"/>
        <w:ind w:start="0" w:end="0"/>
        <w:rPr>
          <w:rFonts w:ascii="Calibri" w:hAnsi="Calibri" w:cs="Calibri"/>
          <w:spacing w:val="33"/>
          <w:w w:val="99"/>
        </w:rPr>
      </w:pPr>
      <w:r>
        <w:rPr>
          <w:rFonts w:cs="Calibri" w:ascii="Calibri" w:hAnsi="Calibri"/>
          <w:spacing w:val="-2"/>
        </w:rPr>
        <w:t>Che</w:t>
      </w:r>
      <w:r>
        <w:rPr>
          <w:rFonts w:cs="Calibri" w:ascii="Calibri" w:hAnsi="Calibri"/>
          <w:spacing w:val="-1"/>
        </w:rPr>
        <w:t>ck</w:t>
      </w:r>
      <w:r>
        <w:rPr>
          <w:rFonts w:cs="Calibri" w:ascii="Calibri" w:hAnsi="Calibri"/>
          <w:spacing w:val="3"/>
        </w:rPr>
        <w:t xml:space="preserve"> </w:t>
      </w:r>
      <w:r>
        <w:rPr>
          <w:rFonts w:cs="Calibri" w:ascii="Calibri" w:hAnsi="Calibri"/>
        </w:rPr>
        <w:t>pitot</w:t>
      </w:r>
      <w:r>
        <w:rPr>
          <w:rFonts w:cs="Calibri" w:ascii="Calibri" w:hAnsi="Calibri"/>
          <w:spacing w:val="4"/>
        </w:rPr>
        <w:t xml:space="preserve"> </w:t>
      </w:r>
      <w:r>
        <w:rPr>
          <w:rFonts w:cs="Calibri" w:ascii="Calibri" w:hAnsi="Calibri"/>
          <w:spacing w:val="-1"/>
        </w:rPr>
        <w:t>static</w:t>
      </w:r>
      <w:r>
        <w:rPr>
          <w:rFonts w:cs="Calibri" w:ascii="Calibri" w:hAnsi="Calibri"/>
          <w:spacing w:val="5"/>
        </w:rPr>
        <w:t xml:space="preserve"> </w:t>
      </w:r>
      <w:r>
        <w:rPr>
          <w:rFonts w:cs="Calibri" w:ascii="Calibri" w:hAnsi="Calibri"/>
          <w:spacing w:val="-1"/>
        </w:rPr>
        <w:t>system</w:t>
      </w:r>
      <w:r>
        <w:rPr>
          <w:rFonts w:cs="Calibri" w:ascii="Calibri" w:hAnsi="Calibri"/>
          <w:spacing w:val="4"/>
        </w:rPr>
        <w:t xml:space="preserve"> </w:t>
      </w:r>
      <w:r>
        <w:rPr>
          <w:rFonts w:cs="Calibri" w:ascii="Calibri" w:hAnsi="Calibri"/>
        </w:rPr>
        <w:t>for</w:t>
      </w:r>
      <w:r>
        <w:rPr>
          <w:rFonts w:cs="Calibri" w:ascii="Calibri" w:hAnsi="Calibri"/>
          <w:spacing w:val="4"/>
        </w:rPr>
        <w:t xml:space="preserve"> </w:t>
      </w:r>
      <w:r>
        <w:rPr>
          <w:rFonts w:cs="Calibri" w:ascii="Calibri" w:hAnsi="Calibri"/>
          <w:spacing w:val="-1"/>
        </w:rPr>
        <w:t>l</w:t>
      </w:r>
      <w:r>
        <w:rPr>
          <w:rFonts w:cs="Calibri" w:ascii="Calibri" w:hAnsi="Calibri"/>
          <w:spacing w:val="-2"/>
        </w:rPr>
        <w:t>eak</w:t>
      </w:r>
      <w:r>
        <w:rPr>
          <w:rFonts w:cs="Calibri" w:ascii="Calibri" w:hAnsi="Calibri"/>
          <w:spacing w:val="-1"/>
        </w:rPr>
        <w:t>s.</w:t>
      </w:r>
    </w:p>
    <w:p>
      <w:pPr>
        <w:pStyle w:val="BodyText"/>
        <w:ind w:start="0" w:end="0"/>
        <w:rPr>
          <w:rFonts w:ascii="Calibri" w:hAnsi="Calibri" w:cs="Calibri"/>
          <w:spacing w:val="31"/>
          <w:w w:val="99"/>
        </w:rPr>
      </w:pPr>
      <w:r>
        <w:rPr>
          <w:rFonts w:cs="Calibri" w:ascii="Calibri" w:hAnsi="Calibri"/>
          <w:spacing w:val="-2"/>
        </w:rPr>
        <w:t>Che</w:t>
      </w:r>
      <w:r>
        <w:rPr>
          <w:rFonts w:cs="Calibri" w:ascii="Calibri" w:hAnsi="Calibri"/>
          <w:spacing w:val="-1"/>
        </w:rPr>
        <w:t>ck</w:t>
      </w:r>
      <w:r>
        <w:rPr>
          <w:rFonts w:cs="Calibri" w:ascii="Calibri" w:hAnsi="Calibri"/>
          <w:spacing w:val="-7"/>
        </w:rPr>
        <w:t xml:space="preserve"> </w:t>
      </w:r>
      <w:r>
        <w:rPr>
          <w:rFonts w:cs="Calibri" w:ascii="Calibri" w:hAnsi="Calibri"/>
        </w:rPr>
        <w:t>operation</w:t>
      </w:r>
      <w:r>
        <w:rPr>
          <w:rFonts w:cs="Calibri" w:ascii="Calibri" w:hAnsi="Calibri"/>
          <w:spacing w:val="-5"/>
        </w:rPr>
        <w:t xml:space="preserve"> </w:t>
      </w:r>
      <w:r>
        <w:rPr>
          <w:rFonts w:cs="Calibri" w:ascii="Calibri" w:hAnsi="Calibri"/>
          <w:spacing w:val="-1"/>
        </w:rPr>
        <w:t>of</w:t>
      </w:r>
      <w:r>
        <w:rPr>
          <w:rFonts w:cs="Calibri" w:ascii="Calibri" w:hAnsi="Calibri"/>
          <w:spacing w:val="-5"/>
        </w:rPr>
        <w:t xml:space="preserve"> </w:t>
      </w:r>
      <w:r>
        <w:rPr>
          <w:rFonts w:cs="Calibri" w:ascii="Calibri" w:hAnsi="Calibri"/>
          <w:spacing w:val="-1"/>
        </w:rPr>
        <w:t>direction</w:t>
      </w:r>
      <w:r>
        <w:rPr>
          <w:rFonts w:cs="Calibri" w:ascii="Calibri" w:hAnsi="Calibri"/>
          <w:spacing w:val="-2"/>
        </w:rPr>
        <w:t>a</w:t>
      </w:r>
      <w:r>
        <w:rPr>
          <w:rFonts w:cs="Calibri" w:ascii="Calibri" w:hAnsi="Calibri"/>
          <w:spacing w:val="-1"/>
        </w:rPr>
        <w:t>l</w:t>
      </w:r>
      <w:r>
        <w:rPr>
          <w:rFonts w:cs="Calibri" w:ascii="Calibri" w:hAnsi="Calibri"/>
          <w:spacing w:val="-7"/>
        </w:rPr>
        <w:t xml:space="preserve"> </w:t>
      </w:r>
      <w:r>
        <w:rPr>
          <w:rFonts w:cs="Calibri" w:ascii="Calibri" w:hAnsi="Calibri"/>
        </w:rPr>
        <w:t>gyro.</w:t>
      </w:r>
    </w:p>
    <w:p>
      <w:pPr>
        <w:pStyle w:val="BodyText"/>
        <w:ind w:start="0" w:end="0"/>
        <w:rPr/>
      </w:pPr>
      <w:r>
        <w:rPr>
          <w:rFonts w:cs="Calibri" w:ascii="Calibri" w:hAnsi="Calibri"/>
          <w:spacing w:val="-2"/>
        </w:rPr>
        <w:t>Fu</w:t>
      </w:r>
      <w:r>
        <w:rPr>
          <w:rFonts w:cs="Calibri" w:ascii="Calibri" w:hAnsi="Calibri"/>
          <w:spacing w:val="-1"/>
        </w:rPr>
        <w:t>nctional</w:t>
      </w:r>
      <w:r>
        <w:rPr>
          <w:rFonts w:cs="Calibri" w:ascii="Calibri" w:hAnsi="Calibri"/>
          <w:spacing w:val="-13"/>
        </w:rPr>
        <w:t xml:space="preserve"> </w:t>
      </w:r>
      <w:r>
        <w:rPr>
          <w:rFonts w:cs="Calibri" w:ascii="Calibri" w:hAnsi="Calibri"/>
          <w:spacing w:val="-1"/>
        </w:rPr>
        <w:t>check</w:t>
      </w:r>
      <w:r>
        <w:rPr>
          <w:rFonts w:cs="Calibri" w:ascii="Calibri" w:hAnsi="Calibri"/>
          <w:spacing w:val="-12"/>
        </w:rPr>
        <w:t xml:space="preserve"> </w:t>
      </w:r>
      <w:r>
        <w:rPr>
          <w:rFonts w:cs="Calibri" w:ascii="Calibri" w:hAnsi="Calibri"/>
        </w:rPr>
        <w:t>weather</w:t>
      </w:r>
      <w:r>
        <w:rPr>
          <w:rFonts w:cs="Calibri" w:ascii="Calibri" w:hAnsi="Calibri"/>
          <w:spacing w:val="-13"/>
        </w:rPr>
        <w:t xml:space="preserve"> </w:t>
      </w:r>
      <w:r>
        <w:rPr>
          <w:rFonts w:cs="Calibri" w:ascii="Calibri" w:hAnsi="Calibri"/>
        </w:rPr>
        <w:t>radar.</w:t>
      </w:r>
    </w:p>
    <w:p>
      <w:pPr>
        <w:pStyle w:val="BodyText"/>
        <w:ind w:start="0" w:end="0"/>
        <w:rPr>
          <w:rFonts w:ascii="Calibri" w:hAnsi="Calibri" w:cs="Calibri"/>
          <w:spacing w:val="41"/>
          <w:w w:val="99"/>
        </w:rPr>
      </w:pPr>
      <w:r>
        <w:rPr>
          <w:rFonts w:cs="Calibri" w:ascii="Calibri" w:hAnsi="Calibri"/>
          <w:spacing w:val="-2"/>
        </w:rPr>
        <w:t>Fu</w:t>
      </w:r>
      <w:r>
        <w:rPr>
          <w:rFonts w:cs="Calibri" w:ascii="Calibri" w:hAnsi="Calibri"/>
          <w:spacing w:val="-1"/>
        </w:rPr>
        <w:t>nctional</w:t>
      </w:r>
      <w:r>
        <w:rPr>
          <w:rFonts w:cs="Calibri" w:ascii="Calibri" w:hAnsi="Calibri"/>
          <w:spacing w:val="-17"/>
        </w:rPr>
        <w:t xml:space="preserve"> </w:t>
      </w:r>
      <w:r>
        <w:rPr>
          <w:rFonts w:cs="Calibri" w:ascii="Calibri" w:hAnsi="Calibri"/>
          <w:spacing w:val="-1"/>
        </w:rPr>
        <w:t>check</w:t>
      </w:r>
      <w:r>
        <w:rPr>
          <w:rFonts w:cs="Calibri" w:ascii="Calibri" w:hAnsi="Calibri"/>
          <w:spacing w:val="-16"/>
        </w:rPr>
        <w:t xml:space="preserve"> </w:t>
      </w:r>
      <w:r>
        <w:rPr>
          <w:rFonts w:cs="Calibri" w:ascii="Calibri" w:hAnsi="Calibri"/>
          <w:spacing w:val="-1"/>
        </w:rPr>
        <w:t>doppler.</w:t>
      </w:r>
    </w:p>
    <w:p>
      <w:pPr>
        <w:pStyle w:val="BodyText"/>
        <w:ind w:start="0" w:end="0"/>
        <w:rPr>
          <w:rFonts w:ascii="Calibri" w:hAnsi="Calibri" w:cs="Calibri"/>
          <w:spacing w:val="26"/>
          <w:w w:val="94"/>
        </w:rPr>
      </w:pPr>
      <w:r>
        <w:rPr>
          <w:rFonts w:cs="Calibri" w:ascii="Calibri" w:hAnsi="Calibri"/>
          <w:spacing w:val="-2"/>
        </w:rPr>
        <w:t>Fu</w:t>
      </w:r>
      <w:r>
        <w:rPr>
          <w:rFonts w:cs="Calibri" w:ascii="Calibri" w:hAnsi="Calibri"/>
          <w:spacing w:val="-1"/>
        </w:rPr>
        <w:t>nctional</w:t>
      </w:r>
      <w:r>
        <w:rPr>
          <w:rFonts w:cs="Calibri" w:ascii="Calibri" w:hAnsi="Calibri"/>
          <w:spacing w:val="-32"/>
        </w:rPr>
        <w:t xml:space="preserve"> </w:t>
      </w:r>
      <w:r>
        <w:rPr>
          <w:rFonts w:cs="Calibri" w:ascii="Calibri" w:hAnsi="Calibri"/>
          <w:spacing w:val="-1"/>
        </w:rPr>
        <w:t>check</w:t>
      </w:r>
      <w:r>
        <w:rPr>
          <w:rFonts w:cs="Calibri" w:ascii="Calibri" w:hAnsi="Calibri"/>
          <w:spacing w:val="-32"/>
        </w:rPr>
        <w:t xml:space="preserve"> </w:t>
      </w:r>
      <w:r>
        <w:rPr>
          <w:rFonts w:cs="Calibri" w:ascii="Calibri" w:hAnsi="Calibri"/>
        </w:rPr>
        <w:t>TCAS.</w:t>
      </w:r>
    </w:p>
    <w:p>
      <w:pPr>
        <w:pStyle w:val="BodyText"/>
        <w:ind w:start="0" w:end="0"/>
        <w:rPr/>
      </w:pPr>
      <w:r>
        <w:rPr>
          <w:rFonts w:cs="Calibri" w:ascii="Calibri" w:hAnsi="Calibri"/>
          <w:spacing w:val="-2"/>
        </w:rPr>
        <w:t>Fu</w:t>
      </w:r>
      <w:r>
        <w:rPr>
          <w:rFonts w:cs="Calibri" w:ascii="Calibri" w:hAnsi="Calibri"/>
          <w:spacing w:val="-1"/>
        </w:rPr>
        <w:t>nctional</w:t>
      </w:r>
      <w:r>
        <w:rPr>
          <w:rFonts w:cs="Calibri" w:ascii="Calibri" w:hAnsi="Calibri"/>
          <w:spacing w:val="-7"/>
        </w:rPr>
        <w:t xml:space="preserve"> </w:t>
      </w:r>
      <w:r>
        <w:rPr>
          <w:rFonts w:cs="Calibri" w:ascii="Calibri" w:hAnsi="Calibri"/>
          <w:spacing w:val="-1"/>
        </w:rPr>
        <w:t>check</w:t>
      </w:r>
      <w:r>
        <w:rPr>
          <w:rFonts w:cs="Calibri" w:ascii="Calibri" w:hAnsi="Calibri"/>
          <w:spacing w:val="-7"/>
        </w:rPr>
        <w:t xml:space="preserve"> </w:t>
      </w:r>
      <w:r>
        <w:rPr>
          <w:rFonts w:cs="Calibri" w:ascii="Calibri" w:hAnsi="Calibri"/>
        </w:rPr>
        <w:t>DME.</w:t>
      </w:r>
    </w:p>
    <w:p>
      <w:pPr>
        <w:pStyle w:val="BodyText"/>
        <w:ind w:start="0" w:end="0"/>
        <w:rPr>
          <w:rFonts w:ascii="Calibri" w:hAnsi="Calibri" w:cs="Calibri"/>
          <w:spacing w:val="47"/>
          <w:w w:val="99"/>
        </w:rPr>
      </w:pPr>
      <w:r>
        <w:rPr>
          <w:rFonts w:cs="Calibri" w:ascii="Calibri" w:hAnsi="Calibri"/>
          <w:spacing w:val="-2"/>
        </w:rPr>
        <w:t>Fu</w:t>
      </w:r>
      <w:r>
        <w:rPr>
          <w:rFonts w:cs="Calibri" w:ascii="Calibri" w:hAnsi="Calibri"/>
          <w:spacing w:val="-1"/>
        </w:rPr>
        <w:t>nctional</w:t>
      </w:r>
      <w:r>
        <w:rPr>
          <w:rFonts w:cs="Calibri" w:ascii="Calibri" w:hAnsi="Calibri"/>
          <w:spacing w:val="-28"/>
        </w:rPr>
        <w:t xml:space="preserve"> </w:t>
      </w:r>
      <w:r>
        <w:rPr>
          <w:rFonts w:cs="Calibri" w:ascii="Calibri" w:hAnsi="Calibri"/>
          <w:spacing w:val="-1"/>
        </w:rPr>
        <w:t>check</w:t>
      </w:r>
      <w:r>
        <w:rPr>
          <w:rFonts w:cs="Calibri" w:ascii="Calibri" w:hAnsi="Calibri"/>
          <w:spacing w:val="-27"/>
        </w:rPr>
        <w:t xml:space="preserve"> </w:t>
      </w:r>
      <w:r>
        <w:rPr>
          <w:rFonts w:cs="Calibri" w:ascii="Calibri" w:hAnsi="Calibri"/>
        </w:rPr>
        <w:t>ATC</w:t>
      </w:r>
      <w:r>
        <w:rPr>
          <w:rFonts w:cs="Calibri" w:ascii="Calibri" w:hAnsi="Calibri"/>
          <w:spacing w:val="-28"/>
        </w:rPr>
        <w:t xml:space="preserve"> </w:t>
      </w:r>
      <w:r>
        <w:rPr>
          <w:rFonts w:cs="Calibri" w:ascii="Calibri" w:hAnsi="Calibri"/>
          <w:spacing w:val="-2"/>
        </w:rPr>
        <w:t>Tran</w:t>
      </w:r>
      <w:r>
        <w:rPr>
          <w:rFonts w:cs="Calibri" w:ascii="Calibri" w:hAnsi="Calibri"/>
          <w:spacing w:val="-1"/>
        </w:rPr>
        <w:t>sponder.</w:t>
      </w:r>
    </w:p>
    <w:p>
      <w:pPr>
        <w:pStyle w:val="BodyText"/>
        <w:ind w:start="0" w:end="0"/>
        <w:rPr>
          <w:rFonts w:ascii="Calibri" w:hAnsi="Calibri" w:cs="Calibri"/>
          <w:spacing w:val="49"/>
          <w:w w:val="103"/>
        </w:rPr>
      </w:pPr>
      <w:r>
        <w:rPr>
          <w:rFonts w:cs="Calibri" w:ascii="Calibri" w:hAnsi="Calibri"/>
          <w:spacing w:val="-2"/>
        </w:rPr>
        <w:t>Fu</w:t>
      </w:r>
      <w:r>
        <w:rPr>
          <w:rFonts w:cs="Calibri" w:ascii="Calibri" w:hAnsi="Calibri"/>
          <w:spacing w:val="-1"/>
        </w:rPr>
        <w:t>nctional</w:t>
      </w:r>
      <w:r>
        <w:rPr>
          <w:rFonts w:cs="Calibri" w:ascii="Calibri" w:hAnsi="Calibri"/>
          <w:spacing w:val="7"/>
        </w:rPr>
        <w:t xml:space="preserve"> </w:t>
      </w:r>
      <w:r>
        <w:rPr>
          <w:rFonts w:cs="Calibri" w:ascii="Calibri" w:hAnsi="Calibri"/>
          <w:spacing w:val="-1"/>
        </w:rPr>
        <w:t>check</w:t>
      </w:r>
      <w:r>
        <w:rPr>
          <w:rFonts w:cs="Calibri" w:ascii="Calibri" w:hAnsi="Calibri"/>
          <w:spacing w:val="7"/>
        </w:rPr>
        <w:t xml:space="preserve"> </w:t>
      </w:r>
      <w:r>
        <w:rPr>
          <w:rFonts w:cs="Calibri" w:ascii="Calibri" w:hAnsi="Calibri"/>
          <w:spacing w:val="-1"/>
        </w:rPr>
        <w:t>flight</w:t>
      </w:r>
      <w:r>
        <w:rPr>
          <w:rFonts w:cs="Calibri" w:ascii="Calibri" w:hAnsi="Calibri"/>
          <w:spacing w:val="7"/>
        </w:rPr>
        <w:t xml:space="preserve"> </w:t>
      </w:r>
      <w:r>
        <w:rPr>
          <w:rFonts w:cs="Calibri" w:ascii="Calibri" w:hAnsi="Calibri"/>
          <w:spacing w:val="-1"/>
        </w:rPr>
        <w:t>director</w:t>
      </w:r>
      <w:r>
        <w:rPr>
          <w:rFonts w:cs="Calibri" w:ascii="Calibri" w:hAnsi="Calibri"/>
          <w:spacing w:val="7"/>
        </w:rPr>
        <w:t xml:space="preserve"> </w:t>
      </w:r>
      <w:r>
        <w:rPr>
          <w:rFonts w:cs="Calibri" w:ascii="Calibri" w:hAnsi="Calibri"/>
        </w:rPr>
        <w:t>system.</w:t>
      </w:r>
    </w:p>
    <w:p>
      <w:pPr>
        <w:pStyle w:val="BodyText"/>
        <w:ind w:start="0" w:end="0"/>
        <w:rPr>
          <w:rFonts w:ascii="Calibri" w:hAnsi="Calibri" w:cs="Calibri"/>
        </w:rPr>
      </w:pPr>
      <w:r>
        <w:rPr>
          <w:rFonts w:cs="Calibri" w:ascii="Calibri" w:hAnsi="Calibri"/>
          <w:spacing w:val="-2"/>
        </w:rPr>
        <w:t>Fu</w:t>
      </w:r>
      <w:r>
        <w:rPr>
          <w:rFonts w:cs="Calibri" w:ascii="Calibri" w:hAnsi="Calibri"/>
          <w:spacing w:val="-1"/>
        </w:rPr>
        <w:t>nctional</w:t>
      </w:r>
      <w:r>
        <w:rPr>
          <w:rFonts w:cs="Calibri" w:ascii="Calibri" w:hAnsi="Calibri"/>
          <w:spacing w:val="-6"/>
        </w:rPr>
        <w:t xml:space="preserve"> </w:t>
      </w:r>
      <w:r>
        <w:rPr>
          <w:rFonts w:cs="Calibri" w:ascii="Calibri" w:hAnsi="Calibri"/>
          <w:spacing w:val="-1"/>
        </w:rPr>
        <w:t>check</w:t>
      </w:r>
      <w:r>
        <w:rPr>
          <w:rFonts w:cs="Calibri" w:ascii="Calibri" w:hAnsi="Calibri"/>
          <w:spacing w:val="-5"/>
        </w:rPr>
        <w:t xml:space="preserve"> </w:t>
      </w:r>
      <w:r>
        <w:rPr>
          <w:rFonts w:cs="Calibri" w:ascii="Calibri" w:hAnsi="Calibri"/>
          <w:spacing w:val="-1"/>
        </w:rPr>
        <w:t>inerti</w:t>
      </w:r>
      <w:r>
        <w:rPr>
          <w:rFonts w:cs="Calibri" w:ascii="Calibri" w:hAnsi="Calibri"/>
          <w:spacing w:val="-2"/>
        </w:rPr>
        <w:t>al</w:t>
      </w:r>
      <w:r>
        <w:rPr>
          <w:rFonts w:cs="Calibri" w:ascii="Calibri" w:hAnsi="Calibri"/>
          <w:spacing w:val="-6"/>
        </w:rPr>
        <w:t xml:space="preserve"> </w:t>
      </w:r>
      <w:r>
        <w:rPr>
          <w:rFonts w:cs="Calibri" w:ascii="Calibri" w:hAnsi="Calibri"/>
        </w:rPr>
        <w:t>nav</w:t>
      </w:r>
      <w:r>
        <w:rPr>
          <w:rFonts w:cs="Calibri" w:ascii="Calibri" w:hAnsi="Calibri"/>
          <w:spacing w:val="-5"/>
        </w:rPr>
        <w:t xml:space="preserve"> </w:t>
      </w:r>
      <w:r>
        <w:rPr>
          <w:rFonts w:cs="Calibri" w:ascii="Calibri" w:hAnsi="Calibri"/>
          <w:spacing w:val="-1"/>
        </w:rPr>
        <w:t>system.</w:t>
      </w:r>
    </w:p>
    <w:p>
      <w:pPr>
        <w:pStyle w:val="BodyText"/>
        <w:ind w:start="0" w:end="0"/>
        <w:rPr>
          <w:rFonts w:ascii="Calibri" w:hAnsi="Calibri" w:cs="Calibri"/>
          <w:spacing w:val="27"/>
          <w:w w:val="104"/>
        </w:rPr>
      </w:pPr>
      <w:r>
        <w:rPr>
          <w:rFonts w:cs="Calibri" w:ascii="Calibri" w:hAnsi="Calibri"/>
        </w:rPr>
        <w:t>Complete</w:t>
      </w:r>
      <w:r>
        <w:rPr>
          <w:rFonts w:cs="Calibri" w:ascii="Calibri" w:hAnsi="Calibri"/>
          <w:spacing w:val="-4"/>
        </w:rPr>
        <w:t xml:space="preserve"> </w:t>
      </w:r>
      <w:r>
        <w:rPr>
          <w:rFonts w:cs="Calibri" w:ascii="Calibri" w:hAnsi="Calibri"/>
        </w:rPr>
        <w:t>quadrantal</w:t>
      </w:r>
      <w:r>
        <w:rPr>
          <w:rFonts w:cs="Calibri" w:ascii="Calibri" w:hAnsi="Calibri"/>
          <w:spacing w:val="-1"/>
        </w:rPr>
        <w:t xml:space="preserve"> </w:t>
      </w:r>
      <w:r>
        <w:rPr>
          <w:rFonts w:cs="Calibri" w:ascii="Calibri" w:hAnsi="Calibri"/>
        </w:rPr>
        <w:t>error</w:t>
      </w:r>
      <w:r>
        <w:rPr>
          <w:rFonts w:cs="Calibri" w:ascii="Calibri" w:hAnsi="Calibri"/>
          <w:spacing w:val="-2"/>
        </w:rPr>
        <w:t xml:space="preserve"> </w:t>
      </w:r>
      <w:r>
        <w:rPr>
          <w:rFonts w:cs="Calibri" w:ascii="Calibri" w:hAnsi="Calibri"/>
          <w:spacing w:val="-1"/>
        </w:rPr>
        <w:t>correction</w:t>
      </w:r>
      <w:r>
        <w:rPr>
          <w:rFonts w:cs="Calibri" w:ascii="Calibri" w:hAnsi="Calibri"/>
          <w:spacing w:val="-2"/>
        </w:rPr>
        <w:t xml:space="preserve"> </w:t>
      </w:r>
      <w:r>
        <w:rPr>
          <w:rFonts w:cs="Calibri" w:ascii="Calibri" w:hAnsi="Calibri"/>
        </w:rPr>
        <w:t>of</w:t>
      </w:r>
      <w:r>
        <w:rPr>
          <w:rFonts w:cs="Calibri" w:ascii="Calibri" w:hAnsi="Calibri"/>
          <w:spacing w:val="-1"/>
        </w:rPr>
        <w:t xml:space="preserve"> </w:t>
      </w:r>
      <w:r>
        <w:rPr>
          <w:rFonts w:cs="Calibri" w:ascii="Calibri" w:hAnsi="Calibri"/>
        </w:rPr>
        <w:t>ADF</w:t>
      </w:r>
      <w:r>
        <w:rPr>
          <w:rFonts w:cs="Calibri" w:ascii="Calibri" w:hAnsi="Calibri"/>
          <w:spacing w:val="-1"/>
        </w:rPr>
        <w:t xml:space="preserve"> system.</w:t>
      </w:r>
    </w:p>
    <w:p>
      <w:pPr>
        <w:pStyle w:val="BodyText"/>
        <w:ind w:start="0" w:end="0"/>
        <w:rPr/>
      </w:pPr>
      <w:r>
        <w:rPr>
          <w:rFonts w:cs="Calibri" w:ascii="Calibri" w:hAnsi="Calibri"/>
        </w:rPr>
        <w:t>Update</w:t>
      </w:r>
      <w:r>
        <w:rPr>
          <w:rFonts w:cs="Calibri" w:ascii="Calibri" w:hAnsi="Calibri"/>
          <w:spacing w:val="2"/>
        </w:rPr>
        <w:t xml:space="preserve"> </w:t>
      </w:r>
      <w:r>
        <w:rPr>
          <w:rFonts w:cs="Calibri" w:ascii="Calibri" w:hAnsi="Calibri"/>
        </w:rPr>
        <w:t>flight</w:t>
      </w:r>
      <w:r>
        <w:rPr>
          <w:rFonts w:cs="Calibri" w:ascii="Calibri" w:hAnsi="Calibri"/>
          <w:spacing w:val="2"/>
        </w:rPr>
        <w:t xml:space="preserve"> </w:t>
      </w:r>
      <w:r>
        <w:rPr>
          <w:rFonts w:cs="Calibri" w:ascii="Calibri" w:hAnsi="Calibri"/>
          <w:spacing w:val="-1"/>
        </w:rPr>
        <w:t>m</w:t>
      </w:r>
      <w:r>
        <w:rPr>
          <w:rFonts w:cs="Calibri" w:ascii="Calibri" w:hAnsi="Calibri"/>
          <w:spacing w:val="-2"/>
        </w:rPr>
        <w:t>a</w:t>
      </w:r>
      <w:r>
        <w:rPr>
          <w:rFonts w:cs="Calibri" w:ascii="Calibri" w:hAnsi="Calibri"/>
          <w:spacing w:val="-1"/>
        </w:rPr>
        <w:t>nagement</w:t>
      </w:r>
      <w:r>
        <w:rPr>
          <w:rFonts w:cs="Calibri" w:ascii="Calibri" w:hAnsi="Calibri"/>
          <w:spacing w:val="2"/>
        </w:rPr>
        <w:t xml:space="preserve"> </w:t>
      </w:r>
      <w:r>
        <w:rPr>
          <w:rFonts w:cs="Calibri" w:ascii="Calibri" w:hAnsi="Calibri"/>
        </w:rPr>
        <w:t>system</w:t>
      </w:r>
      <w:r>
        <w:rPr>
          <w:rFonts w:cs="Calibri" w:ascii="Calibri" w:hAnsi="Calibri"/>
          <w:spacing w:val="2"/>
        </w:rPr>
        <w:t xml:space="preserve"> </w:t>
      </w:r>
      <w:r>
        <w:rPr>
          <w:rFonts w:cs="Calibri" w:ascii="Calibri" w:hAnsi="Calibri"/>
        </w:rPr>
        <w:t>database.</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6"/>
        </w:rPr>
        <w:t xml:space="preserve"> </w:t>
      </w:r>
      <w:r>
        <w:rPr>
          <w:rFonts w:cs="Calibri" w:ascii="Calibri" w:hAnsi="Calibri"/>
          <w:spacing w:val="-2"/>
        </w:rPr>
        <w:t>calibra</w:t>
      </w:r>
      <w:r>
        <w:rPr>
          <w:rFonts w:cs="Calibri" w:ascii="Calibri" w:hAnsi="Calibri"/>
          <w:spacing w:val="-1"/>
        </w:rPr>
        <w:t>tion</w:t>
      </w:r>
      <w:r>
        <w:rPr>
          <w:rFonts w:cs="Calibri" w:ascii="Calibri" w:hAnsi="Calibri"/>
          <w:spacing w:val="7"/>
        </w:rPr>
        <w:t xml:space="preserve"> </w:t>
      </w:r>
      <w:r>
        <w:rPr>
          <w:rFonts w:cs="Calibri" w:ascii="Calibri" w:hAnsi="Calibri"/>
        </w:rPr>
        <w:t>of</w:t>
      </w:r>
      <w:r>
        <w:rPr>
          <w:rFonts w:cs="Calibri" w:ascii="Calibri" w:hAnsi="Calibri"/>
          <w:spacing w:val="8"/>
        </w:rPr>
        <w:t xml:space="preserve"> </w:t>
      </w:r>
      <w:r>
        <w:rPr>
          <w:rFonts w:cs="Calibri" w:ascii="Calibri" w:hAnsi="Calibri"/>
        </w:rPr>
        <w:t>pitot</w:t>
      </w:r>
      <w:r>
        <w:rPr>
          <w:rFonts w:cs="Calibri" w:ascii="Calibri" w:hAnsi="Calibri"/>
          <w:spacing w:val="8"/>
        </w:rPr>
        <w:t xml:space="preserve"> </w:t>
      </w:r>
      <w:r>
        <w:rPr>
          <w:rFonts w:cs="Calibri" w:ascii="Calibri" w:hAnsi="Calibri"/>
        </w:rPr>
        <w:t>static</w:t>
      </w:r>
      <w:r>
        <w:rPr>
          <w:rFonts w:cs="Calibri" w:ascii="Calibri" w:hAnsi="Calibri"/>
          <w:spacing w:val="8"/>
        </w:rPr>
        <w:t xml:space="preserve"> </w:t>
      </w:r>
      <w:r>
        <w:rPr>
          <w:rFonts w:cs="Calibri" w:ascii="Calibri" w:hAnsi="Calibri"/>
        </w:rPr>
        <w:t>instruments.</w:t>
      </w:r>
    </w:p>
    <w:p>
      <w:pPr>
        <w:pStyle w:val="BodyText"/>
        <w:ind w:start="0" w:end="0"/>
        <w:rPr>
          <w:rFonts w:ascii="Calibri" w:hAnsi="Calibri" w:cs="Calibri"/>
          <w:spacing w:val="47"/>
          <w:w w:val="99"/>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calibration</w:t>
      </w:r>
      <w:r>
        <w:rPr>
          <w:rFonts w:cs="Calibri" w:ascii="Calibri" w:hAnsi="Calibri"/>
          <w:spacing w:val="-1"/>
        </w:rPr>
        <w:t xml:space="preserve"> </w:t>
      </w:r>
      <w:r>
        <w:rPr>
          <w:rFonts w:cs="Calibri" w:ascii="Calibri" w:hAnsi="Calibri"/>
        </w:rPr>
        <w:t>of</w:t>
      </w:r>
      <w:r>
        <w:rPr>
          <w:rFonts w:cs="Calibri" w:ascii="Calibri" w:hAnsi="Calibri"/>
          <w:spacing w:val="1"/>
        </w:rPr>
        <w:t xml:space="preserve"> </w:t>
      </w:r>
      <w:r>
        <w:rPr>
          <w:rFonts w:cs="Calibri" w:ascii="Calibri" w:hAnsi="Calibri"/>
          <w:spacing w:val="-1"/>
        </w:rPr>
        <w:t>pressure altitude</w:t>
      </w:r>
      <w:r>
        <w:rPr>
          <w:rFonts w:cs="Calibri" w:ascii="Calibri" w:hAnsi="Calibri"/>
          <w:spacing w:val="-2"/>
        </w:rPr>
        <w:t xml:space="preserve"> </w:t>
      </w:r>
      <w:r>
        <w:rPr>
          <w:rFonts w:cs="Calibri" w:ascii="Calibri" w:hAnsi="Calibri"/>
        </w:rPr>
        <w:t>reporting</w:t>
      </w:r>
      <w:r>
        <w:rPr>
          <w:rFonts w:cs="Calibri" w:ascii="Calibri" w:hAnsi="Calibri"/>
          <w:spacing w:val="1"/>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5"/>
        </w:rPr>
        <w:t xml:space="preserve"> </w:t>
      </w:r>
      <w:r>
        <w:rPr>
          <w:rFonts w:cs="Calibri" w:ascii="Calibri" w:hAnsi="Calibri"/>
          <w:spacing w:val="-1"/>
        </w:rPr>
        <w:t>marker</w:t>
      </w:r>
      <w:r>
        <w:rPr>
          <w:rFonts w:cs="Calibri" w:ascii="Calibri" w:hAnsi="Calibri"/>
          <w:spacing w:val="-4"/>
        </w:rPr>
        <w:t xml:space="preserve"> </w:t>
      </w:r>
      <w:r>
        <w:rPr>
          <w:rFonts w:cs="Calibri" w:ascii="Calibri" w:hAnsi="Calibri"/>
          <w:spacing w:val="-1"/>
        </w:rPr>
        <w:t>systems.</w:t>
      </w:r>
    </w:p>
    <w:p>
      <w:pPr>
        <w:pStyle w:val="BodyText"/>
        <w:ind w:start="0" w:end="0"/>
        <w:rPr>
          <w:rFonts w:ascii="Calibri" w:hAnsi="Calibri" w:cs="Calibri"/>
          <w:spacing w:val="61"/>
          <w:w w:val="102"/>
        </w:rPr>
      </w:pPr>
      <w:r>
        <w:rPr>
          <w:rFonts w:cs="Calibri" w:ascii="Calibri" w:hAnsi="Calibri"/>
          <w:spacing w:val="-1"/>
        </w:rPr>
        <w:t>Comp</w:t>
      </w:r>
      <w:r>
        <w:rPr>
          <w:rFonts w:cs="Calibri" w:ascii="Calibri" w:hAnsi="Calibri"/>
          <w:spacing w:val="-2"/>
        </w:rPr>
        <w:t>ass</w:t>
      </w:r>
      <w:r>
        <w:rPr>
          <w:rFonts w:cs="Calibri" w:ascii="Calibri" w:hAnsi="Calibri"/>
          <w:spacing w:val="-1"/>
        </w:rPr>
        <w:t xml:space="preserve"> replacement</w:t>
      </w:r>
      <w:r>
        <w:rPr>
          <w:rFonts w:cs="Calibri" w:ascii="Calibri" w:hAnsi="Calibri"/>
        </w:rPr>
        <w:t xml:space="preserve"> </w:t>
      </w:r>
      <w:r>
        <w:rPr>
          <w:rFonts w:cs="Calibri" w:ascii="Calibri" w:hAnsi="Calibri"/>
          <w:spacing w:val="-1"/>
        </w:rPr>
        <w:t>direct/indirect.</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19"/>
        </w:rPr>
        <w:t xml:space="preserve"> </w:t>
      </w:r>
      <w:r>
        <w:rPr>
          <w:rFonts w:cs="Calibri" w:ascii="Calibri" w:hAnsi="Calibri"/>
          <w:spacing w:val="-2"/>
        </w:rPr>
        <w:t>Satc</w:t>
      </w:r>
      <w:r>
        <w:rPr>
          <w:rFonts w:cs="Calibri" w:ascii="Calibri" w:hAnsi="Calibri"/>
          <w:spacing w:val="-1"/>
        </w:rPr>
        <w:t>om.</w:t>
      </w:r>
    </w:p>
    <w:p>
      <w:pPr>
        <w:pStyle w:val="BodyText"/>
        <w:ind w:start="0" w:end="0"/>
        <w:rPr>
          <w:rFonts w:ascii="Calibri" w:hAnsi="Calibri" w:cs="Calibri"/>
          <w:spacing w:val="26"/>
          <w:w w:val="99"/>
        </w:rPr>
      </w:pPr>
      <w:r>
        <w:rPr>
          <w:rFonts w:cs="Calibri" w:ascii="Calibri" w:hAnsi="Calibri"/>
          <w:spacing w:val="-1"/>
          <w:w w:val="95"/>
        </w:rPr>
        <w:t>Check</w:t>
      </w:r>
      <w:r>
        <w:rPr>
          <w:rFonts w:cs="Calibri" w:ascii="Calibri" w:hAnsi="Calibri"/>
          <w:spacing w:val="1"/>
          <w:w w:val="95"/>
        </w:rPr>
        <w:t xml:space="preserve"> </w:t>
      </w:r>
      <w:r>
        <w:rPr>
          <w:rFonts w:cs="Calibri" w:ascii="Calibri" w:hAnsi="Calibri"/>
          <w:spacing w:val="-2"/>
          <w:w w:val="95"/>
        </w:rPr>
        <w:t>GPS</w:t>
      </w:r>
      <w:r>
        <w:rPr>
          <w:rFonts w:cs="Calibri" w:ascii="Calibri" w:hAnsi="Calibri"/>
          <w:spacing w:val="-1"/>
          <w:w w:val="95"/>
        </w:rPr>
        <w:t>.</w:t>
      </w:r>
    </w:p>
    <w:p>
      <w:pPr>
        <w:pStyle w:val="BodyText"/>
        <w:ind w:start="0" w:end="0"/>
        <w:rPr>
          <w:rFonts w:ascii="Calibri" w:hAnsi="Calibri" w:cs="Calibri"/>
        </w:rPr>
      </w:pPr>
      <w:r>
        <w:rPr>
          <w:rFonts w:cs="Calibri" w:ascii="Calibri" w:hAnsi="Calibri"/>
          <w:spacing w:val="-1"/>
          <w:w w:val="95"/>
        </w:rPr>
        <w:t>Test</w:t>
      </w:r>
      <w:r>
        <w:rPr>
          <w:rFonts w:cs="Calibri" w:ascii="Calibri" w:hAnsi="Calibri"/>
          <w:w w:val="95"/>
        </w:rPr>
        <w:t xml:space="preserve"> </w:t>
      </w:r>
      <w:r>
        <w:rPr>
          <w:rFonts w:cs="Calibri" w:ascii="Calibri" w:hAnsi="Calibri"/>
          <w:spacing w:val="1"/>
          <w:w w:val="95"/>
        </w:rPr>
        <w:t>AVM</w:t>
      </w:r>
      <w:r>
        <w:rPr>
          <w:rFonts w:cs="Calibri" w:ascii="Calibri" w:hAnsi="Calibri"/>
          <w:w w:val="95"/>
        </w:rPr>
        <w:t>.</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Oxyge</w:t>
      </w:r>
      <w:r>
        <w:rPr>
          <w:rFonts w:cs="Calibri" w:ascii="Calibri" w:hAnsi="Calibri"/>
          <w:b/>
          <w:spacing w:val="-2"/>
          <w:w w:val="95"/>
        </w:rPr>
        <w:t>n</w:t>
      </w:r>
    </w:p>
    <w:p>
      <w:pPr>
        <w:pStyle w:val="BodyText"/>
        <w:ind w:start="0" w:end="0"/>
        <w:rPr>
          <w:rFonts w:ascii="Calibri" w:hAnsi="Calibri" w:cs="Calibri"/>
          <w:spacing w:val="37"/>
          <w:w w:val="103"/>
        </w:rPr>
      </w:pPr>
      <w:r>
        <w:rPr>
          <w:rFonts w:cs="Calibri" w:ascii="Calibri" w:hAnsi="Calibri"/>
          <w:spacing w:val="-1"/>
        </w:rPr>
        <w:t>Inspect</w:t>
      </w:r>
      <w:r>
        <w:rPr>
          <w:rFonts w:cs="Calibri" w:ascii="Calibri" w:hAnsi="Calibri"/>
          <w:spacing w:val="1"/>
        </w:rPr>
        <w:t xml:space="preserve"> </w:t>
      </w:r>
      <w:r>
        <w:rPr>
          <w:rFonts w:cs="Calibri" w:ascii="Calibri" w:hAnsi="Calibri"/>
        </w:rPr>
        <w:t>on</w:t>
      </w:r>
      <w:r>
        <w:rPr>
          <w:rFonts w:cs="Calibri" w:ascii="Calibri" w:hAnsi="Calibri"/>
          <w:spacing w:val="1"/>
        </w:rPr>
        <w:t xml:space="preserve"> </w:t>
      </w:r>
      <w:r>
        <w:rPr>
          <w:rFonts w:cs="Calibri" w:ascii="Calibri" w:hAnsi="Calibri"/>
          <w:spacing w:val="-1"/>
        </w:rPr>
        <w:t>b</w:t>
      </w:r>
      <w:r>
        <w:rPr>
          <w:rFonts w:cs="Calibri" w:ascii="Calibri" w:hAnsi="Calibri"/>
          <w:spacing w:val="-2"/>
        </w:rPr>
        <w:t>oard</w:t>
      </w:r>
      <w:r>
        <w:rPr>
          <w:rFonts w:cs="Calibri" w:ascii="Calibri" w:hAnsi="Calibri"/>
        </w:rPr>
        <w:t xml:space="preserve"> oxygen</w:t>
      </w:r>
      <w:r>
        <w:rPr>
          <w:rFonts w:cs="Calibri" w:ascii="Calibri" w:hAnsi="Calibri"/>
          <w:spacing w:val="1"/>
        </w:rPr>
        <w:t xml:space="preserve"> </w:t>
      </w:r>
      <w:r>
        <w:rPr>
          <w:rFonts w:cs="Calibri" w:ascii="Calibri" w:hAnsi="Calibri"/>
          <w:spacing w:val="-1"/>
        </w:rPr>
        <w:t>equipment.</w:t>
      </w:r>
    </w:p>
    <w:p>
      <w:pPr>
        <w:pStyle w:val="BodyText"/>
        <w:ind w:start="0" w:end="0"/>
        <w:rPr>
          <w:rFonts w:ascii="Calibri" w:hAnsi="Calibri" w:cs="Calibri"/>
          <w:spacing w:val="22"/>
          <w:w w:val="103"/>
        </w:rPr>
      </w:pPr>
      <w:r>
        <w:rPr>
          <w:rFonts w:cs="Calibri" w:ascii="Calibri" w:hAnsi="Calibri"/>
          <w:spacing w:val="-2"/>
        </w:rPr>
        <w:t>Pu</w:t>
      </w:r>
      <w:r>
        <w:rPr>
          <w:rFonts w:cs="Calibri" w:ascii="Calibri" w:hAnsi="Calibri"/>
          <w:spacing w:val="-1"/>
        </w:rPr>
        <w:t>rge</w:t>
      </w:r>
      <w:r>
        <w:rPr>
          <w:rFonts w:cs="Calibri" w:ascii="Calibri" w:hAnsi="Calibri"/>
          <w:spacing w:val="-6"/>
        </w:rPr>
        <w:t xml:space="preserve"> </w:t>
      </w:r>
      <w:r>
        <w:rPr>
          <w:rFonts w:cs="Calibri" w:ascii="Calibri" w:hAnsi="Calibri"/>
        </w:rPr>
        <w:t>and</w:t>
      </w:r>
      <w:r>
        <w:rPr>
          <w:rFonts w:cs="Calibri" w:ascii="Calibri" w:hAnsi="Calibri"/>
          <w:spacing w:val="-5"/>
        </w:rPr>
        <w:t xml:space="preserve"> </w:t>
      </w:r>
      <w:r>
        <w:rPr>
          <w:rFonts w:cs="Calibri" w:ascii="Calibri" w:hAnsi="Calibri"/>
          <w:spacing w:val="-1"/>
        </w:rPr>
        <w:t>recharge</w:t>
      </w:r>
      <w:r>
        <w:rPr>
          <w:rFonts w:cs="Calibri" w:ascii="Calibri" w:hAnsi="Calibri"/>
          <w:spacing w:val="-6"/>
        </w:rPr>
        <w:t xml:space="preserve"> </w:t>
      </w:r>
      <w:r>
        <w:rPr>
          <w:rFonts w:cs="Calibri" w:ascii="Calibri" w:hAnsi="Calibri"/>
        </w:rPr>
        <w:t>oxygen</w:t>
      </w:r>
      <w:r>
        <w:rPr>
          <w:rFonts w:cs="Calibri" w:ascii="Calibri" w:hAnsi="Calibri"/>
          <w:spacing w:val="-7"/>
        </w:rPr>
        <w:t xml:space="preserve"> </w:t>
      </w:r>
      <w:r>
        <w:rPr>
          <w:rFonts w:cs="Calibri" w:ascii="Calibri" w:hAnsi="Calibri"/>
        </w:rPr>
        <w:t>system.</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5"/>
        </w:rPr>
        <w:t xml:space="preserve"> </w:t>
      </w:r>
      <w:r>
        <w:rPr>
          <w:rFonts w:cs="Calibri" w:ascii="Calibri" w:hAnsi="Calibri"/>
          <w:spacing w:val="-1"/>
        </w:rPr>
        <w:t>regulator.</w:t>
      </w:r>
    </w:p>
    <w:p>
      <w:pPr>
        <w:pStyle w:val="BodyText"/>
        <w:ind w:start="0" w:end="0"/>
        <w:rPr>
          <w:rFonts w:ascii="Calibri" w:hAnsi="Calibri" w:cs="Calibri"/>
          <w:spacing w:val="41"/>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1"/>
        </w:rPr>
        <w:t xml:space="preserve"> </w:t>
      </w:r>
      <w:r>
        <w:rPr>
          <w:rFonts w:cs="Calibri" w:ascii="Calibri" w:hAnsi="Calibri"/>
          <w:spacing w:val="-1"/>
        </w:rPr>
        <w:t>oxygen</w:t>
      </w:r>
      <w:r>
        <w:rPr>
          <w:rFonts w:cs="Calibri" w:ascii="Calibri" w:hAnsi="Calibri"/>
          <w:spacing w:val="-21"/>
        </w:rPr>
        <w:t xml:space="preserve"> </w:t>
      </w:r>
      <w:r>
        <w:rPr>
          <w:rFonts w:cs="Calibri" w:ascii="Calibri" w:hAnsi="Calibri"/>
          <w:spacing w:val="-1"/>
        </w:rPr>
        <w:t>generator.</w:t>
      </w:r>
    </w:p>
    <w:p>
      <w:pPr>
        <w:pStyle w:val="BodyText"/>
        <w:ind w:start="0" w:end="0"/>
        <w:rPr/>
      </w:pPr>
      <w:r>
        <w:rPr>
          <w:rFonts w:cs="Calibri" w:ascii="Calibri" w:hAnsi="Calibri"/>
          <w:spacing w:val="-2"/>
        </w:rPr>
        <w:t>Te</w:t>
      </w:r>
      <w:r>
        <w:rPr>
          <w:rFonts w:cs="Calibri" w:ascii="Calibri" w:hAnsi="Calibri"/>
          <w:spacing w:val="-1"/>
        </w:rPr>
        <w:t>st</w:t>
      </w:r>
      <w:r>
        <w:rPr>
          <w:rFonts w:cs="Calibri" w:ascii="Calibri" w:hAnsi="Calibri"/>
          <w:spacing w:val="12"/>
        </w:rPr>
        <w:t xml:space="preserve"> </w:t>
      </w:r>
      <w:r>
        <w:rPr>
          <w:rFonts w:cs="Calibri" w:ascii="Calibri" w:hAnsi="Calibri"/>
        </w:rPr>
        <w:t>crew</w:t>
      </w:r>
      <w:r>
        <w:rPr>
          <w:rFonts w:cs="Calibri" w:ascii="Calibri" w:hAnsi="Calibri"/>
          <w:spacing w:val="13"/>
        </w:rPr>
        <w:t xml:space="preserve"> </w:t>
      </w:r>
      <w:r>
        <w:rPr>
          <w:rFonts w:cs="Calibri" w:ascii="Calibri" w:hAnsi="Calibri"/>
          <w:spacing w:val="-1"/>
        </w:rPr>
        <w:t>oxygen</w:t>
      </w:r>
      <w:r>
        <w:rPr>
          <w:rFonts w:cs="Calibri" w:ascii="Calibri" w:hAnsi="Calibri"/>
          <w:spacing w:val="13"/>
        </w:rPr>
        <w:t xml:space="preserve"> </w:t>
      </w:r>
      <w:r>
        <w:rPr>
          <w:rFonts w:cs="Calibri" w:ascii="Calibri" w:hAnsi="Calibri"/>
        </w:rPr>
        <w:t>system.</w:t>
      </w:r>
    </w:p>
    <w:p>
      <w:pPr>
        <w:pStyle w:val="BodyText"/>
        <w:ind w:start="0" w:end="0"/>
        <w:rPr>
          <w:rFonts w:ascii="Calibri" w:hAnsi="Calibri" w:cs="Calibri"/>
          <w:spacing w:val="51"/>
          <w:w w:val="99"/>
        </w:rPr>
      </w:pPr>
      <w:r>
        <w:rPr>
          <w:rFonts w:cs="Calibri" w:ascii="Calibri" w:hAnsi="Calibri"/>
          <w:spacing w:val="-2"/>
        </w:rPr>
        <w:t>Pe</w:t>
      </w:r>
      <w:r>
        <w:rPr>
          <w:rFonts w:cs="Calibri" w:ascii="Calibri" w:hAnsi="Calibri"/>
          <w:spacing w:val="-1"/>
        </w:rPr>
        <w:t>rform</w:t>
      </w:r>
      <w:r>
        <w:rPr>
          <w:rFonts w:cs="Calibri" w:ascii="Calibri" w:hAnsi="Calibri"/>
          <w:spacing w:val="6"/>
        </w:rPr>
        <w:t xml:space="preserve"> </w:t>
      </w:r>
      <w:r>
        <w:rPr>
          <w:rFonts w:cs="Calibri" w:ascii="Calibri" w:hAnsi="Calibri"/>
        </w:rPr>
        <w:t>auto</w:t>
      </w:r>
      <w:r>
        <w:rPr>
          <w:rFonts w:cs="Calibri" w:ascii="Calibri" w:hAnsi="Calibri"/>
          <w:spacing w:val="7"/>
        </w:rPr>
        <w:t xml:space="preserve"> </w:t>
      </w:r>
      <w:r>
        <w:rPr>
          <w:rFonts w:cs="Calibri" w:ascii="Calibri" w:hAnsi="Calibri"/>
          <w:spacing w:val="-1"/>
        </w:rPr>
        <w:t>oxygen</w:t>
      </w:r>
      <w:r>
        <w:rPr>
          <w:rFonts w:cs="Calibri" w:ascii="Calibri" w:hAnsi="Calibri"/>
          <w:spacing w:val="6"/>
        </w:rPr>
        <w:t xml:space="preserve"> </w:t>
      </w:r>
      <w:r>
        <w:rPr>
          <w:rFonts w:cs="Calibri" w:ascii="Calibri" w:hAnsi="Calibri"/>
        </w:rPr>
        <w:t>system</w:t>
      </w:r>
      <w:r>
        <w:rPr>
          <w:rFonts w:cs="Calibri" w:ascii="Calibri" w:hAnsi="Calibri"/>
          <w:spacing w:val="6"/>
        </w:rPr>
        <w:t xml:space="preserve"> </w:t>
      </w:r>
      <w:r>
        <w:rPr>
          <w:rFonts w:cs="Calibri" w:ascii="Calibri" w:hAnsi="Calibri"/>
          <w:spacing w:val="-1"/>
        </w:rPr>
        <w:t>deployment</w:t>
      </w:r>
      <w:r>
        <w:rPr>
          <w:rFonts w:cs="Calibri" w:ascii="Calibri" w:hAnsi="Calibri"/>
          <w:spacing w:val="6"/>
        </w:rPr>
        <w:t xml:space="preserve"> </w:t>
      </w:r>
      <w:r>
        <w:rPr>
          <w:rFonts w:cs="Calibri" w:ascii="Calibri" w:hAnsi="Calibri"/>
          <w:spacing w:val="-1"/>
        </w:rPr>
        <w:t>check.</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Pneumatic</w:t>
      </w:r>
      <w:r>
        <w:rPr>
          <w:rFonts w:cs="Calibri" w:ascii="Calibri" w:hAnsi="Calibri"/>
          <w:b/>
          <w:spacing w:val="-6"/>
          <w:w w:val="95"/>
        </w:rPr>
        <w:t xml:space="preserve"> </w:t>
      </w:r>
      <w:r>
        <w:rPr>
          <w:rFonts w:cs="Calibri" w:ascii="Calibri" w:hAnsi="Calibri"/>
          <w:b/>
          <w:w w:val="95"/>
        </w:rPr>
        <w:t>Systems</w:t>
      </w:r>
    </w:p>
    <w:p>
      <w:pPr>
        <w:pStyle w:val="BodyText"/>
        <w:ind w:start="0" w:end="0"/>
        <w:rPr/>
      </w:pPr>
      <w:r>
        <w:rPr>
          <w:rFonts w:cs="Calibri" w:ascii="Calibri" w:hAnsi="Calibri"/>
          <w:spacing w:val="-2"/>
        </w:rPr>
        <w:t>Replace</w:t>
      </w:r>
      <w:r>
        <w:rPr>
          <w:rFonts w:cs="Calibri" w:ascii="Calibri" w:hAnsi="Calibri"/>
          <w:spacing w:val="-4"/>
        </w:rPr>
        <w:t xml:space="preserve"> </w:t>
      </w:r>
      <w:r>
        <w:rPr>
          <w:rFonts w:cs="Calibri" w:ascii="Calibri" w:hAnsi="Calibri"/>
        </w:rPr>
        <w:t>filter.</w:t>
      </w:r>
    </w:p>
    <w:p>
      <w:pPr>
        <w:pStyle w:val="BodyText"/>
        <w:ind w:start="0" w:end="0"/>
        <w:rPr>
          <w:rFonts w:ascii="Calibri" w:hAnsi="Calibri" w:cs="Calibri"/>
          <w:spacing w:val="26"/>
          <w:w w:val="97"/>
        </w:rPr>
      </w:pPr>
      <w:r>
        <w:rPr>
          <w:rFonts w:cs="Calibri" w:ascii="Calibri" w:hAnsi="Calibri"/>
          <w:spacing w:val="-2"/>
        </w:rPr>
        <w:t>Replace</w:t>
      </w:r>
      <w:r>
        <w:rPr>
          <w:rFonts w:cs="Calibri" w:ascii="Calibri" w:hAnsi="Calibri"/>
          <w:spacing w:val="-7"/>
        </w:rPr>
        <w:t xml:space="preserve"> </w:t>
      </w:r>
      <w:r>
        <w:rPr>
          <w:rFonts w:cs="Calibri" w:ascii="Calibri" w:hAnsi="Calibri"/>
        </w:rPr>
        <w:t>air</w:t>
      </w:r>
      <w:r>
        <w:rPr>
          <w:rFonts w:cs="Calibri" w:ascii="Calibri" w:hAnsi="Calibri"/>
          <w:spacing w:val="-6"/>
        </w:rPr>
        <w:t xml:space="preserve"> </w:t>
      </w:r>
      <w:r>
        <w:rPr>
          <w:rFonts w:cs="Calibri" w:ascii="Calibri" w:hAnsi="Calibri"/>
        </w:rPr>
        <w:t>shut</w:t>
      </w:r>
      <w:r>
        <w:rPr>
          <w:rFonts w:cs="Calibri" w:ascii="Calibri" w:hAnsi="Calibri"/>
          <w:spacing w:val="-6"/>
        </w:rPr>
        <w:t xml:space="preserve"> </w:t>
      </w:r>
      <w:r>
        <w:rPr>
          <w:rFonts w:cs="Calibri" w:ascii="Calibri" w:hAnsi="Calibri"/>
        </w:rPr>
        <w:t>off</w:t>
      </w:r>
      <w:r>
        <w:rPr>
          <w:rFonts w:cs="Calibri" w:ascii="Calibri" w:hAnsi="Calibri"/>
          <w:spacing w:val="-8"/>
        </w:rPr>
        <w:t xml:space="preserve"> </w:t>
      </w:r>
      <w:r>
        <w:rPr>
          <w:rFonts w:cs="Calibri" w:ascii="Calibri" w:hAnsi="Calibri"/>
        </w:rPr>
        <w:t>valve.</w:t>
      </w:r>
      <w:r>
        <w:rPr>
          <w:rFonts w:cs="Calibri" w:ascii="Calibri" w:hAnsi="Calibri"/>
          <w:w w:val="97"/>
        </w:rPr>
        <w:t xml:space="preserve"> </w:t>
      </w:r>
    </w:p>
    <w:p>
      <w:pPr>
        <w:pStyle w:val="BodyText"/>
        <w:ind w:start="0" w:end="0"/>
        <w:rPr>
          <w:rFonts w:ascii="Calibri" w:hAnsi="Calibri" w:cs="Calibri"/>
          <w:spacing w:val="45"/>
          <w:w w:val="97"/>
        </w:rPr>
      </w:pPr>
      <w:r>
        <w:rPr>
          <w:rFonts w:cs="Calibri" w:ascii="Calibri" w:hAnsi="Calibri"/>
          <w:spacing w:val="-2"/>
        </w:rPr>
        <w:t>Replace</w:t>
      </w:r>
      <w:r>
        <w:rPr>
          <w:rFonts w:cs="Calibri" w:ascii="Calibri" w:hAnsi="Calibri"/>
          <w:spacing w:val="-20"/>
        </w:rPr>
        <w:t xml:space="preserve"> </w:t>
      </w:r>
      <w:r>
        <w:rPr>
          <w:rFonts w:cs="Calibri" w:ascii="Calibri" w:hAnsi="Calibri"/>
          <w:spacing w:val="-1"/>
        </w:rPr>
        <w:t>pressure</w:t>
      </w:r>
      <w:r>
        <w:rPr>
          <w:rFonts w:cs="Calibri" w:ascii="Calibri" w:hAnsi="Calibri"/>
          <w:spacing w:val="-19"/>
        </w:rPr>
        <w:t xml:space="preserve"> </w:t>
      </w:r>
      <w:r>
        <w:rPr>
          <w:rFonts w:cs="Calibri" w:ascii="Calibri" w:hAnsi="Calibri"/>
          <w:spacing w:val="-1"/>
        </w:rPr>
        <w:t>regulating</w:t>
      </w:r>
      <w:r>
        <w:rPr>
          <w:rFonts w:cs="Calibri" w:ascii="Calibri" w:hAnsi="Calibri"/>
          <w:spacing w:val="-20"/>
        </w:rPr>
        <w:t xml:space="preserve"> </w:t>
      </w:r>
      <w:r>
        <w:rPr>
          <w:rFonts w:cs="Calibri" w:ascii="Calibri" w:hAnsi="Calibri"/>
        </w:rPr>
        <w:t>valve.</w:t>
      </w:r>
    </w:p>
    <w:p>
      <w:pPr>
        <w:pStyle w:val="BodyText"/>
        <w:ind w:start="0" w:end="0"/>
        <w:rPr>
          <w:rFonts w:ascii="Calibri" w:hAnsi="Calibri" w:cs="Calibri"/>
        </w:rPr>
      </w:pPr>
      <w:r>
        <w:rPr>
          <w:rFonts w:cs="Calibri" w:ascii="Calibri" w:hAnsi="Calibri"/>
          <w:spacing w:val="-2"/>
        </w:rPr>
        <w:t>Replace</w:t>
      </w:r>
      <w:r>
        <w:rPr>
          <w:rFonts w:cs="Calibri" w:ascii="Calibri" w:hAnsi="Calibri"/>
          <w:spacing w:val="-21"/>
        </w:rPr>
        <w:t xml:space="preserve"> </w:t>
      </w:r>
      <w:r>
        <w:rPr>
          <w:rFonts w:cs="Calibri" w:ascii="Calibri" w:hAnsi="Calibri"/>
          <w:spacing w:val="-1"/>
        </w:rPr>
        <w:t>compressor.</w:t>
      </w:r>
    </w:p>
    <w:p>
      <w:pPr>
        <w:pStyle w:val="BodyText"/>
        <w:ind w:start="0" w:end="0"/>
        <w:rPr>
          <w:rFonts w:ascii="Calibri" w:hAnsi="Calibri" w:cs="Calibri"/>
          <w:spacing w:val="34"/>
          <w:w w:val="99"/>
        </w:rPr>
      </w:pPr>
      <w:r>
        <w:rPr>
          <w:rFonts w:cs="Calibri" w:ascii="Calibri" w:hAnsi="Calibri"/>
          <w:spacing w:val="-2"/>
        </w:rPr>
        <w:t>Recharge</w:t>
      </w:r>
      <w:r>
        <w:rPr>
          <w:rFonts w:cs="Calibri" w:ascii="Calibri" w:hAnsi="Calibri"/>
          <w:spacing w:val="-37"/>
        </w:rPr>
        <w:t xml:space="preserve"> </w:t>
      </w:r>
      <w:r>
        <w:rPr>
          <w:rFonts w:cs="Calibri" w:ascii="Calibri" w:hAnsi="Calibri"/>
          <w:spacing w:val="-1"/>
        </w:rPr>
        <w:t>dessicator.</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regulator.</w:t>
      </w:r>
    </w:p>
    <w:p>
      <w:pPr>
        <w:pStyle w:val="BodyText"/>
        <w:ind w:start="0" w:end="0"/>
        <w:rPr>
          <w:rFonts w:ascii="Calibri" w:hAnsi="Calibri" w:cs="Calibri"/>
          <w:w w:val="97"/>
        </w:rPr>
      </w:pPr>
      <w:r>
        <w:rPr>
          <w:rFonts w:cs="Calibri" w:ascii="Calibri" w:hAnsi="Calibri"/>
        </w:rPr>
        <w:t>Check</w:t>
      </w:r>
      <w:r>
        <w:rPr>
          <w:rFonts w:cs="Calibri" w:ascii="Calibri" w:hAnsi="Calibri"/>
          <w:spacing w:val="-13"/>
        </w:rPr>
        <w:t xml:space="preserve"> </w:t>
      </w:r>
      <w:r>
        <w:rPr>
          <w:rFonts w:cs="Calibri" w:ascii="Calibri" w:hAnsi="Calibri"/>
        </w:rPr>
        <w:t>for</w:t>
      </w:r>
      <w:r>
        <w:rPr>
          <w:rFonts w:cs="Calibri" w:ascii="Calibri" w:hAnsi="Calibri"/>
          <w:spacing w:val="-13"/>
        </w:rPr>
        <w:t xml:space="preserve"> </w:t>
      </w:r>
      <w:r>
        <w:rPr>
          <w:rFonts w:cs="Calibri" w:ascii="Calibri" w:hAnsi="Calibri"/>
        </w:rPr>
        <w:t>leaks.</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Vacuum</w:t>
      </w:r>
      <w:r>
        <w:rPr>
          <w:rFonts w:cs="Calibri" w:ascii="Calibri" w:hAnsi="Calibri"/>
          <w:b/>
          <w:spacing w:val="10"/>
          <w:w w:val="95"/>
        </w:rPr>
        <w:t xml:space="preserve"> </w:t>
      </w:r>
      <w:r>
        <w:rPr>
          <w:rFonts w:cs="Calibri" w:ascii="Calibri" w:hAnsi="Calibri"/>
          <w:b/>
          <w:spacing w:val="-1"/>
          <w:w w:val="95"/>
        </w:rPr>
        <w:t>Systems</w:t>
      </w:r>
    </w:p>
    <w:p>
      <w:pPr>
        <w:pStyle w:val="BodyText"/>
        <w:ind w:start="0" w:end="0"/>
        <w:rPr>
          <w:rFonts w:ascii="Calibri" w:hAnsi="Calibri" w:cs="Calibri"/>
          <w:spacing w:val="28"/>
          <w:w w:val="108"/>
        </w:rPr>
      </w:pPr>
      <w:r>
        <w:rPr>
          <w:rFonts w:cs="Calibri" w:ascii="Calibri" w:hAnsi="Calibri"/>
          <w:spacing w:val="-1"/>
        </w:rPr>
        <w:t>Inspect</w:t>
      </w:r>
      <w:r>
        <w:rPr>
          <w:rFonts w:cs="Calibri" w:ascii="Calibri" w:hAnsi="Calibri"/>
          <w:spacing w:val="16"/>
        </w:rPr>
        <w:t xml:space="preserve"> </w:t>
      </w:r>
      <w:r>
        <w:rPr>
          <w:rFonts w:cs="Calibri" w:ascii="Calibri" w:hAnsi="Calibri"/>
          <w:spacing w:val="-1"/>
        </w:rPr>
        <w:t>the</w:t>
      </w:r>
      <w:r>
        <w:rPr>
          <w:rFonts w:cs="Calibri" w:ascii="Calibri" w:hAnsi="Calibri"/>
          <w:spacing w:val="17"/>
        </w:rPr>
        <w:t xml:space="preserve"> </w:t>
      </w:r>
      <w:r>
        <w:rPr>
          <w:rFonts w:cs="Calibri" w:ascii="Calibri" w:hAnsi="Calibri"/>
        </w:rPr>
        <w:t>vacuum</w:t>
      </w:r>
      <w:r>
        <w:rPr>
          <w:rFonts w:cs="Calibri" w:ascii="Calibri" w:hAnsi="Calibri"/>
          <w:spacing w:val="16"/>
        </w:rPr>
        <w:t xml:space="preserve"> </w:t>
      </w:r>
      <w:r>
        <w:rPr>
          <w:rFonts w:cs="Calibri" w:ascii="Calibri" w:hAnsi="Calibri"/>
        </w:rPr>
        <w:t>system</w:t>
      </w:r>
      <w:r>
        <w:rPr>
          <w:rFonts w:cs="Calibri" w:ascii="Calibri" w:hAnsi="Calibri"/>
          <w:spacing w:val="15"/>
        </w:rPr>
        <w:t xml:space="preserve"> </w:t>
      </w:r>
      <w:r>
        <w:rPr>
          <w:rFonts w:cs="Calibri" w:ascii="Calibri" w:hAnsi="Calibri"/>
        </w:rPr>
        <w:t>i.a.w.</w:t>
      </w:r>
      <w:r>
        <w:rPr>
          <w:rFonts w:cs="Calibri" w:ascii="Calibri" w:hAnsi="Calibri"/>
          <w:spacing w:val="17"/>
        </w:rPr>
        <w:t xml:space="preserve"> </w:t>
      </w:r>
      <w:r>
        <w:rPr>
          <w:rFonts w:cs="Calibri" w:ascii="Calibri" w:hAnsi="Calibri"/>
        </w:rPr>
        <w:t>AMM.</w:t>
      </w:r>
    </w:p>
    <w:p>
      <w:pPr>
        <w:pStyle w:val="BodyText"/>
        <w:ind w:start="0" w:end="0"/>
        <w:rPr>
          <w:rFonts w:ascii="Calibri" w:hAnsi="Calibri" w:cs="Calibri"/>
        </w:rPr>
      </w:pPr>
      <w:r>
        <w:rPr>
          <w:rFonts w:cs="Calibri" w:ascii="Calibri" w:hAnsi="Calibri"/>
          <w:spacing w:val="-2"/>
        </w:rPr>
        <w:t>Replace</w:t>
      </w:r>
      <w:r>
        <w:rPr>
          <w:rFonts w:cs="Calibri" w:ascii="Calibri" w:hAnsi="Calibri"/>
          <w:spacing w:val="-11"/>
        </w:rPr>
        <w:t xml:space="preserve"> </w:t>
      </w:r>
      <w:r>
        <w:rPr>
          <w:rFonts w:cs="Calibri" w:ascii="Calibri" w:hAnsi="Calibri"/>
        </w:rPr>
        <w:t>vacuum</w:t>
      </w:r>
      <w:r>
        <w:rPr>
          <w:rFonts w:cs="Calibri" w:ascii="Calibri" w:hAnsi="Calibri"/>
          <w:spacing w:val="-11"/>
        </w:rPr>
        <w:t xml:space="preserve"> </w:t>
      </w:r>
      <w:r>
        <w:rPr>
          <w:rFonts w:cs="Calibri" w:ascii="Calibri" w:hAnsi="Calibri"/>
          <w:spacing w:val="-1"/>
        </w:rPr>
        <w:t>pump.</w:t>
      </w:r>
    </w:p>
    <w:p>
      <w:pPr>
        <w:pStyle w:val="BodyText"/>
        <w:ind w:start="0" w:end="0"/>
        <w:rPr>
          <w:rFonts w:ascii="Calibri" w:hAnsi="Calibri" w:cs="Calibri"/>
          <w:spacing w:val="37"/>
          <w:w w:val="99"/>
        </w:rPr>
      </w:pPr>
      <w:r>
        <w:rPr>
          <w:rFonts w:cs="Calibri" w:ascii="Calibri" w:hAnsi="Calibri"/>
          <w:spacing w:val="-2"/>
        </w:rPr>
        <w:t>Ch</w:t>
      </w:r>
      <w:r>
        <w:rPr>
          <w:rFonts w:cs="Calibri" w:ascii="Calibri" w:hAnsi="Calibri"/>
          <w:spacing w:val="-1"/>
        </w:rPr>
        <w:t>eck/replace</w:t>
      </w:r>
      <w:r>
        <w:rPr>
          <w:rFonts w:cs="Calibri" w:ascii="Calibri" w:hAnsi="Calibri"/>
          <w:spacing w:val="-18"/>
        </w:rPr>
        <w:t xml:space="preserve"> </w:t>
      </w:r>
      <w:r>
        <w:rPr>
          <w:rFonts w:cs="Calibri" w:ascii="Calibri" w:hAnsi="Calibri"/>
          <w:spacing w:val="-1"/>
        </w:rPr>
        <w:t>filters.</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regulator.</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Water/Waste</w:t>
      </w:r>
    </w:p>
    <w:p>
      <w:pPr>
        <w:pStyle w:val="BodyText"/>
        <w:ind w:start="0" w:end="0"/>
        <w:rPr>
          <w:rFonts w:ascii="Calibri" w:hAnsi="Calibri" w:cs="Calibri"/>
          <w:spacing w:val="20"/>
          <w:w w:val="101"/>
        </w:rPr>
      </w:pPr>
      <w:r>
        <w:rPr>
          <w:rFonts w:cs="Calibri" w:ascii="Calibri" w:hAnsi="Calibri"/>
          <w:spacing w:val="-2"/>
        </w:rPr>
        <w:t>Replace</w:t>
      </w:r>
      <w:r>
        <w:rPr>
          <w:rFonts w:cs="Calibri" w:ascii="Calibri" w:hAnsi="Calibri"/>
          <w:spacing w:val="2"/>
        </w:rPr>
        <w:t xml:space="preserve"> </w:t>
      </w:r>
      <w:r>
        <w:rPr>
          <w:rFonts w:cs="Calibri" w:ascii="Calibri" w:hAnsi="Calibri"/>
          <w:spacing w:val="-1"/>
        </w:rPr>
        <w:t>water</w:t>
      </w:r>
      <w:r>
        <w:rPr>
          <w:rFonts w:cs="Calibri" w:ascii="Calibri" w:hAnsi="Calibri"/>
          <w:spacing w:val="3"/>
        </w:rPr>
        <w:t xml:space="preserve"> </w:t>
      </w:r>
      <w:r>
        <w:rPr>
          <w:rFonts w:cs="Calibri" w:ascii="Calibri" w:hAnsi="Calibri"/>
        </w:rPr>
        <w:t>pump.</w:t>
      </w:r>
    </w:p>
    <w:p>
      <w:pPr>
        <w:pStyle w:val="BodyText"/>
        <w:ind w:start="0" w:end="0"/>
        <w:rPr/>
      </w:pPr>
      <w:r>
        <w:rPr>
          <w:rFonts w:cs="Calibri" w:ascii="Calibri" w:hAnsi="Calibri"/>
          <w:spacing w:val="-2"/>
        </w:rPr>
        <w:t>Replace</w:t>
      </w:r>
      <w:r>
        <w:rPr>
          <w:rFonts w:cs="Calibri" w:ascii="Calibri" w:hAnsi="Calibri"/>
          <w:spacing w:val="-27"/>
        </w:rPr>
        <w:t xml:space="preserve"> </w:t>
      </w:r>
      <w:r>
        <w:rPr>
          <w:rFonts w:cs="Calibri" w:ascii="Calibri" w:hAnsi="Calibri"/>
        </w:rPr>
        <w:t>tap.</w:t>
      </w:r>
    </w:p>
    <w:p>
      <w:pPr>
        <w:pStyle w:val="BodyText"/>
        <w:ind w:start="0" w:end="0"/>
        <w:rPr/>
      </w:pPr>
      <w:r>
        <w:rPr>
          <w:rFonts w:cs="Calibri" w:ascii="Calibri" w:hAnsi="Calibri"/>
          <w:spacing w:val="-2"/>
        </w:rPr>
        <w:t>Replace</w:t>
      </w:r>
      <w:r>
        <w:rPr>
          <w:rFonts w:cs="Calibri" w:ascii="Calibri" w:hAnsi="Calibri"/>
          <w:spacing w:val="2"/>
        </w:rPr>
        <w:t xml:space="preserve"> </w:t>
      </w:r>
      <w:r>
        <w:rPr>
          <w:rFonts w:cs="Calibri" w:ascii="Calibri" w:hAnsi="Calibri"/>
          <w:spacing w:val="-1"/>
        </w:rPr>
        <w:t>toilet</w:t>
      </w:r>
      <w:r>
        <w:rPr>
          <w:rFonts w:cs="Calibri" w:ascii="Calibri" w:hAnsi="Calibri"/>
          <w:spacing w:val="1"/>
        </w:rPr>
        <w:t xml:space="preserve"> </w:t>
      </w:r>
      <w:r>
        <w:rPr>
          <w:rFonts w:cs="Calibri" w:ascii="Calibri" w:hAnsi="Calibri"/>
        </w:rPr>
        <w:t>pump.</w:t>
      </w:r>
    </w:p>
    <w:p>
      <w:pPr>
        <w:pStyle w:val="BodyText"/>
        <w:ind w:start="0" w:end="0"/>
        <w:rPr>
          <w:rFonts w:ascii="Calibri" w:hAnsi="Calibri" w:cs="Calibri"/>
          <w:spacing w:val="25"/>
          <w:w w:val="99"/>
        </w:rPr>
      </w:pPr>
      <w:r>
        <w:rPr>
          <w:rFonts w:cs="Calibri" w:ascii="Calibri" w:hAnsi="Calibri"/>
          <w:spacing w:val="-1"/>
        </w:rPr>
        <w:t>Inspect</w:t>
      </w:r>
      <w:r>
        <w:rPr>
          <w:rFonts w:cs="Calibri" w:ascii="Calibri" w:hAnsi="Calibri"/>
          <w:spacing w:val="3"/>
        </w:rPr>
        <w:t xml:space="preserve"> </w:t>
      </w:r>
      <w:r>
        <w:rPr>
          <w:rFonts w:cs="Calibri" w:ascii="Calibri" w:hAnsi="Calibri"/>
        </w:rPr>
        <w:t>waste</w:t>
      </w:r>
      <w:r>
        <w:rPr>
          <w:rFonts w:cs="Calibri" w:ascii="Calibri" w:hAnsi="Calibri"/>
          <w:spacing w:val="3"/>
        </w:rPr>
        <w:t xml:space="preserve"> </w:t>
      </w:r>
      <w:r>
        <w:rPr>
          <w:rFonts w:cs="Calibri" w:ascii="Calibri" w:hAnsi="Calibri"/>
        </w:rPr>
        <w:t>bin</w:t>
      </w:r>
      <w:r>
        <w:rPr>
          <w:rFonts w:cs="Calibri" w:ascii="Calibri" w:hAnsi="Calibri"/>
          <w:spacing w:val="3"/>
        </w:rPr>
        <w:t xml:space="preserve"> </w:t>
      </w:r>
      <w:r>
        <w:rPr>
          <w:rFonts w:cs="Calibri" w:ascii="Calibri" w:hAnsi="Calibri"/>
        </w:rPr>
        <w:t>flap</w:t>
      </w:r>
      <w:r>
        <w:rPr>
          <w:rFonts w:cs="Calibri" w:ascii="Calibri" w:hAnsi="Calibri"/>
          <w:spacing w:val="3"/>
        </w:rPr>
        <w:t xml:space="preserve"> </w:t>
      </w:r>
      <w:r>
        <w:rPr>
          <w:rFonts w:cs="Calibri" w:ascii="Calibri" w:hAnsi="Calibri"/>
          <w:spacing w:val="-1"/>
        </w:rPr>
        <w:t>closure.</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Ce</w:t>
      </w:r>
      <w:r>
        <w:rPr>
          <w:rFonts w:cs="Calibri" w:ascii="Calibri" w:hAnsi="Calibri"/>
          <w:b/>
          <w:spacing w:val="-2"/>
          <w:w w:val="95"/>
        </w:rPr>
        <w:t>ntral</w:t>
      </w:r>
      <w:r>
        <w:rPr>
          <w:rFonts w:cs="Calibri" w:ascii="Calibri" w:hAnsi="Calibri"/>
          <w:b/>
          <w:spacing w:val="-11"/>
          <w:w w:val="95"/>
        </w:rPr>
        <w:t xml:space="preserve"> </w:t>
      </w:r>
      <w:r>
        <w:rPr>
          <w:rFonts w:cs="Calibri" w:ascii="Calibri" w:hAnsi="Calibri"/>
          <w:b/>
          <w:spacing w:val="-1"/>
          <w:w w:val="95"/>
        </w:rPr>
        <w:t>Maintenance</w:t>
      </w:r>
      <w:r>
        <w:rPr>
          <w:rFonts w:cs="Calibri" w:ascii="Calibri" w:hAnsi="Calibri"/>
          <w:b/>
          <w:spacing w:val="-11"/>
          <w:w w:val="95"/>
        </w:rPr>
        <w:t xml:space="preserve"> </w:t>
      </w:r>
      <w:r>
        <w:rPr>
          <w:rFonts w:cs="Calibri" w:ascii="Calibri" w:hAnsi="Calibri"/>
          <w:b/>
          <w:w w:val="95"/>
        </w:rPr>
        <w:t>System</w:t>
      </w:r>
    </w:p>
    <w:p>
      <w:pPr>
        <w:pStyle w:val="BodyText"/>
        <w:ind w:start="0" w:end="0"/>
        <w:rPr>
          <w:rFonts w:ascii="Calibri" w:hAnsi="Calibri" w:cs="Calibri"/>
          <w:w w:val="102"/>
        </w:rPr>
      </w:pPr>
      <w:r>
        <w:rPr>
          <w:rFonts w:cs="Calibri" w:ascii="Calibri" w:hAnsi="Calibri"/>
        </w:rPr>
        <w:t>Retrieve</w:t>
      </w:r>
      <w:r>
        <w:rPr>
          <w:rFonts w:cs="Calibri" w:ascii="Calibri" w:hAnsi="Calibri"/>
          <w:spacing w:val="2"/>
        </w:rPr>
        <w:t xml:space="preserve"> </w:t>
      </w:r>
      <w:r>
        <w:rPr>
          <w:rFonts w:cs="Calibri" w:ascii="Calibri" w:hAnsi="Calibri"/>
        </w:rPr>
        <w:t>data</w:t>
      </w:r>
      <w:r>
        <w:rPr>
          <w:rFonts w:cs="Calibri" w:ascii="Calibri" w:hAnsi="Calibri"/>
          <w:spacing w:val="3"/>
        </w:rPr>
        <w:t xml:space="preserve"> </w:t>
      </w:r>
      <w:r>
        <w:rPr>
          <w:rFonts w:cs="Calibri" w:ascii="Calibri" w:hAnsi="Calibri"/>
        </w:rPr>
        <w:t>from</w:t>
      </w:r>
      <w:r>
        <w:rPr>
          <w:rFonts w:cs="Calibri" w:ascii="Calibri" w:hAnsi="Calibri"/>
          <w:spacing w:val="2"/>
        </w:rPr>
        <w:t xml:space="preserve"> </w:t>
      </w:r>
      <w:r>
        <w:rPr>
          <w:rFonts w:cs="Calibri" w:ascii="Calibri" w:hAnsi="Calibri"/>
        </w:rPr>
        <w:t>CMU.</w:t>
      </w:r>
    </w:p>
    <w:p>
      <w:pPr>
        <w:pStyle w:val="BodyText"/>
        <w:ind w:start="0" w:end="0"/>
        <w:rPr/>
      </w:pPr>
      <w:r>
        <w:rPr>
          <w:rFonts w:cs="Calibri" w:ascii="Calibri" w:hAnsi="Calibri"/>
          <w:spacing w:val="-2"/>
        </w:rPr>
        <w:t>Replace</w:t>
      </w:r>
      <w:r>
        <w:rPr>
          <w:rFonts w:cs="Calibri" w:ascii="Calibri" w:hAnsi="Calibri"/>
          <w:spacing w:val="-12"/>
        </w:rPr>
        <w:t xml:space="preserve"> </w:t>
      </w:r>
      <w:r>
        <w:rPr>
          <w:rFonts w:cs="Calibri" w:ascii="Calibri" w:hAnsi="Calibri"/>
        </w:rPr>
        <w:t>CMU.</w:t>
      </w:r>
    </w:p>
    <w:p>
      <w:pPr>
        <w:pStyle w:val="BodyText"/>
        <w:ind w:start="0" w:end="0"/>
        <w:rPr>
          <w:rFonts w:ascii="Calibri" w:hAnsi="Calibri" w:cs="Calibri"/>
          <w:w w:val="99"/>
        </w:rPr>
      </w:pPr>
      <w:r>
        <w:rPr>
          <w:rFonts w:cs="Calibri" w:ascii="Calibri" w:hAnsi="Calibri"/>
        </w:rPr>
        <w:t>Perform</w:t>
      </w:r>
      <w:r>
        <w:rPr>
          <w:rFonts w:cs="Calibri" w:ascii="Calibri" w:hAnsi="Calibri"/>
          <w:spacing w:val="-16"/>
        </w:rPr>
        <w:t xml:space="preserve"> </w:t>
      </w:r>
      <w:r>
        <w:rPr>
          <w:rFonts w:cs="Calibri" w:ascii="Calibri" w:hAnsi="Calibri"/>
        </w:rPr>
        <w:t>BITE</w:t>
      </w:r>
      <w:r>
        <w:rPr>
          <w:rFonts w:cs="Calibri" w:ascii="Calibri" w:hAnsi="Calibri"/>
          <w:spacing w:val="-14"/>
        </w:rPr>
        <w:t xml:space="preserve"> </w:t>
      </w:r>
      <w:r>
        <w:rPr>
          <w:rFonts w:cs="Calibri" w:ascii="Calibri" w:hAnsi="Calibri"/>
        </w:rPr>
        <w:t>check.</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Ai</w:t>
      </w:r>
      <w:r>
        <w:rPr>
          <w:rFonts w:cs="Calibri" w:ascii="Calibri" w:hAnsi="Calibri"/>
          <w:b/>
          <w:spacing w:val="-2"/>
          <w:w w:val="95"/>
        </w:rPr>
        <w:t>rbor</w:t>
      </w:r>
      <w:r>
        <w:rPr>
          <w:rFonts w:cs="Calibri" w:ascii="Calibri" w:hAnsi="Calibri"/>
          <w:b/>
          <w:spacing w:val="-1"/>
          <w:w w:val="95"/>
        </w:rPr>
        <w:t>ne</w:t>
      </w:r>
      <w:r>
        <w:rPr>
          <w:rFonts w:cs="Calibri" w:ascii="Calibri" w:hAnsi="Calibri"/>
          <w:b/>
          <w:spacing w:val="-35"/>
          <w:w w:val="95"/>
        </w:rPr>
        <w:t xml:space="preserve"> </w:t>
      </w:r>
      <w:r>
        <w:rPr>
          <w:rFonts w:cs="Calibri" w:ascii="Calibri" w:hAnsi="Calibri"/>
          <w:b/>
          <w:spacing w:val="-1"/>
          <w:w w:val="95"/>
        </w:rPr>
        <w:t>Au</w:t>
      </w:r>
      <w:r>
        <w:rPr>
          <w:rFonts w:cs="Calibri" w:ascii="Calibri" w:hAnsi="Calibri"/>
          <w:b/>
          <w:spacing w:val="-2"/>
          <w:w w:val="95"/>
        </w:rPr>
        <w:t>xiliary</w:t>
      </w:r>
      <w:r>
        <w:rPr>
          <w:rFonts w:cs="Calibri" w:ascii="Calibri" w:hAnsi="Calibri"/>
          <w:b/>
          <w:spacing w:val="-35"/>
          <w:w w:val="95"/>
        </w:rPr>
        <w:t xml:space="preserve"> </w:t>
      </w:r>
      <w:r>
        <w:rPr>
          <w:rFonts w:cs="Calibri" w:ascii="Calibri" w:hAnsi="Calibri"/>
          <w:b/>
          <w:spacing w:val="-1"/>
          <w:w w:val="95"/>
        </w:rPr>
        <w:t>power</w:t>
      </w:r>
    </w:p>
    <w:p>
      <w:pPr>
        <w:pStyle w:val="BodyText"/>
        <w:ind w:start="0" w:end="0"/>
        <w:rPr>
          <w:rFonts w:ascii="Calibri" w:hAnsi="Calibri" w:cs="Calibri"/>
        </w:rPr>
      </w:pPr>
      <w:r>
        <w:rPr>
          <w:rFonts w:cs="Calibri" w:ascii="Calibri" w:hAnsi="Calibri"/>
        </w:rPr>
        <w:t>Install</w:t>
      </w:r>
      <w:r>
        <w:rPr>
          <w:rFonts w:cs="Calibri" w:ascii="Calibri" w:hAnsi="Calibri"/>
          <w:spacing w:val="-21"/>
        </w:rPr>
        <w:t xml:space="preserve"> </w:t>
      </w:r>
      <w:r>
        <w:rPr>
          <w:rFonts w:cs="Calibri" w:ascii="Calibri" w:hAnsi="Calibri"/>
          <w:spacing w:val="-2"/>
        </w:rPr>
        <w:t>AP</w:t>
      </w:r>
      <w:r>
        <w:rPr>
          <w:rFonts w:cs="Calibri" w:ascii="Calibri" w:hAnsi="Calibri"/>
          <w:spacing w:val="-1"/>
        </w:rPr>
        <w:t>U.</w:t>
      </w:r>
    </w:p>
    <w:p>
      <w:pPr>
        <w:pStyle w:val="BodyText"/>
        <w:ind w:start="0" w:end="0"/>
        <w:rPr>
          <w:rFonts w:ascii="Calibri" w:hAnsi="Calibri" w:cs="Calibri"/>
          <w:spacing w:val="31"/>
          <w:w w:val="99"/>
        </w:rPr>
      </w:pPr>
      <w:r>
        <w:rPr>
          <w:rFonts w:cs="Calibri" w:ascii="Calibri" w:hAnsi="Calibri"/>
          <w:spacing w:val="-1"/>
        </w:rPr>
        <w:t>Inspect</w:t>
      </w:r>
      <w:r>
        <w:rPr>
          <w:rFonts w:cs="Calibri" w:ascii="Calibri" w:hAnsi="Calibri"/>
          <w:spacing w:val="10"/>
        </w:rPr>
        <w:t xml:space="preserve"> </w:t>
      </w:r>
      <w:r>
        <w:rPr>
          <w:rFonts w:cs="Calibri" w:ascii="Calibri" w:hAnsi="Calibri"/>
          <w:spacing w:val="-1"/>
        </w:rPr>
        <w:t>hot</w:t>
      </w:r>
      <w:r>
        <w:rPr>
          <w:rFonts w:cs="Calibri" w:ascii="Calibri" w:hAnsi="Calibri"/>
          <w:spacing w:val="10"/>
        </w:rPr>
        <w:t xml:space="preserve"> </w:t>
      </w:r>
      <w:r>
        <w:rPr>
          <w:rFonts w:cs="Calibri" w:ascii="Calibri" w:hAnsi="Calibri"/>
          <w:spacing w:val="-1"/>
        </w:rPr>
        <w:t>section.</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Normal"/>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Structures</w:t>
      </w:r>
    </w:p>
    <w:p>
      <w:pPr>
        <w:pStyle w:val="BodyText"/>
        <w:ind w:start="0" w:end="0"/>
        <w:rPr>
          <w:rFonts w:ascii="Calibri" w:hAnsi="Calibri" w:cs="Calibri"/>
          <w:spacing w:val="27"/>
          <w:w w:val="96"/>
        </w:rPr>
      </w:pPr>
      <w:r>
        <w:rPr>
          <w:rFonts w:cs="Calibri" w:ascii="Calibri" w:hAnsi="Calibri"/>
          <w:spacing w:val="-2"/>
        </w:rPr>
        <w:t>Sh</w:t>
      </w:r>
      <w:r>
        <w:rPr>
          <w:rFonts w:cs="Calibri" w:ascii="Calibri" w:hAnsi="Calibri"/>
          <w:spacing w:val="-1"/>
        </w:rPr>
        <w:t>eet</w:t>
      </w:r>
      <w:r>
        <w:rPr>
          <w:rFonts w:cs="Calibri" w:ascii="Calibri" w:hAnsi="Calibri"/>
          <w:spacing w:val="-4"/>
        </w:rPr>
        <w:t xml:space="preserve"> </w:t>
      </w:r>
      <w:r>
        <w:rPr>
          <w:rFonts w:cs="Calibri" w:ascii="Calibri" w:hAnsi="Calibri"/>
          <w:spacing w:val="-1"/>
        </w:rPr>
        <w:t>met</w:t>
      </w:r>
      <w:r>
        <w:rPr>
          <w:rFonts w:cs="Calibri" w:ascii="Calibri" w:hAnsi="Calibri"/>
          <w:spacing w:val="-2"/>
        </w:rPr>
        <w:t>a</w:t>
      </w:r>
      <w:r>
        <w:rPr>
          <w:rFonts w:cs="Calibri" w:ascii="Calibri" w:hAnsi="Calibri"/>
          <w:spacing w:val="-1"/>
        </w:rPr>
        <w:t>l</w:t>
      </w:r>
      <w:r>
        <w:rPr>
          <w:rFonts w:cs="Calibri" w:ascii="Calibri" w:hAnsi="Calibri"/>
          <w:spacing w:val="-4"/>
        </w:rPr>
        <w:t xml:space="preserve"> </w:t>
      </w:r>
      <w:r>
        <w:rPr>
          <w:rFonts w:cs="Calibri" w:ascii="Calibri" w:hAnsi="Calibri"/>
          <w:spacing w:val="-1"/>
        </w:rPr>
        <w:t>re</w:t>
      </w:r>
      <w:r>
        <w:rPr>
          <w:rFonts w:cs="Calibri" w:ascii="Calibri" w:hAnsi="Calibri"/>
          <w:spacing w:val="-2"/>
        </w:rPr>
        <w:t>pair.</w:t>
      </w:r>
    </w:p>
    <w:p>
      <w:pPr>
        <w:pStyle w:val="BodyText"/>
        <w:ind w:start="0" w:end="0"/>
        <w:rPr>
          <w:rFonts w:ascii="Calibri" w:hAnsi="Calibri" w:cs="Calibri"/>
          <w:spacing w:val="28"/>
          <w:w w:val="99"/>
        </w:rPr>
      </w:pPr>
      <w:r>
        <w:rPr>
          <w:rFonts w:cs="Calibri" w:ascii="Calibri" w:hAnsi="Calibri"/>
        </w:rPr>
        <w:t>Fibre</w:t>
      </w:r>
      <w:r>
        <w:rPr>
          <w:rFonts w:cs="Calibri" w:ascii="Calibri" w:hAnsi="Calibri"/>
          <w:spacing w:val="-21"/>
        </w:rPr>
        <w:t xml:space="preserve"> </w:t>
      </w:r>
      <w:r>
        <w:rPr>
          <w:rFonts w:cs="Calibri" w:ascii="Calibri" w:hAnsi="Calibri"/>
          <w:spacing w:val="-1"/>
        </w:rPr>
        <w:t>gl</w:t>
      </w:r>
      <w:r>
        <w:rPr>
          <w:rFonts w:cs="Calibri" w:ascii="Calibri" w:hAnsi="Calibri"/>
          <w:spacing w:val="-2"/>
        </w:rPr>
        <w:t>ass</w:t>
      </w:r>
      <w:r>
        <w:rPr>
          <w:rFonts w:cs="Calibri" w:ascii="Calibri" w:hAnsi="Calibri"/>
          <w:spacing w:val="-20"/>
        </w:rPr>
        <w:t xml:space="preserve"> </w:t>
      </w:r>
      <w:r>
        <w:rPr>
          <w:rFonts w:cs="Calibri" w:ascii="Calibri" w:hAnsi="Calibri"/>
          <w:spacing w:val="-1"/>
        </w:rPr>
        <w:t>re</w:t>
      </w:r>
      <w:r>
        <w:rPr>
          <w:rFonts w:cs="Calibri" w:ascii="Calibri" w:hAnsi="Calibri"/>
          <w:spacing w:val="-2"/>
        </w:rPr>
        <w:t>pair</w:t>
      </w:r>
      <w:r>
        <w:rPr>
          <w:rFonts w:cs="Calibri" w:ascii="Calibri" w:hAnsi="Calibri"/>
          <w:spacing w:val="-1"/>
        </w:rPr>
        <w:t>.</w:t>
      </w:r>
    </w:p>
    <w:p>
      <w:pPr>
        <w:pStyle w:val="BodyText"/>
        <w:ind w:start="0" w:end="0"/>
        <w:rPr>
          <w:rFonts w:ascii="Calibri" w:hAnsi="Calibri" w:cs="Calibri"/>
        </w:rPr>
      </w:pPr>
      <w:r>
        <w:rPr>
          <w:rFonts w:cs="Calibri" w:ascii="Calibri" w:hAnsi="Calibri"/>
          <w:spacing w:val="-1"/>
        </w:rPr>
        <w:t>Wooden</w:t>
      </w:r>
      <w:r>
        <w:rPr>
          <w:rFonts w:cs="Calibri" w:ascii="Calibri" w:hAnsi="Calibri"/>
          <w:spacing w:val="-13"/>
        </w:rPr>
        <w:t xml:space="preserve"> </w:t>
      </w:r>
      <w:r>
        <w:rPr>
          <w:rFonts w:cs="Calibri" w:ascii="Calibri" w:hAnsi="Calibri"/>
          <w:spacing w:val="-1"/>
        </w:rPr>
        <w:t>rep</w:t>
      </w:r>
      <w:r>
        <w:rPr>
          <w:rFonts w:cs="Calibri" w:ascii="Calibri" w:hAnsi="Calibri"/>
          <w:spacing w:val="-2"/>
        </w:rPr>
        <w:t>a</w:t>
      </w:r>
      <w:r>
        <w:rPr>
          <w:rFonts w:cs="Calibri" w:ascii="Calibri" w:hAnsi="Calibri"/>
          <w:spacing w:val="-1"/>
        </w:rPr>
        <w:t>ir.</w:t>
      </w:r>
    </w:p>
    <w:p>
      <w:pPr>
        <w:pStyle w:val="BodyText"/>
        <w:ind w:start="0" w:end="0"/>
        <w:rPr>
          <w:rFonts w:ascii="Calibri" w:hAnsi="Calibri" w:cs="Calibri"/>
        </w:rPr>
      </w:pPr>
      <w:r>
        <w:rPr>
          <w:rFonts w:cs="Calibri" w:ascii="Calibri" w:hAnsi="Calibri"/>
          <w:w w:val="95"/>
        </w:rPr>
        <w:t>Fabric</w:t>
      </w:r>
      <w:r>
        <w:rPr>
          <w:rFonts w:cs="Calibri" w:ascii="Calibri" w:hAnsi="Calibri"/>
          <w:spacing w:val="15"/>
          <w:w w:val="95"/>
        </w:rPr>
        <w:t xml:space="preserve"> </w:t>
      </w:r>
      <w:r>
        <w:rPr>
          <w:rFonts w:cs="Calibri" w:ascii="Calibri" w:hAnsi="Calibri"/>
          <w:w w:val="95"/>
        </w:rPr>
        <w:t>repair.</w:t>
      </w:r>
    </w:p>
    <w:p>
      <w:pPr>
        <w:pStyle w:val="BodyText"/>
        <w:ind w:start="0" w:end="0"/>
        <w:rPr>
          <w:rFonts w:ascii="Calibri" w:hAnsi="Calibri" w:cs="Calibri"/>
          <w:w w:val="99"/>
        </w:rPr>
      </w:pPr>
      <w:r>
        <w:rPr>
          <w:rFonts w:cs="Calibri" w:ascii="Calibri" w:hAnsi="Calibri"/>
        </w:rPr>
        <w:t>Recover</w:t>
      </w:r>
      <w:r>
        <w:rPr>
          <w:rFonts w:cs="Calibri" w:ascii="Calibri" w:hAnsi="Calibri"/>
          <w:spacing w:val="-8"/>
        </w:rPr>
        <w:t xml:space="preserve"> </w:t>
      </w:r>
      <w:r>
        <w:rPr>
          <w:rFonts w:cs="Calibri" w:ascii="Calibri" w:hAnsi="Calibri"/>
        </w:rPr>
        <w:t>fabric</w:t>
      </w:r>
      <w:r>
        <w:rPr>
          <w:rFonts w:cs="Calibri" w:ascii="Calibri" w:hAnsi="Calibri"/>
          <w:spacing w:val="-8"/>
        </w:rPr>
        <w:t xml:space="preserve"> </w:t>
      </w:r>
      <w:r>
        <w:rPr>
          <w:rFonts w:cs="Calibri" w:ascii="Calibri" w:hAnsi="Calibri"/>
        </w:rPr>
        <w:t>control</w:t>
      </w:r>
      <w:r>
        <w:rPr>
          <w:rFonts w:cs="Calibri" w:ascii="Calibri" w:hAnsi="Calibri"/>
          <w:spacing w:val="-7"/>
        </w:rPr>
        <w:t xml:space="preserve"> </w:t>
      </w:r>
      <w:r>
        <w:rPr>
          <w:rFonts w:cs="Calibri" w:ascii="Calibri" w:hAnsi="Calibri"/>
        </w:rPr>
        <w:t>surface.</w:t>
      </w:r>
    </w:p>
    <w:p>
      <w:pPr>
        <w:pStyle w:val="BodyText"/>
        <w:ind w:start="0" w:end="0"/>
        <w:rPr/>
      </w:pPr>
      <w:r>
        <w:rPr>
          <w:rFonts w:cs="Calibri" w:ascii="Calibri" w:hAnsi="Calibri"/>
          <w:spacing w:val="-2"/>
        </w:rPr>
        <w:t>Tr</w:t>
      </w:r>
      <w:r>
        <w:rPr>
          <w:rFonts w:cs="Calibri" w:ascii="Calibri" w:hAnsi="Calibri"/>
          <w:spacing w:val="-1"/>
        </w:rPr>
        <w:t>eat</w:t>
      </w:r>
      <w:r>
        <w:rPr>
          <w:rFonts w:cs="Calibri" w:ascii="Calibri" w:hAnsi="Calibri"/>
          <w:spacing w:val="-24"/>
        </w:rPr>
        <w:t xml:space="preserve"> </w:t>
      </w:r>
      <w:r>
        <w:rPr>
          <w:rFonts w:cs="Calibri" w:ascii="Calibri" w:hAnsi="Calibri"/>
        </w:rPr>
        <w:t>corrosion.</w:t>
      </w:r>
    </w:p>
    <w:p>
      <w:pPr>
        <w:pStyle w:val="BodyText"/>
        <w:ind w:start="0" w:end="0"/>
        <w:rPr/>
      </w:pPr>
      <w:r>
        <w:rPr>
          <w:rFonts w:cs="Calibri" w:ascii="Calibri" w:hAnsi="Calibri"/>
          <w:spacing w:val="-1"/>
        </w:rPr>
        <w:t>Apply</w:t>
      </w:r>
      <w:r>
        <w:rPr>
          <w:rFonts w:cs="Calibri" w:ascii="Calibri" w:hAnsi="Calibri"/>
          <w:spacing w:val="20"/>
        </w:rPr>
        <w:t xml:space="preserve"> </w:t>
      </w:r>
      <w:r>
        <w:rPr>
          <w:rFonts w:cs="Calibri" w:ascii="Calibri" w:hAnsi="Calibri"/>
          <w:spacing w:val="-1"/>
        </w:rPr>
        <w:t>protective</w:t>
      </w:r>
      <w:r>
        <w:rPr>
          <w:rFonts w:cs="Calibri" w:ascii="Calibri" w:hAnsi="Calibri"/>
          <w:spacing w:val="19"/>
        </w:rPr>
        <w:t xml:space="preserve"> </w:t>
      </w:r>
      <w:r>
        <w:rPr>
          <w:rFonts w:cs="Calibri" w:ascii="Calibri" w:hAnsi="Calibri"/>
          <w:spacing w:val="-1"/>
        </w:rPr>
        <w:t>treatment.</w:t>
      </w:r>
    </w:p>
    <w:p>
      <w:pPr>
        <w:pStyle w:val="BodyText"/>
        <w:ind w:start="0" w:end="0"/>
        <w:rPr>
          <w:rFonts w:ascii="Calibri" w:hAnsi="Calibri" w:cs="Calibri"/>
          <w:spacing w:val="-1"/>
        </w:rPr>
      </w:pPr>
      <w:r>
        <w:rPr>
          <w:rFonts w:cs="Calibri" w:ascii="Calibri" w:hAnsi="Calibri"/>
          <w:spacing w:val="-1"/>
        </w:rPr>
      </w:r>
    </w:p>
    <w:p>
      <w:pPr>
        <w:pStyle w:val="BodyText"/>
        <w:ind w:start="0" w:end="0"/>
        <w:rPr>
          <w:rFonts w:ascii="Calibri" w:hAnsi="Calibri" w:eastAsia="Lucida Sans" w:cs="Lucida Sans"/>
        </w:rPr>
      </w:pPr>
      <w:r>
        <w:rPr>
          <w:rFonts w:cs="Calibri" w:ascii="Calibri" w:hAnsi="Calibri"/>
          <w:b/>
          <w:w w:val="90"/>
        </w:rPr>
        <w:t>Doors</w:t>
      </w:r>
    </w:p>
    <w:p>
      <w:pPr>
        <w:pStyle w:val="BodyText"/>
        <w:ind w:start="0" w:end="0"/>
        <w:rPr>
          <w:rFonts w:ascii="Calibri" w:hAnsi="Calibri" w:cs="Calibri"/>
          <w:spacing w:val="35"/>
          <w:w w:val="108"/>
        </w:rPr>
      </w:pPr>
      <w:r>
        <w:rPr>
          <w:rFonts w:cs="Calibri" w:ascii="Calibri" w:hAnsi="Calibri"/>
          <w:spacing w:val="-1"/>
        </w:rPr>
        <w:t>Inspect</w:t>
      </w:r>
      <w:r>
        <w:rPr>
          <w:rFonts w:cs="Calibri" w:ascii="Calibri" w:hAnsi="Calibri"/>
          <w:spacing w:val="10"/>
        </w:rPr>
        <w:t xml:space="preserve"> </w:t>
      </w:r>
      <w:r>
        <w:rPr>
          <w:rFonts w:cs="Calibri" w:ascii="Calibri" w:hAnsi="Calibri"/>
          <w:spacing w:val="-2"/>
        </w:rPr>
        <w:t>passe</w:t>
      </w:r>
      <w:r>
        <w:rPr>
          <w:rFonts w:cs="Calibri" w:ascii="Calibri" w:hAnsi="Calibri"/>
          <w:spacing w:val="-1"/>
        </w:rPr>
        <w:t>nger</w:t>
      </w:r>
      <w:r>
        <w:rPr>
          <w:rFonts w:cs="Calibri" w:ascii="Calibri" w:hAnsi="Calibri"/>
          <w:spacing w:val="11"/>
        </w:rPr>
        <w:t xml:space="preserve"> </w:t>
      </w:r>
      <w:r>
        <w:rPr>
          <w:rFonts w:cs="Calibri" w:ascii="Calibri" w:hAnsi="Calibri"/>
          <w:spacing w:val="-1"/>
        </w:rPr>
        <w:t>door</w:t>
      </w:r>
      <w:r>
        <w:rPr>
          <w:rFonts w:cs="Calibri" w:ascii="Calibri" w:hAnsi="Calibri"/>
          <w:spacing w:val="11"/>
        </w:rPr>
        <w:t xml:space="preserve"> </w:t>
      </w:r>
      <w:r>
        <w:rPr>
          <w:rFonts w:cs="Calibri" w:ascii="Calibri" w:hAnsi="Calibri"/>
        </w:rPr>
        <w:t>i.a.w.</w:t>
      </w:r>
      <w:r>
        <w:rPr>
          <w:rFonts w:cs="Calibri" w:ascii="Calibri" w:hAnsi="Calibri"/>
          <w:spacing w:val="9"/>
        </w:rPr>
        <w:t xml:space="preserve"> </w:t>
      </w:r>
      <w:r>
        <w:rPr>
          <w:rFonts w:cs="Calibri" w:ascii="Calibri" w:hAnsi="Calibri"/>
        </w:rPr>
        <w:t>AMM.</w:t>
      </w:r>
    </w:p>
    <w:p>
      <w:pPr>
        <w:pStyle w:val="BodyText"/>
        <w:ind w:start="0" w:end="0"/>
        <w:rPr>
          <w:rFonts w:ascii="Calibri" w:hAnsi="Calibri" w:cs="Calibri"/>
        </w:rPr>
      </w:pPr>
      <w:r>
        <w:rPr>
          <w:rFonts w:cs="Calibri" w:ascii="Calibri" w:hAnsi="Calibri"/>
          <w:spacing w:val="-2"/>
        </w:rPr>
        <w:t>Rig/adj</w:t>
      </w:r>
      <w:r>
        <w:rPr>
          <w:rFonts w:cs="Calibri" w:ascii="Calibri" w:hAnsi="Calibri"/>
          <w:spacing w:val="-1"/>
        </w:rPr>
        <w:t>ust</w:t>
      </w:r>
      <w:r>
        <w:rPr>
          <w:rFonts w:cs="Calibri" w:ascii="Calibri" w:hAnsi="Calibri"/>
          <w:spacing w:val="-8"/>
        </w:rPr>
        <w:t xml:space="preserve"> </w:t>
      </w:r>
      <w:r>
        <w:rPr>
          <w:rFonts w:cs="Calibri" w:ascii="Calibri" w:hAnsi="Calibri"/>
          <w:spacing w:val="-1"/>
        </w:rPr>
        <w:t>locking</w:t>
      </w:r>
      <w:r>
        <w:rPr>
          <w:rFonts w:cs="Calibri" w:ascii="Calibri" w:hAnsi="Calibri"/>
          <w:spacing w:val="-9"/>
        </w:rPr>
        <w:t xml:space="preserve"> </w:t>
      </w:r>
      <w:r>
        <w:rPr>
          <w:rFonts w:cs="Calibri" w:ascii="Calibri" w:hAnsi="Calibri"/>
          <w:spacing w:val="-1"/>
        </w:rPr>
        <w:t>mec</w:t>
      </w:r>
      <w:r>
        <w:rPr>
          <w:rFonts w:cs="Calibri" w:ascii="Calibri" w:hAnsi="Calibri"/>
          <w:spacing w:val="-2"/>
        </w:rPr>
        <w:t>hani</w:t>
      </w:r>
      <w:r>
        <w:rPr>
          <w:rFonts w:cs="Calibri" w:ascii="Calibri" w:hAnsi="Calibri"/>
          <w:spacing w:val="-1"/>
        </w:rPr>
        <w:t>sm.</w:t>
      </w:r>
    </w:p>
    <w:p>
      <w:pPr>
        <w:pStyle w:val="BodyText"/>
        <w:ind w:start="0" w:end="0"/>
        <w:rPr>
          <w:rFonts w:ascii="Calibri" w:hAnsi="Calibri" w:cs="Calibri"/>
        </w:rPr>
      </w:pPr>
      <w:r>
        <w:rPr>
          <w:rFonts w:cs="Calibri" w:ascii="Calibri" w:hAnsi="Calibri"/>
          <w:spacing w:val="-1"/>
        </w:rPr>
        <w:t>Adjust</w:t>
      </w:r>
      <w:r>
        <w:rPr>
          <w:rFonts w:cs="Calibri" w:ascii="Calibri" w:hAnsi="Calibri"/>
          <w:spacing w:val="3"/>
        </w:rPr>
        <w:t xml:space="preserve"> </w:t>
      </w:r>
      <w:r>
        <w:rPr>
          <w:rFonts w:cs="Calibri" w:ascii="Calibri" w:hAnsi="Calibri"/>
          <w:spacing w:val="-2"/>
        </w:rPr>
        <w:t>a</w:t>
      </w:r>
      <w:r>
        <w:rPr>
          <w:rFonts w:cs="Calibri" w:ascii="Calibri" w:hAnsi="Calibri"/>
          <w:spacing w:val="-1"/>
        </w:rPr>
        <w:t>ir</w:t>
      </w:r>
      <w:r>
        <w:rPr>
          <w:rFonts w:cs="Calibri" w:ascii="Calibri" w:hAnsi="Calibri"/>
          <w:spacing w:val="3"/>
        </w:rPr>
        <w:t xml:space="preserve"> </w:t>
      </w:r>
      <w:r>
        <w:rPr>
          <w:rFonts w:cs="Calibri" w:ascii="Calibri" w:hAnsi="Calibri"/>
          <w:spacing w:val="-1"/>
        </w:rPr>
        <w:t>st</w:t>
      </w:r>
      <w:r>
        <w:rPr>
          <w:rFonts w:cs="Calibri" w:ascii="Calibri" w:hAnsi="Calibri"/>
          <w:spacing w:val="-2"/>
        </w:rPr>
        <w:t>ai</w:t>
      </w:r>
      <w:r>
        <w:rPr>
          <w:rFonts w:cs="Calibri" w:ascii="Calibri" w:hAnsi="Calibri"/>
          <w:spacing w:val="-1"/>
        </w:rPr>
        <w:t>r</w:t>
      </w:r>
      <w:r>
        <w:rPr>
          <w:rFonts w:cs="Calibri" w:ascii="Calibri" w:hAnsi="Calibri"/>
          <w:spacing w:val="3"/>
        </w:rPr>
        <w:t xml:space="preserve"> </w:t>
      </w:r>
      <w:r>
        <w:rPr>
          <w:rFonts w:cs="Calibri" w:ascii="Calibri" w:hAnsi="Calibri"/>
          <w:spacing w:val="-1"/>
        </w:rPr>
        <w:t>system.</w:t>
      </w:r>
    </w:p>
    <w:p>
      <w:pPr>
        <w:pStyle w:val="BodyText"/>
        <w:ind w:start="0" w:end="0"/>
        <w:rPr>
          <w:rFonts w:ascii="Calibri" w:hAnsi="Calibri" w:cs="Calibri"/>
          <w:spacing w:val="27"/>
          <w:w w:val="102"/>
        </w:rPr>
      </w:pPr>
      <w:r>
        <w:rPr>
          <w:rFonts w:cs="Calibri" w:ascii="Calibri" w:hAnsi="Calibri"/>
          <w:spacing w:val="-2"/>
        </w:rPr>
        <w:t>Che</w:t>
      </w:r>
      <w:r>
        <w:rPr>
          <w:rFonts w:cs="Calibri" w:ascii="Calibri" w:hAnsi="Calibri"/>
          <w:spacing w:val="-1"/>
        </w:rPr>
        <w:t>ck</w:t>
      </w:r>
      <w:r>
        <w:rPr>
          <w:rFonts w:cs="Calibri" w:ascii="Calibri" w:hAnsi="Calibri"/>
          <w:spacing w:val="-3"/>
        </w:rPr>
        <w:t xml:space="preserve"> </w:t>
      </w:r>
      <w:r>
        <w:rPr>
          <w:rFonts w:cs="Calibri" w:ascii="Calibri" w:hAnsi="Calibri"/>
        </w:rPr>
        <w:t>operation</w:t>
      </w:r>
      <w:r>
        <w:rPr>
          <w:rFonts w:cs="Calibri" w:ascii="Calibri" w:hAnsi="Calibri"/>
          <w:spacing w:val="-1"/>
        </w:rPr>
        <w:t xml:space="preserve"> of</w:t>
      </w:r>
      <w:r>
        <w:rPr>
          <w:rFonts w:cs="Calibri" w:ascii="Calibri" w:hAnsi="Calibri"/>
        </w:rPr>
        <w:t xml:space="preserve"> </w:t>
      </w:r>
      <w:r>
        <w:rPr>
          <w:rFonts w:cs="Calibri" w:ascii="Calibri" w:hAnsi="Calibri"/>
          <w:spacing w:val="-1"/>
        </w:rPr>
        <w:t xml:space="preserve">emergency </w:t>
      </w:r>
      <w:r>
        <w:rPr>
          <w:rFonts w:cs="Calibri" w:ascii="Calibri" w:hAnsi="Calibri"/>
        </w:rPr>
        <w:t>exits.</w:t>
      </w:r>
    </w:p>
    <w:p>
      <w:pPr>
        <w:pStyle w:val="BodyText"/>
        <w:ind w:start="0" w:end="0"/>
        <w:rPr>
          <w:rFonts w:ascii="Calibri" w:hAnsi="Calibri" w:cs="Calibri"/>
        </w:rPr>
      </w:pPr>
      <w:r>
        <w:rPr>
          <w:rFonts w:cs="Calibri" w:ascii="Calibri" w:hAnsi="Calibri"/>
          <w:spacing w:val="-2"/>
        </w:rPr>
        <w:t>Te</w:t>
      </w:r>
      <w:r>
        <w:rPr>
          <w:rFonts w:cs="Calibri" w:ascii="Calibri" w:hAnsi="Calibri"/>
          <w:spacing w:val="-1"/>
        </w:rPr>
        <w:t>st</w:t>
      </w:r>
      <w:r>
        <w:rPr>
          <w:rFonts w:cs="Calibri" w:ascii="Calibri" w:hAnsi="Calibri"/>
          <w:spacing w:val="6"/>
        </w:rPr>
        <w:t xml:space="preserve"> </w:t>
      </w:r>
      <w:r>
        <w:rPr>
          <w:rFonts w:cs="Calibri" w:ascii="Calibri" w:hAnsi="Calibri"/>
          <w:spacing w:val="-1"/>
        </w:rPr>
        <w:t>door</w:t>
      </w:r>
      <w:r>
        <w:rPr>
          <w:rFonts w:cs="Calibri" w:ascii="Calibri" w:hAnsi="Calibri"/>
          <w:spacing w:val="7"/>
        </w:rPr>
        <w:t xml:space="preserve"> </w:t>
      </w:r>
      <w:r>
        <w:rPr>
          <w:rFonts w:cs="Calibri" w:ascii="Calibri" w:hAnsi="Calibri"/>
          <w:spacing w:val="-1"/>
        </w:rPr>
        <w:t>warning</w:t>
      </w:r>
      <w:r>
        <w:rPr>
          <w:rFonts w:cs="Calibri" w:ascii="Calibri" w:hAnsi="Calibri"/>
          <w:spacing w:val="7"/>
        </w:rPr>
        <w:t xml:space="preserve"> </w:t>
      </w:r>
      <w:r>
        <w:rPr>
          <w:rFonts w:cs="Calibri" w:ascii="Calibri" w:hAnsi="Calibri"/>
          <w:spacing w:val="-1"/>
        </w:rPr>
        <w:t>system.</w:t>
      </w:r>
    </w:p>
    <w:p>
      <w:pPr>
        <w:pStyle w:val="BodyText"/>
        <w:ind w:start="0" w:end="0"/>
        <w:rPr>
          <w:rFonts w:ascii="Calibri" w:hAnsi="Calibri" w:cs="Calibri"/>
          <w:spacing w:val="33"/>
          <w:w w:val="108"/>
        </w:rPr>
      </w:pPr>
      <w:r>
        <w:rPr>
          <w:rFonts w:cs="Calibri" w:ascii="Calibri" w:hAnsi="Calibri"/>
          <w:spacing w:val="-1"/>
        </w:rPr>
        <w:t>Remove</w:t>
      </w:r>
      <w:r>
        <w:rPr>
          <w:rFonts w:cs="Calibri" w:ascii="Calibri" w:hAnsi="Calibri"/>
        </w:rPr>
        <w:t xml:space="preserve"> and</w:t>
      </w:r>
      <w:r>
        <w:rPr>
          <w:rFonts w:cs="Calibri" w:ascii="Calibri" w:hAnsi="Calibri"/>
          <w:spacing w:val="1"/>
        </w:rPr>
        <w:t xml:space="preserve"> </w:t>
      </w:r>
      <w:r>
        <w:rPr>
          <w:rFonts w:cs="Calibri" w:ascii="Calibri" w:hAnsi="Calibri"/>
        </w:rPr>
        <w:t>install</w:t>
      </w:r>
      <w:r>
        <w:rPr>
          <w:rFonts w:cs="Calibri" w:ascii="Calibri" w:hAnsi="Calibri"/>
          <w:spacing w:val="1"/>
        </w:rPr>
        <w:t xml:space="preserve"> </w:t>
      </w:r>
      <w:r>
        <w:rPr>
          <w:rFonts w:cs="Calibri" w:ascii="Calibri" w:hAnsi="Calibri"/>
          <w:spacing w:val="-1"/>
        </w:rPr>
        <w:t>passenger</w:t>
      </w:r>
      <w:r>
        <w:rPr>
          <w:rFonts w:cs="Calibri" w:ascii="Calibri" w:hAnsi="Calibri"/>
          <w:spacing w:val="1"/>
        </w:rPr>
        <w:t xml:space="preserve"> </w:t>
      </w:r>
      <w:r>
        <w:rPr>
          <w:rFonts w:cs="Calibri" w:ascii="Calibri" w:hAnsi="Calibri"/>
          <w:spacing w:val="-1"/>
        </w:rPr>
        <w:t>door</w:t>
      </w:r>
      <w:r>
        <w:rPr>
          <w:rFonts w:cs="Calibri" w:ascii="Calibri" w:hAnsi="Calibri"/>
          <w:spacing w:val="1"/>
        </w:rPr>
        <w:t xml:space="preserve"> </w:t>
      </w:r>
      <w:r>
        <w:rPr>
          <w:rFonts w:cs="Calibri" w:ascii="Calibri" w:hAnsi="Calibri"/>
        </w:rPr>
        <w:t>i.a.w.</w:t>
      </w:r>
      <w:r>
        <w:rPr>
          <w:rFonts w:cs="Calibri" w:ascii="Calibri" w:hAnsi="Calibri"/>
          <w:spacing w:val="1"/>
        </w:rPr>
        <w:t xml:space="preserve"> </w:t>
      </w:r>
      <w:r>
        <w:rPr>
          <w:rFonts w:cs="Calibri" w:ascii="Calibri" w:hAnsi="Calibri"/>
        </w:rPr>
        <w:t>AMM.</w:t>
      </w:r>
    </w:p>
    <w:p>
      <w:pPr>
        <w:pStyle w:val="BodyText"/>
        <w:ind w:start="0" w:end="0"/>
        <w:rPr>
          <w:rFonts w:ascii="Calibri" w:hAnsi="Calibri" w:cs="Calibri"/>
          <w:spacing w:val="33"/>
          <w:w w:val="109"/>
        </w:rPr>
      </w:pPr>
      <w:r>
        <w:rPr>
          <w:rFonts w:cs="Calibri" w:ascii="Calibri" w:hAnsi="Calibri"/>
          <w:spacing w:val="-1"/>
        </w:rPr>
        <w:t>Remove</w:t>
      </w:r>
      <w:r>
        <w:rPr>
          <w:rFonts w:cs="Calibri" w:ascii="Calibri" w:hAnsi="Calibri"/>
          <w:spacing w:val="6"/>
        </w:rPr>
        <w:t xml:space="preserve"> </w:t>
      </w:r>
      <w:r>
        <w:rPr>
          <w:rFonts w:cs="Calibri" w:ascii="Calibri" w:hAnsi="Calibri"/>
        </w:rPr>
        <w:t>and</w:t>
      </w:r>
      <w:r>
        <w:rPr>
          <w:rFonts w:cs="Calibri" w:ascii="Calibri" w:hAnsi="Calibri"/>
          <w:spacing w:val="6"/>
        </w:rPr>
        <w:t xml:space="preserve"> </w:t>
      </w:r>
      <w:r>
        <w:rPr>
          <w:rFonts w:cs="Calibri" w:ascii="Calibri" w:hAnsi="Calibri"/>
        </w:rPr>
        <w:t>install</w:t>
      </w:r>
      <w:r>
        <w:rPr>
          <w:rFonts w:cs="Calibri" w:ascii="Calibri" w:hAnsi="Calibri"/>
          <w:spacing w:val="6"/>
        </w:rPr>
        <w:t xml:space="preserve"> </w:t>
      </w:r>
      <w:r>
        <w:rPr>
          <w:rFonts w:cs="Calibri" w:ascii="Calibri" w:hAnsi="Calibri"/>
          <w:spacing w:val="-1"/>
        </w:rPr>
        <w:t>emergency</w:t>
      </w:r>
      <w:r>
        <w:rPr>
          <w:rFonts w:cs="Calibri" w:ascii="Calibri" w:hAnsi="Calibri"/>
          <w:spacing w:val="6"/>
        </w:rPr>
        <w:t xml:space="preserve"> </w:t>
      </w:r>
      <w:r>
        <w:rPr>
          <w:rFonts w:cs="Calibri" w:ascii="Calibri" w:hAnsi="Calibri"/>
        </w:rPr>
        <w:t>exit</w:t>
      </w:r>
      <w:r>
        <w:rPr>
          <w:rFonts w:cs="Calibri" w:ascii="Calibri" w:hAnsi="Calibri"/>
          <w:spacing w:val="6"/>
        </w:rPr>
        <w:t xml:space="preserve"> </w:t>
      </w:r>
      <w:r>
        <w:rPr>
          <w:rFonts w:cs="Calibri" w:ascii="Calibri" w:hAnsi="Calibri"/>
        </w:rPr>
        <w:t>i.a.w.</w:t>
      </w:r>
      <w:r>
        <w:rPr>
          <w:rFonts w:cs="Calibri" w:ascii="Calibri" w:hAnsi="Calibri"/>
          <w:spacing w:val="4"/>
        </w:rPr>
        <w:t xml:space="preserve"> </w:t>
      </w:r>
      <w:r>
        <w:rPr>
          <w:rFonts w:cs="Calibri" w:ascii="Calibri" w:hAnsi="Calibri"/>
          <w:spacing w:val="-1"/>
        </w:rPr>
        <w:t>AMM.</w:t>
      </w:r>
    </w:p>
    <w:p>
      <w:pPr>
        <w:pStyle w:val="BodyText"/>
        <w:ind w:start="0" w:end="0"/>
        <w:rPr/>
      </w:pPr>
      <w:r>
        <w:rPr>
          <w:rFonts w:cs="Calibri" w:ascii="Calibri" w:hAnsi="Calibri"/>
          <w:spacing w:val="-1"/>
        </w:rPr>
        <w:t>Inspect</w:t>
      </w:r>
      <w:r>
        <w:rPr>
          <w:rFonts w:cs="Calibri" w:ascii="Calibri" w:hAnsi="Calibri"/>
          <w:spacing w:val="11"/>
        </w:rPr>
        <w:t xml:space="preserve"> </w:t>
      </w:r>
      <w:r>
        <w:rPr>
          <w:rFonts w:cs="Calibri" w:ascii="Calibri" w:hAnsi="Calibri"/>
        </w:rPr>
        <w:t>cargo</w:t>
      </w:r>
      <w:r>
        <w:rPr>
          <w:rFonts w:cs="Calibri" w:ascii="Calibri" w:hAnsi="Calibri"/>
          <w:spacing w:val="11"/>
        </w:rPr>
        <w:t xml:space="preserve"> </w:t>
      </w:r>
      <w:r>
        <w:rPr>
          <w:rFonts w:cs="Calibri" w:ascii="Calibri" w:hAnsi="Calibri"/>
          <w:spacing w:val="-1"/>
        </w:rPr>
        <w:t>door</w:t>
      </w:r>
      <w:r>
        <w:rPr>
          <w:rFonts w:cs="Calibri" w:ascii="Calibri" w:hAnsi="Calibri"/>
          <w:spacing w:val="11"/>
        </w:rPr>
        <w:t xml:space="preserve"> </w:t>
      </w:r>
      <w:r>
        <w:rPr>
          <w:rFonts w:cs="Calibri" w:ascii="Calibri" w:hAnsi="Calibri"/>
        </w:rPr>
        <w:t>i.a.w.</w:t>
      </w:r>
      <w:r>
        <w:rPr>
          <w:rFonts w:cs="Calibri" w:ascii="Calibri" w:hAnsi="Calibri"/>
          <w:spacing w:val="9"/>
        </w:rPr>
        <w:t xml:space="preserve"> </w:t>
      </w:r>
      <w:r>
        <w:rPr>
          <w:rFonts w:cs="Calibri" w:ascii="Calibri" w:hAnsi="Calibri"/>
        </w:rPr>
        <w:t>AMM.</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Windows</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4"/>
        </w:rPr>
        <w:t xml:space="preserve"> </w:t>
      </w:r>
      <w:r>
        <w:rPr>
          <w:rFonts w:cs="Calibri" w:ascii="Calibri" w:hAnsi="Calibri"/>
        </w:rPr>
        <w:t>windshield.</w:t>
      </w:r>
    </w:p>
    <w:p>
      <w:pPr>
        <w:pStyle w:val="BodyText"/>
        <w:ind w:start="0" w:end="0"/>
        <w:rPr>
          <w:rFonts w:ascii="Calibri" w:hAnsi="Calibri" w:cs="Calibri"/>
          <w:spacing w:val="24"/>
          <w:w w:val="106"/>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7"/>
        </w:rPr>
        <w:t xml:space="preserve"> </w:t>
      </w:r>
      <w:r>
        <w:rPr>
          <w:rFonts w:cs="Calibri" w:ascii="Calibri" w:hAnsi="Calibri"/>
        </w:rPr>
        <w:t>direct</w:t>
      </w:r>
      <w:r>
        <w:rPr>
          <w:rFonts w:cs="Calibri" w:ascii="Calibri" w:hAnsi="Calibri"/>
          <w:spacing w:val="8"/>
        </w:rPr>
        <w:t xml:space="preserve"> </w:t>
      </w:r>
      <w:r>
        <w:rPr>
          <w:rFonts w:cs="Calibri" w:ascii="Calibri" w:hAnsi="Calibri"/>
        </w:rPr>
        <w:t>vision</w:t>
      </w:r>
      <w:r>
        <w:rPr>
          <w:rFonts w:cs="Calibri" w:ascii="Calibri" w:hAnsi="Calibri"/>
          <w:spacing w:val="8"/>
        </w:rPr>
        <w:t xml:space="preserve"> </w:t>
      </w:r>
      <w:r>
        <w:rPr>
          <w:rFonts w:cs="Calibri" w:ascii="Calibri" w:hAnsi="Calibri"/>
          <w:spacing w:val="-1"/>
        </w:rPr>
        <w:t>window.</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
        </w:rPr>
        <w:t xml:space="preserve"> </w:t>
      </w:r>
      <w:r>
        <w:rPr>
          <w:rFonts w:cs="Calibri" w:ascii="Calibri" w:hAnsi="Calibri"/>
        </w:rPr>
        <w:t>cabin</w:t>
      </w:r>
      <w:r>
        <w:rPr>
          <w:rFonts w:cs="Calibri" w:ascii="Calibri" w:hAnsi="Calibri"/>
          <w:spacing w:val="-1"/>
        </w:rPr>
        <w:t xml:space="preserve"> </w:t>
      </w:r>
      <w:r>
        <w:rPr>
          <w:rFonts w:cs="Calibri" w:ascii="Calibri" w:hAnsi="Calibri"/>
        </w:rPr>
        <w:t>window.</w:t>
      </w:r>
    </w:p>
    <w:p>
      <w:pPr>
        <w:pStyle w:val="BodyText"/>
        <w:ind w:start="0" w:end="0"/>
        <w:rPr/>
      </w:pPr>
      <w:r>
        <w:rPr>
          <w:rFonts w:cs="Calibri" w:ascii="Calibri" w:hAnsi="Calibri"/>
          <w:w w:val="95"/>
        </w:rPr>
        <w:t>Repair</w:t>
      </w:r>
      <w:r>
        <w:rPr>
          <w:rFonts w:cs="Calibri" w:ascii="Calibri" w:hAnsi="Calibri"/>
          <w:spacing w:val="49"/>
          <w:w w:val="95"/>
        </w:rPr>
        <w:t xml:space="preserve"> </w:t>
      </w:r>
      <w:r>
        <w:rPr>
          <w:rFonts w:cs="Calibri" w:ascii="Calibri" w:hAnsi="Calibri"/>
          <w:w w:val="95"/>
        </w:rPr>
        <w:t>transparency.</w:t>
      </w:r>
    </w:p>
    <w:p>
      <w:pPr>
        <w:pStyle w:val="BodyText"/>
        <w:ind w:start="0" w:end="0"/>
        <w:rPr>
          <w:rFonts w:ascii="Calibri" w:hAnsi="Calibri" w:cs="Calibri"/>
          <w:w w:val="95"/>
        </w:rPr>
      </w:pPr>
      <w:r>
        <w:rPr>
          <w:rFonts w:cs="Calibri" w:ascii="Calibri" w:hAnsi="Calibri"/>
          <w:w w:val="95"/>
        </w:rPr>
      </w:r>
    </w:p>
    <w:p>
      <w:pPr>
        <w:pStyle w:val="BodyText"/>
        <w:ind w:start="0" w:end="0"/>
        <w:rPr>
          <w:rFonts w:ascii="Calibri" w:hAnsi="Calibri" w:eastAsia="Lucida Sans" w:cs="Lucida Sans"/>
        </w:rPr>
      </w:pPr>
      <w:r>
        <w:rPr>
          <w:rFonts w:cs="Calibri" w:ascii="Calibri" w:hAnsi="Calibri"/>
          <w:b/>
          <w:spacing w:val="-1"/>
          <w:w w:val="95"/>
        </w:rPr>
        <w:t>Wings</w:t>
      </w:r>
    </w:p>
    <w:p>
      <w:pPr>
        <w:pStyle w:val="BodyText"/>
        <w:ind w:start="0" w:end="0"/>
        <w:rPr>
          <w:rFonts w:ascii="Calibri" w:hAnsi="Calibri" w:cs="Calibri"/>
        </w:rPr>
      </w:pPr>
      <w:r>
        <w:rPr>
          <w:rFonts w:cs="Calibri" w:ascii="Calibri" w:hAnsi="Calibri"/>
          <w:w w:val="95"/>
        </w:rPr>
        <w:t>Skin</w:t>
      </w:r>
      <w:r>
        <w:rPr>
          <w:rFonts w:cs="Calibri" w:ascii="Calibri" w:hAnsi="Calibri"/>
          <w:spacing w:val="21"/>
          <w:w w:val="95"/>
        </w:rPr>
        <w:t xml:space="preserve"> </w:t>
      </w:r>
      <w:r>
        <w:rPr>
          <w:rFonts w:cs="Calibri" w:ascii="Calibri" w:hAnsi="Calibri"/>
          <w:spacing w:val="-1"/>
          <w:w w:val="95"/>
        </w:rPr>
        <w:t>repair.</w:t>
      </w:r>
    </w:p>
    <w:p>
      <w:pPr>
        <w:pStyle w:val="BodyText"/>
        <w:ind w:start="0" w:end="0"/>
        <w:rPr>
          <w:rFonts w:ascii="Calibri" w:hAnsi="Calibri" w:cs="Calibri"/>
          <w:spacing w:val="26"/>
          <w:w w:val="104"/>
        </w:rPr>
      </w:pPr>
      <w:r>
        <w:rPr>
          <w:rFonts w:cs="Calibri" w:ascii="Calibri" w:hAnsi="Calibri"/>
          <w:spacing w:val="-1"/>
        </w:rPr>
        <w:t xml:space="preserve">Recover </w:t>
      </w:r>
      <w:r>
        <w:rPr>
          <w:rFonts w:cs="Calibri" w:ascii="Calibri" w:hAnsi="Calibri"/>
        </w:rPr>
        <w:t>fabric wing.</w:t>
      </w:r>
    </w:p>
    <w:p>
      <w:pPr>
        <w:pStyle w:val="BodyText"/>
        <w:ind w:start="0" w:end="0"/>
        <w:rPr>
          <w:rFonts w:ascii="Calibri" w:hAnsi="Calibri" w:cs="Calibri"/>
        </w:rPr>
      </w:pPr>
      <w:r>
        <w:rPr>
          <w:rFonts w:cs="Calibri" w:ascii="Calibri" w:hAnsi="Calibri"/>
          <w:spacing w:val="-2"/>
        </w:rPr>
        <w:t>Re</w:t>
      </w:r>
      <w:r>
        <w:rPr>
          <w:rFonts w:cs="Calibri" w:ascii="Calibri" w:hAnsi="Calibri"/>
          <w:spacing w:val="-1"/>
        </w:rPr>
        <w:t>pl</w:t>
      </w:r>
      <w:r>
        <w:rPr>
          <w:rFonts w:cs="Calibri" w:ascii="Calibri" w:hAnsi="Calibri"/>
          <w:spacing w:val="-2"/>
        </w:rPr>
        <w:t>a</w:t>
      </w:r>
      <w:r>
        <w:rPr>
          <w:rFonts w:cs="Calibri" w:ascii="Calibri" w:hAnsi="Calibri"/>
          <w:spacing w:val="-1"/>
        </w:rPr>
        <w:t>ce</w:t>
      </w:r>
      <w:r>
        <w:rPr>
          <w:rFonts w:cs="Calibri" w:ascii="Calibri" w:hAnsi="Calibri"/>
          <w:spacing w:val="-20"/>
        </w:rPr>
        <w:t xml:space="preserve"> </w:t>
      </w:r>
      <w:r>
        <w:rPr>
          <w:rFonts w:cs="Calibri" w:ascii="Calibri" w:hAnsi="Calibri"/>
          <w:spacing w:val="-1"/>
        </w:rPr>
        <w:t>tip.</w:t>
      </w:r>
    </w:p>
    <w:p>
      <w:pPr>
        <w:pStyle w:val="BodyText"/>
        <w:ind w:start="0" w:end="0"/>
        <w:rPr>
          <w:rFonts w:ascii="Calibri" w:hAnsi="Calibri" w:cs="Calibri"/>
        </w:rPr>
      </w:pPr>
      <w:r>
        <w:rPr>
          <w:rFonts w:cs="Calibri" w:ascii="Calibri" w:hAnsi="Calibri"/>
          <w:spacing w:val="-2"/>
        </w:rPr>
        <w:t>Re</w:t>
      </w:r>
      <w:r>
        <w:rPr>
          <w:rFonts w:cs="Calibri" w:ascii="Calibri" w:hAnsi="Calibri"/>
          <w:spacing w:val="-1"/>
        </w:rPr>
        <w:t>pl</w:t>
      </w:r>
      <w:r>
        <w:rPr>
          <w:rFonts w:cs="Calibri" w:ascii="Calibri" w:hAnsi="Calibri"/>
          <w:spacing w:val="-2"/>
        </w:rPr>
        <w:t>a</w:t>
      </w:r>
      <w:r>
        <w:rPr>
          <w:rFonts w:cs="Calibri" w:ascii="Calibri" w:hAnsi="Calibri"/>
          <w:spacing w:val="-1"/>
        </w:rPr>
        <w:t>ce</w:t>
      </w:r>
      <w:r>
        <w:rPr>
          <w:rFonts w:cs="Calibri" w:ascii="Calibri" w:hAnsi="Calibri"/>
          <w:spacing w:val="-32"/>
        </w:rPr>
        <w:t xml:space="preserve"> </w:t>
      </w:r>
      <w:r>
        <w:rPr>
          <w:rFonts w:cs="Calibri" w:ascii="Calibri" w:hAnsi="Calibri"/>
          <w:spacing w:val="-1"/>
        </w:rPr>
        <w:t>rib.</w:t>
      </w:r>
    </w:p>
    <w:p>
      <w:pPr>
        <w:pStyle w:val="BodyText"/>
        <w:ind w:start="0" w:end="0"/>
        <w:rPr>
          <w:rFonts w:ascii="Calibri" w:hAnsi="Calibri" w:cs="Calibri"/>
          <w:spacing w:val="26"/>
          <w:w w:val="97"/>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1"/>
        </w:rPr>
        <w:t xml:space="preserve"> </w:t>
      </w:r>
      <w:r>
        <w:rPr>
          <w:rFonts w:cs="Calibri" w:ascii="Calibri" w:hAnsi="Calibri"/>
          <w:spacing w:val="-1"/>
        </w:rPr>
        <w:t>integral</w:t>
      </w:r>
      <w:r>
        <w:rPr>
          <w:rFonts w:cs="Calibri" w:ascii="Calibri" w:hAnsi="Calibri"/>
          <w:spacing w:val="-11"/>
        </w:rPr>
        <w:t xml:space="preserve"> </w:t>
      </w:r>
      <w:r>
        <w:rPr>
          <w:rFonts w:cs="Calibri" w:ascii="Calibri" w:hAnsi="Calibri"/>
        </w:rPr>
        <w:t>fuel</w:t>
      </w:r>
      <w:r>
        <w:rPr>
          <w:rFonts w:cs="Calibri" w:ascii="Calibri" w:hAnsi="Calibri"/>
          <w:spacing w:val="-11"/>
        </w:rPr>
        <w:t xml:space="preserve"> </w:t>
      </w:r>
      <w:r>
        <w:rPr>
          <w:rFonts w:cs="Calibri" w:ascii="Calibri" w:hAnsi="Calibri"/>
        </w:rPr>
        <w:t>tank</w:t>
      </w:r>
      <w:r>
        <w:rPr>
          <w:rFonts w:cs="Calibri" w:ascii="Calibri" w:hAnsi="Calibri"/>
          <w:spacing w:val="-11"/>
        </w:rPr>
        <w:t xml:space="preserve"> </w:t>
      </w:r>
      <w:r>
        <w:rPr>
          <w:rFonts w:cs="Calibri" w:ascii="Calibri" w:hAnsi="Calibri"/>
        </w:rPr>
        <w:t>panel.</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30"/>
        </w:rPr>
        <w:t xml:space="preserve"> </w:t>
      </w:r>
      <w:r>
        <w:rPr>
          <w:rFonts w:cs="Calibri" w:ascii="Calibri" w:hAnsi="Calibri"/>
        </w:rPr>
        <w:t>incidence/rig.</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Propeller</w:t>
      </w:r>
    </w:p>
    <w:p>
      <w:pPr>
        <w:pStyle w:val="BodyText"/>
        <w:ind w:start="0" w:end="0"/>
        <w:rPr>
          <w:rFonts w:ascii="Calibri" w:hAnsi="Calibri" w:cs="Calibri"/>
          <w:spacing w:val="22"/>
        </w:rPr>
      </w:pPr>
      <w:r>
        <w:rPr>
          <w:rFonts w:cs="Calibri" w:ascii="Calibri" w:hAnsi="Calibri"/>
          <w:spacing w:val="-1"/>
        </w:rPr>
        <w:t>Assemble</w:t>
      </w:r>
      <w:r>
        <w:rPr>
          <w:rFonts w:cs="Calibri" w:ascii="Calibri" w:hAnsi="Calibri"/>
          <w:spacing w:val="2"/>
        </w:rPr>
        <w:t xml:space="preserve"> </w:t>
      </w:r>
      <w:r>
        <w:rPr>
          <w:rFonts w:cs="Calibri" w:ascii="Calibri" w:hAnsi="Calibri"/>
        </w:rPr>
        <w:t>prop</w:t>
      </w:r>
      <w:r>
        <w:rPr>
          <w:rFonts w:cs="Calibri" w:ascii="Calibri" w:hAnsi="Calibri"/>
          <w:spacing w:val="4"/>
        </w:rPr>
        <w:t xml:space="preserve"> </w:t>
      </w:r>
      <w:r>
        <w:rPr>
          <w:rFonts w:cs="Calibri" w:ascii="Calibri" w:hAnsi="Calibri"/>
          <w:spacing w:val="-1"/>
        </w:rPr>
        <w:t>after</w:t>
      </w:r>
      <w:r>
        <w:rPr>
          <w:rFonts w:cs="Calibri" w:ascii="Calibri" w:hAnsi="Calibri"/>
          <w:spacing w:val="3"/>
        </w:rPr>
        <w:t xml:space="preserve"> </w:t>
      </w:r>
      <w:r>
        <w:rPr>
          <w:rFonts w:cs="Calibri" w:ascii="Calibri" w:hAnsi="Calibri"/>
        </w:rPr>
        <w:t>transportation.</w:t>
      </w:r>
    </w:p>
    <w:p>
      <w:pPr>
        <w:pStyle w:val="BodyText"/>
        <w:ind w:start="0" w:end="0"/>
        <w:rPr>
          <w:rFonts w:ascii="Calibri" w:hAnsi="Calibri" w:cs="Calibri"/>
        </w:rPr>
      </w:pPr>
      <w:r>
        <w:rPr>
          <w:rFonts w:cs="Calibri" w:ascii="Calibri" w:hAnsi="Calibri"/>
          <w:spacing w:val="-2"/>
        </w:rPr>
        <w:t>Replace</w:t>
      </w:r>
      <w:r>
        <w:rPr>
          <w:rFonts w:cs="Calibri" w:ascii="Calibri" w:hAnsi="Calibri"/>
          <w:spacing w:val="-32"/>
        </w:rPr>
        <w:t xml:space="preserve"> </w:t>
      </w:r>
      <w:r>
        <w:rPr>
          <w:rFonts w:cs="Calibri" w:ascii="Calibri" w:hAnsi="Calibri"/>
          <w:spacing w:val="-1"/>
        </w:rPr>
        <w:t>propeller.</w:t>
      </w:r>
    </w:p>
    <w:p>
      <w:pPr>
        <w:pStyle w:val="BodyText"/>
        <w:ind w:start="0" w:end="0"/>
        <w:rPr>
          <w:rFonts w:ascii="Calibri" w:hAnsi="Calibri" w:cs="Calibri"/>
          <w:spacing w:val="27"/>
          <w:w w:val="99"/>
        </w:rPr>
      </w:pPr>
      <w:r>
        <w:rPr>
          <w:rFonts w:cs="Calibri" w:ascii="Calibri" w:hAnsi="Calibri"/>
          <w:spacing w:val="-2"/>
        </w:rPr>
        <w:t>Replace</w:t>
      </w:r>
      <w:r>
        <w:rPr>
          <w:rFonts w:cs="Calibri" w:ascii="Calibri" w:hAnsi="Calibri"/>
          <w:spacing w:val="-33"/>
        </w:rPr>
        <w:t xml:space="preserve"> </w:t>
      </w:r>
      <w:r>
        <w:rPr>
          <w:rFonts w:cs="Calibri" w:ascii="Calibri" w:hAnsi="Calibri"/>
          <w:spacing w:val="-1"/>
        </w:rPr>
        <w:t>governor.</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governor.</w:t>
      </w:r>
    </w:p>
    <w:p>
      <w:pPr>
        <w:pStyle w:val="BodyText"/>
        <w:ind w:start="0" w:end="0"/>
        <w:rPr/>
      </w:pPr>
      <w:r>
        <w:rPr>
          <w:rFonts w:cs="Calibri" w:ascii="Calibri" w:hAnsi="Calibri"/>
        </w:rPr>
        <w:t>Perform</w:t>
      </w:r>
      <w:r>
        <w:rPr>
          <w:rFonts w:cs="Calibri" w:ascii="Calibri" w:hAnsi="Calibri"/>
          <w:spacing w:val="4"/>
        </w:rPr>
        <w:t xml:space="preserve"> </w:t>
      </w:r>
      <w:r>
        <w:rPr>
          <w:rFonts w:cs="Calibri" w:ascii="Calibri" w:hAnsi="Calibri"/>
        </w:rPr>
        <w:t>static</w:t>
      </w:r>
      <w:r>
        <w:rPr>
          <w:rFonts w:cs="Calibri" w:ascii="Calibri" w:hAnsi="Calibri"/>
          <w:spacing w:val="7"/>
        </w:rPr>
        <w:t xml:space="preserve"> </w:t>
      </w:r>
      <w:r>
        <w:rPr>
          <w:rFonts w:cs="Calibri" w:ascii="Calibri" w:hAnsi="Calibri"/>
        </w:rPr>
        <w:t>functional</w:t>
      </w:r>
      <w:r>
        <w:rPr>
          <w:rFonts w:cs="Calibri" w:ascii="Calibri" w:hAnsi="Calibri"/>
          <w:spacing w:val="7"/>
        </w:rPr>
        <w:t xml:space="preserve"> </w:t>
      </w:r>
      <w:r>
        <w:rPr>
          <w:rFonts w:cs="Calibri" w:ascii="Calibri" w:hAnsi="Calibri"/>
        </w:rPr>
        <w:t>checks.</w:t>
      </w:r>
      <w:r>
        <w:rPr>
          <w:rFonts w:cs="Calibri" w:ascii="Calibri" w:hAnsi="Calibri"/>
          <w:w w:val="99"/>
        </w:rPr>
        <w:t xml:space="preserve"> </w:t>
      </w:r>
    </w:p>
    <w:p>
      <w:pPr>
        <w:pStyle w:val="BodyText"/>
        <w:ind w:start="0" w:end="0"/>
        <w:rPr>
          <w:rFonts w:ascii="Calibri" w:hAnsi="Calibri" w:cs="Calibri"/>
          <w:spacing w:val="29"/>
          <w:w w:val="99"/>
        </w:rPr>
      </w:pPr>
      <w:r>
        <w:rPr>
          <w:rFonts w:cs="Calibri" w:ascii="Calibri" w:hAnsi="Calibri"/>
          <w:spacing w:val="-2"/>
        </w:rPr>
        <w:t>Ch</w:t>
      </w:r>
      <w:r>
        <w:rPr>
          <w:rFonts w:cs="Calibri" w:ascii="Calibri" w:hAnsi="Calibri"/>
          <w:spacing w:val="-1"/>
        </w:rPr>
        <w:t>eck</w:t>
      </w:r>
      <w:r>
        <w:rPr>
          <w:rFonts w:cs="Calibri" w:ascii="Calibri" w:hAnsi="Calibri"/>
          <w:spacing w:val="-11"/>
        </w:rPr>
        <w:t xml:space="preserve"> </w:t>
      </w:r>
      <w:r>
        <w:rPr>
          <w:rFonts w:cs="Calibri" w:ascii="Calibri" w:hAnsi="Calibri"/>
        </w:rPr>
        <w:t>operation</w:t>
      </w:r>
      <w:r>
        <w:rPr>
          <w:rFonts w:cs="Calibri" w:ascii="Calibri" w:hAnsi="Calibri"/>
          <w:spacing w:val="-11"/>
        </w:rPr>
        <w:t xml:space="preserve"> </w:t>
      </w:r>
      <w:r>
        <w:rPr>
          <w:rFonts w:cs="Calibri" w:ascii="Calibri" w:hAnsi="Calibri"/>
          <w:spacing w:val="-1"/>
        </w:rPr>
        <w:t>during</w:t>
      </w:r>
      <w:r>
        <w:rPr>
          <w:rFonts w:cs="Calibri" w:ascii="Calibri" w:hAnsi="Calibri"/>
          <w:spacing w:val="-10"/>
        </w:rPr>
        <w:t xml:space="preserve"> </w:t>
      </w:r>
      <w:r>
        <w:rPr>
          <w:rFonts w:cs="Calibri" w:ascii="Calibri" w:hAnsi="Calibri"/>
          <w:spacing w:val="-1"/>
        </w:rPr>
        <w:t>ground</w:t>
      </w:r>
      <w:r>
        <w:rPr>
          <w:rFonts w:cs="Calibri" w:ascii="Calibri" w:hAnsi="Calibri"/>
          <w:spacing w:val="-11"/>
        </w:rPr>
        <w:t xml:space="preserve"> </w:t>
      </w:r>
      <w:r>
        <w:rPr>
          <w:rFonts w:cs="Calibri" w:ascii="Calibri" w:hAnsi="Calibri"/>
        </w:rPr>
        <w:t>run.</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heck</w:t>
      </w:r>
      <w:r>
        <w:rPr>
          <w:rFonts w:cs="Calibri" w:ascii="Calibri" w:hAnsi="Calibri"/>
          <w:spacing w:val="-23"/>
        </w:rPr>
        <w:t xml:space="preserve"> </w:t>
      </w:r>
      <w:r>
        <w:rPr>
          <w:rFonts w:cs="Calibri" w:ascii="Calibri" w:hAnsi="Calibri"/>
          <w:spacing w:val="-1"/>
        </w:rPr>
        <w:t>track.</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12"/>
        </w:rPr>
        <w:t xml:space="preserve"> </w:t>
      </w:r>
      <w:r>
        <w:rPr>
          <w:rFonts w:cs="Calibri" w:ascii="Calibri" w:hAnsi="Calibri"/>
          <w:spacing w:val="-1"/>
        </w:rPr>
        <w:t>setting</w:t>
      </w:r>
      <w:r>
        <w:rPr>
          <w:rFonts w:cs="Calibri" w:ascii="Calibri" w:hAnsi="Calibri"/>
          <w:spacing w:val="13"/>
        </w:rPr>
        <w:t xml:space="preserve"> </w:t>
      </w:r>
      <w:r>
        <w:rPr>
          <w:rFonts w:cs="Calibri" w:ascii="Calibri" w:hAnsi="Calibri"/>
          <w:spacing w:val="-1"/>
        </w:rPr>
        <w:t>of</w:t>
      </w:r>
      <w:r>
        <w:rPr>
          <w:rFonts w:cs="Calibri" w:ascii="Calibri" w:hAnsi="Calibri"/>
          <w:spacing w:val="12"/>
        </w:rPr>
        <w:t xml:space="preserve"> </w:t>
      </w:r>
      <w:r>
        <w:rPr>
          <w:rFonts w:cs="Calibri" w:ascii="Calibri" w:hAnsi="Calibri"/>
        </w:rPr>
        <w:t>micro</w:t>
      </w:r>
      <w:r>
        <w:rPr>
          <w:rFonts w:cs="Calibri" w:ascii="Calibri" w:hAnsi="Calibri"/>
          <w:spacing w:val="13"/>
        </w:rPr>
        <w:t xml:space="preserve"> </w:t>
      </w:r>
      <w:r>
        <w:rPr>
          <w:rFonts w:cs="Calibri" w:ascii="Calibri" w:hAnsi="Calibri"/>
        </w:rPr>
        <w:t>switches.</w:t>
      </w:r>
    </w:p>
    <w:p>
      <w:pPr>
        <w:pStyle w:val="BodyText"/>
        <w:ind w:start="0" w:end="0"/>
        <w:rPr>
          <w:rFonts w:ascii="Calibri" w:hAnsi="Calibri" w:cs="Calibri"/>
          <w:spacing w:val="45"/>
          <w:w w:val="108"/>
        </w:rPr>
      </w:pPr>
      <w:r>
        <w:rPr>
          <w:rFonts w:cs="Calibri" w:ascii="Calibri" w:hAnsi="Calibri"/>
          <w:spacing w:val="-1"/>
        </w:rPr>
        <w:t xml:space="preserve">Assess </w:t>
      </w:r>
      <w:r>
        <w:rPr>
          <w:rFonts w:cs="Calibri" w:ascii="Calibri" w:hAnsi="Calibri"/>
        </w:rPr>
        <w:t>and</w:t>
      </w:r>
      <w:r>
        <w:rPr>
          <w:rFonts w:cs="Calibri" w:ascii="Calibri" w:hAnsi="Calibri"/>
          <w:spacing w:val="1"/>
        </w:rPr>
        <w:t xml:space="preserve"> </w:t>
      </w:r>
      <w:r>
        <w:rPr>
          <w:rFonts w:cs="Calibri" w:ascii="Calibri" w:hAnsi="Calibri"/>
          <w:spacing w:val="-1"/>
        </w:rPr>
        <w:t>dress</w:t>
      </w:r>
      <w:r>
        <w:rPr>
          <w:rFonts w:cs="Calibri" w:ascii="Calibri" w:hAnsi="Calibri"/>
          <w:spacing w:val="1"/>
        </w:rPr>
        <w:t xml:space="preserve"> </w:t>
      </w:r>
      <w:r>
        <w:rPr>
          <w:rFonts w:cs="Calibri" w:ascii="Calibri" w:hAnsi="Calibri"/>
        </w:rPr>
        <w:t>out</w:t>
      </w:r>
      <w:r>
        <w:rPr>
          <w:rFonts w:cs="Calibri" w:ascii="Calibri" w:hAnsi="Calibri"/>
          <w:spacing w:val="1"/>
        </w:rPr>
        <w:t xml:space="preserve"> </w:t>
      </w:r>
      <w:r>
        <w:rPr>
          <w:rFonts w:cs="Calibri" w:ascii="Calibri" w:hAnsi="Calibri"/>
          <w:spacing w:val="-1"/>
        </w:rPr>
        <w:t>b</w:t>
      </w:r>
      <w:r>
        <w:rPr>
          <w:rFonts w:cs="Calibri" w:ascii="Calibri" w:hAnsi="Calibri"/>
          <w:spacing w:val="-2"/>
        </w:rPr>
        <w:t>lad</w:t>
      </w:r>
      <w:r>
        <w:rPr>
          <w:rFonts w:cs="Calibri" w:ascii="Calibri" w:hAnsi="Calibri"/>
          <w:spacing w:val="-1"/>
        </w:rPr>
        <w:t>e</w:t>
      </w:r>
      <w:r>
        <w:rPr>
          <w:rFonts w:cs="Calibri" w:ascii="Calibri" w:hAnsi="Calibri"/>
          <w:spacing w:val="1"/>
        </w:rPr>
        <w:t xml:space="preserve"> </w:t>
      </w:r>
      <w:r>
        <w:rPr>
          <w:rFonts w:cs="Calibri" w:ascii="Calibri" w:hAnsi="Calibri"/>
          <w:spacing w:val="-1"/>
        </w:rPr>
        <w:t>dam</w:t>
      </w:r>
      <w:r>
        <w:rPr>
          <w:rFonts w:cs="Calibri" w:ascii="Calibri" w:hAnsi="Calibri"/>
          <w:spacing w:val="-2"/>
        </w:rPr>
        <w:t>a</w:t>
      </w:r>
      <w:r>
        <w:rPr>
          <w:rFonts w:cs="Calibri" w:ascii="Calibri" w:hAnsi="Calibri"/>
          <w:spacing w:val="-1"/>
        </w:rPr>
        <w:t>ge</w:t>
      </w:r>
      <w:r>
        <w:rPr>
          <w:rFonts w:cs="Calibri" w:ascii="Calibri" w:hAnsi="Calibri"/>
        </w:rPr>
        <w:t xml:space="preserve"> </w:t>
      </w:r>
      <w:r>
        <w:rPr>
          <w:rFonts w:cs="Calibri" w:ascii="Calibri" w:hAnsi="Calibri"/>
          <w:spacing w:val="-2"/>
        </w:rPr>
        <w:t>i.a.</w:t>
      </w:r>
      <w:r>
        <w:rPr>
          <w:rFonts w:cs="Calibri" w:ascii="Calibri" w:hAnsi="Calibri"/>
          <w:spacing w:val="-1"/>
        </w:rPr>
        <w:t>w.</w:t>
      </w:r>
      <w:r>
        <w:rPr>
          <w:rFonts w:cs="Calibri" w:ascii="Calibri" w:hAnsi="Calibri"/>
          <w:spacing w:val="1"/>
        </w:rPr>
        <w:t xml:space="preserve"> </w:t>
      </w:r>
      <w:r>
        <w:rPr>
          <w:rFonts w:cs="Calibri" w:ascii="Calibri" w:hAnsi="Calibri"/>
        </w:rPr>
        <w:t>AMM.</w:t>
      </w:r>
    </w:p>
    <w:p>
      <w:pPr>
        <w:pStyle w:val="BodyText"/>
        <w:ind w:start="0" w:end="0"/>
        <w:rPr/>
      </w:pPr>
      <w:r>
        <w:rPr>
          <w:rFonts w:cs="Calibri" w:ascii="Calibri" w:hAnsi="Calibri"/>
          <w:spacing w:val="-1"/>
        </w:rPr>
        <w:t>Dynami</w:t>
      </w:r>
      <w:r>
        <w:rPr>
          <w:rFonts w:cs="Calibri" w:ascii="Calibri" w:hAnsi="Calibri"/>
          <w:spacing w:val="-2"/>
        </w:rPr>
        <w:t>cally</w:t>
      </w:r>
      <w:r>
        <w:rPr>
          <w:rFonts w:cs="Calibri" w:ascii="Calibri" w:hAnsi="Calibri"/>
          <w:spacing w:val="-27"/>
        </w:rPr>
        <w:t xml:space="preserve"> </w:t>
      </w:r>
      <w:r>
        <w:rPr>
          <w:rFonts w:cs="Calibri" w:ascii="Calibri" w:hAnsi="Calibri"/>
        </w:rPr>
        <w:t>balance</w:t>
      </w:r>
      <w:r>
        <w:rPr>
          <w:rFonts w:cs="Calibri" w:ascii="Calibri" w:hAnsi="Calibri"/>
          <w:spacing w:val="-27"/>
        </w:rPr>
        <w:t xml:space="preserve"> </w:t>
      </w:r>
      <w:r>
        <w:rPr>
          <w:rFonts w:cs="Calibri" w:ascii="Calibri" w:hAnsi="Calibri"/>
        </w:rPr>
        <w:t>prop.</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5"/>
        </w:rPr>
        <w:t>Main</w:t>
      </w:r>
      <w:r>
        <w:rPr>
          <w:rFonts w:cs="Calibri" w:ascii="Calibri" w:hAnsi="Calibri"/>
          <w:b/>
          <w:spacing w:val="-15"/>
          <w:w w:val="95"/>
        </w:rPr>
        <w:t xml:space="preserve"> </w:t>
      </w:r>
      <w:r>
        <w:rPr>
          <w:rFonts w:cs="Calibri" w:ascii="Calibri" w:hAnsi="Calibri"/>
          <w:b/>
          <w:w w:val="95"/>
        </w:rPr>
        <w:t>Rotors</w:t>
      </w:r>
    </w:p>
    <w:p>
      <w:pPr>
        <w:pStyle w:val="BodyText"/>
        <w:ind w:start="0" w:end="0"/>
        <w:rPr>
          <w:rFonts w:ascii="Calibri" w:hAnsi="Calibri" w:cs="Calibri"/>
          <w:w w:val="99"/>
        </w:rPr>
      </w:pPr>
      <w:r>
        <w:rPr>
          <w:rFonts w:cs="Calibri" w:ascii="Calibri" w:hAnsi="Calibri"/>
        </w:rPr>
        <w:t>Install</w:t>
      </w:r>
      <w:r>
        <w:rPr>
          <w:rFonts w:cs="Calibri" w:ascii="Calibri" w:hAnsi="Calibri"/>
          <w:spacing w:val="-4"/>
        </w:rPr>
        <w:t xml:space="preserve"> </w:t>
      </w:r>
      <w:r>
        <w:rPr>
          <w:rFonts w:cs="Calibri" w:ascii="Calibri" w:hAnsi="Calibri"/>
        </w:rPr>
        <w:t>rotor</w:t>
      </w:r>
      <w:r>
        <w:rPr>
          <w:rFonts w:cs="Calibri" w:ascii="Calibri" w:hAnsi="Calibri"/>
          <w:spacing w:val="-3"/>
        </w:rPr>
        <w:t xml:space="preserve"> </w:t>
      </w:r>
      <w:r>
        <w:rPr>
          <w:rFonts w:cs="Calibri" w:ascii="Calibri" w:hAnsi="Calibri"/>
        </w:rPr>
        <w:t>assembly.</w:t>
      </w:r>
    </w:p>
    <w:p>
      <w:pPr>
        <w:pStyle w:val="BodyText"/>
        <w:ind w:start="0" w:end="0"/>
        <w:rPr>
          <w:rFonts w:ascii="Calibri" w:hAnsi="Calibri" w:cs="Calibri"/>
        </w:rPr>
      </w:pPr>
      <w:r>
        <w:rPr>
          <w:rFonts w:cs="Calibri" w:ascii="Calibri" w:hAnsi="Calibri"/>
          <w:spacing w:val="-2"/>
        </w:rPr>
        <w:t>Replace</w:t>
      </w:r>
      <w:r>
        <w:rPr>
          <w:rFonts w:cs="Calibri" w:ascii="Calibri" w:hAnsi="Calibri"/>
          <w:spacing w:val="-39"/>
        </w:rPr>
        <w:t xml:space="preserve"> </w:t>
      </w:r>
      <w:r>
        <w:rPr>
          <w:rFonts w:cs="Calibri" w:ascii="Calibri" w:hAnsi="Calibri"/>
          <w:spacing w:val="-1"/>
        </w:rPr>
        <w:t>b</w:t>
      </w:r>
      <w:r>
        <w:rPr>
          <w:rFonts w:cs="Calibri" w:ascii="Calibri" w:hAnsi="Calibri"/>
          <w:spacing w:val="-2"/>
        </w:rPr>
        <w:t>lad</w:t>
      </w:r>
      <w:r>
        <w:rPr>
          <w:rFonts w:cs="Calibri" w:ascii="Calibri" w:hAnsi="Calibri"/>
          <w:spacing w:val="-1"/>
        </w:rPr>
        <w:t>es.</w:t>
      </w:r>
    </w:p>
    <w:p>
      <w:pPr>
        <w:pStyle w:val="BodyText"/>
        <w:ind w:start="0" w:end="0"/>
        <w:rPr>
          <w:rFonts w:ascii="Calibri" w:hAnsi="Calibri" w:cs="Calibri"/>
          <w:spacing w:val="37"/>
          <w:w w:val="99"/>
        </w:rPr>
      </w:pPr>
      <w:r>
        <w:rPr>
          <w:rFonts w:cs="Calibri" w:ascii="Calibri" w:hAnsi="Calibri"/>
          <w:spacing w:val="-2"/>
        </w:rPr>
        <w:t>Replace</w:t>
      </w:r>
      <w:r>
        <w:rPr>
          <w:rFonts w:cs="Calibri" w:ascii="Calibri" w:hAnsi="Calibri"/>
          <w:spacing w:val="-20"/>
        </w:rPr>
        <w:t xml:space="preserve"> </w:t>
      </w:r>
      <w:r>
        <w:rPr>
          <w:rFonts w:cs="Calibri" w:ascii="Calibri" w:hAnsi="Calibri"/>
          <w:spacing w:val="-1"/>
        </w:rPr>
        <w:t>d</w:t>
      </w:r>
      <w:r>
        <w:rPr>
          <w:rFonts w:cs="Calibri" w:ascii="Calibri" w:hAnsi="Calibri"/>
          <w:spacing w:val="-2"/>
        </w:rPr>
        <w:t>a</w:t>
      </w:r>
      <w:r>
        <w:rPr>
          <w:rFonts w:cs="Calibri" w:ascii="Calibri" w:hAnsi="Calibri"/>
          <w:spacing w:val="-1"/>
        </w:rPr>
        <w:t>mper</w:t>
      </w:r>
      <w:r>
        <w:rPr>
          <w:rFonts w:cs="Calibri" w:ascii="Calibri" w:hAnsi="Calibri"/>
          <w:spacing w:val="-19"/>
        </w:rPr>
        <w:t xml:space="preserve"> </w:t>
      </w:r>
      <w:r>
        <w:rPr>
          <w:rFonts w:cs="Calibri" w:ascii="Calibri" w:hAnsi="Calibri"/>
          <w:spacing w:val="-1"/>
        </w:rPr>
        <w:t>assembly.</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heck</w:t>
      </w:r>
      <w:r>
        <w:rPr>
          <w:rFonts w:cs="Calibri" w:ascii="Calibri" w:hAnsi="Calibri"/>
          <w:spacing w:val="-23"/>
        </w:rPr>
        <w:t xml:space="preserve"> </w:t>
      </w:r>
      <w:r>
        <w:rPr>
          <w:rFonts w:cs="Calibri" w:ascii="Calibri" w:hAnsi="Calibri"/>
          <w:spacing w:val="-1"/>
        </w:rPr>
        <w:t>track.</w:t>
      </w:r>
    </w:p>
    <w:p>
      <w:pPr>
        <w:pStyle w:val="BodyText"/>
        <w:ind w:start="0" w:end="0"/>
        <w:rPr>
          <w:rFonts w:ascii="Calibri" w:hAnsi="Calibri" w:cs="Calibri"/>
          <w:spacing w:val="24"/>
          <w:w w:val="96"/>
        </w:rPr>
      </w:pPr>
      <w:r>
        <w:rPr>
          <w:rFonts w:cs="Calibri" w:ascii="Calibri" w:hAnsi="Calibri"/>
          <w:spacing w:val="-2"/>
        </w:rPr>
        <w:t>Ch</w:t>
      </w:r>
      <w:r>
        <w:rPr>
          <w:rFonts w:cs="Calibri" w:ascii="Calibri" w:hAnsi="Calibri"/>
          <w:spacing w:val="-1"/>
        </w:rPr>
        <w:t>eck</w:t>
      </w:r>
      <w:r>
        <w:rPr>
          <w:rFonts w:cs="Calibri" w:ascii="Calibri" w:hAnsi="Calibri"/>
          <w:spacing w:val="-20"/>
        </w:rPr>
        <w:t xml:space="preserve"> </w:t>
      </w:r>
      <w:r>
        <w:rPr>
          <w:rFonts w:cs="Calibri" w:ascii="Calibri" w:hAnsi="Calibri"/>
        </w:rPr>
        <w:t>static</w:t>
      </w:r>
      <w:r>
        <w:rPr>
          <w:rFonts w:cs="Calibri" w:ascii="Calibri" w:hAnsi="Calibri"/>
          <w:spacing w:val="-19"/>
        </w:rPr>
        <w:t xml:space="preserve"> </w:t>
      </w:r>
      <w:r>
        <w:rPr>
          <w:rFonts w:cs="Calibri" w:ascii="Calibri" w:hAnsi="Calibri"/>
        </w:rPr>
        <w:t>balance.</w:t>
      </w:r>
    </w:p>
    <w:p>
      <w:pPr>
        <w:pStyle w:val="BodyText"/>
        <w:ind w:start="0" w:end="0"/>
        <w:rPr>
          <w:rFonts w:ascii="Calibri" w:hAnsi="Calibri" w:cs="Calibri"/>
          <w:spacing w:val="20"/>
          <w:w w:val="96"/>
        </w:rPr>
      </w:pPr>
      <w:r>
        <w:rPr>
          <w:rFonts w:cs="Calibri" w:ascii="Calibri" w:hAnsi="Calibri"/>
          <w:spacing w:val="-2"/>
        </w:rPr>
        <w:t>Ch</w:t>
      </w:r>
      <w:r>
        <w:rPr>
          <w:rFonts w:cs="Calibri" w:ascii="Calibri" w:hAnsi="Calibri"/>
          <w:spacing w:val="-1"/>
        </w:rPr>
        <w:t>eck</w:t>
      </w:r>
      <w:r>
        <w:rPr>
          <w:rFonts w:cs="Calibri" w:ascii="Calibri" w:hAnsi="Calibri"/>
          <w:spacing w:val="-28"/>
        </w:rPr>
        <w:t xml:space="preserve"> </w:t>
      </w:r>
      <w:r>
        <w:rPr>
          <w:rFonts w:cs="Calibri" w:ascii="Calibri" w:hAnsi="Calibri"/>
          <w:spacing w:val="-1"/>
        </w:rPr>
        <w:t>dyn</w:t>
      </w:r>
      <w:r>
        <w:rPr>
          <w:rFonts w:cs="Calibri" w:ascii="Calibri" w:hAnsi="Calibri"/>
          <w:spacing w:val="-2"/>
        </w:rPr>
        <w:t>a</w:t>
      </w:r>
      <w:r>
        <w:rPr>
          <w:rFonts w:cs="Calibri" w:ascii="Calibri" w:hAnsi="Calibri"/>
          <w:spacing w:val="-1"/>
        </w:rPr>
        <w:t>mic</w:t>
      </w:r>
      <w:r>
        <w:rPr>
          <w:rFonts w:cs="Calibri" w:ascii="Calibri" w:hAnsi="Calibri"/>
          <w:spacing w:val="-27"/>
        </w:rPr>
        <w:t xml:space="preserve"> </w:t>
      </w:r>
      <w:r>
        <w:rPr>
          <w:rFonts w:cs="Calibri" w:ascii="Calibri" w:hAnsi="Calibri"/>
        </w:rPr>
        <w:t>balance.</w:t>
      </w:r>
    </w:p>
    <w:p>
      <w:pPr>
        <w:pStyle w:val="BodyText"/>
        <w:ind w:start="0" w:end="0"/>
        <w:rPr>
          <w:rFonts w:ascii="Calibri" w:hAnsi="Calibri" w:cs="Calibri"/>
        </w:rPr>
      </w:pPr>
      <w:r>
        <w:rPr>
          <w:rFonts w:cs="Calibri" w:ascii="Calibri" w:hAnsi="Calibri"/>
          <w:spacing w:val="-1"/>
        </w:rPr>
        <w:t>Troubleshoot.</w:t>
      </w:r>
    </w:p>
    <w:p>
      <w:pPr>
        <w:pStyle w:val="BodyText"/>
        <w:ind w:start="0" w:end="0"/>
        <w:rPr>
          <w:rFonts w:ascii="Calibri" w:hAnsi="Calibri" w:cs="Calibri"/>
          <w:b/>
          <w:spacing w:val="-1"/>
          <w:w w:val="90"/>
        </w:rPr>
      </w:pPr>
      <w:r>
        <w:rPr>
          <w:rFonts w:cs="Calibri" w:ascii="Calibri" w:hAnsi="Calibri"/>
          <w:b/>
          <w:spacing w:val="-1"/>
          <w:w w:val="90"/>
        </w:rPr>
      </w:r>
    </w:p>
    <w:p>
      <w:pPr>
        <w:pStyle w:val="BodyText"/>
        <w:ind w:start="0" w:end="0"/>
        <w:rPr>
          <w:rFonts w:ascii="Calibri" w:hAnsi="Calibri" w:eastAsia="Lucida Sans" w:cs="Lucida Sans"/>
        </w:rPr>
      </w:pPr>
      <w:r>
        <w:rPr>
          <w:rFonts w:cs="Calibri" w:ascii="Calibri" w:hAnsi="Calibri"/>
          <w:b/>
          <w:spacing w:val="-1"/>
          <w:w w:val="90"/>
        </w:rPr>
        <w:t>Rotor</w:t>
      </w:r>
      <w:r>
        <w:rPr>
          <w:rFonts w:cs="Calibri" w:ascii="Calibri" w:hAnsi="Calibri"/>
          <w:b/>
          <w:spacing w:val="20"/>
          <w:w w:val="90"/>
        </w:rPr>
        <w:t xml:space="preserve"> </w:t>
      </w:r>
      <w:r>
        <w:rPr>
          <w:rFonts w:cs="Calibri" w:ascii="Calibri" w:hAnsi="Calibri"/>
          <w:b/>
          <w:spacing w:val="-1"/>
          <w:w w:val="90"/>
        </w:rPr>
        <w:t>D</w:t>
      </w:r>
      <w:r>
        <w:rPr>
          <w:rFonts w:cs="Calibri" w:ascii="Calibri" w:hAnsi="Calibri"/>
          <w:b/>
          <w:spacing w:val="-2"/>
          <w:w w:val="90"/>
        </w:rPr>
        <w:t>r</w:t>
      </w:r>
      <w:r>
        <w:rPr>
          <w:rFonts w:cs="Calibri" w:ascii="Calibri" w:hAnsi="Calibri"/>
          <w:b/>
          <w:spacing w:val="-1"/>
          <w:w w:val="90"/>
        </w:rPr>
        <w:t>ive</w:t>
      </w:r>
    </w:p>
    <w:p>
      <w:pPr>
        <w:pStyle w:val="BodyText"/>
        <w:ind w:start="0" w:end="0"/>
        <w:rPr>
          <w:rFonts w:ascii="Calibri" w:hAnsi="Calibri" w:cs="Calibri"/>
        </w:rPr>
      </w:pPr>
      <w:r>
        <w:rPr>
          <w:rFonts w:cs="Calibri" w:ascii="Calibri" w:hAnsi="Calibri"/>
          <w:spacing w:val="-2"/>
        </w:rPr>
        <w:t>Replace</w:t>
      </w:r>
      <w:r>
        <w:rPr>
          <w:rFonts w:cs="Calibri" w:ascii="Calibri" w:hAnsi="Calibri"/>
          <w:spacing w:val="-16"/>
        </w:rPr>
        <w:t xml:space="preserve"> </w:t>
      </w:r>
      <w:r>
        <w:rPr>
          <w:rFonts w:cs="Calibri" w:ascii="Calibri" w:hAnsi="Calibri"/>
          <w:spacing w:val="-1"/>
        </w:rPr>
        <w:t>mast.</w:t>
      </w:r>
    </w:p>
    <w:p>
      <w:pPr>
        <w:pStyle w:val="BodyText"/>
        <w:ind w:start="0" w:end="0"/>
        <w:rPr>
          <w:rFonts w:ascii="Calibri" w:hAnsi="Calibri" w:cs="Calibri"/>
          <w:spacing w:val="33"/>
          <w:w w:val="99"/>
        </w:rPr>
      </w:pPr>
      <w:r>
        <w:rPr>
          <w:rFonts w:cs="Calibri" w:ascii="Calibri" w:hAnsi="Calibri"/>
          <w:spacing w:val="-2"/>
        </w:rPr>
        <w:t>Replace</w:t>
      </w:r>
      <w:r>
        <w:rPr>
          <w:rFonts w:cs="Calibri" w:ascii="Calibri" w:hAnsi="Calibri"/>
          <w:spacing w:val="-19"/>
        </w:rPr>
        <w:t xml:space="preserve"> </w:t>
      </w:r>
      <w:r>
        <w:rPr>
          <w:rFonts w:cs="Calibri" w:ascii="Calibri" w:hAnsi="Calibri"/>
          <w:spacing w:val="-1"/>
        </w:rPr>
        <w:t>drive</w:t>
      </w:r>
      <w:r>
        <w:rPr>
          <w:rFonts w:cs="Calibri" w:ascii="Calibri" w:hAnsi="Calibri"/>
          <w:spacing w:val="-19"/>
        </w:rPr>
        <w:t xml:space="preserve"> </w:t>
      </w:r>
      <w:r>
        <w:rPr>
          <w:rFonts w:cs="Calibri" w:ascii="Calibri" w:hAnsi="Calibri"/>
          <w:spacing w:val="-1"/>
        </w:rPr>
        <w:t>coupling.</w:t>
      </w:r>
    </w:p>
    <w:p>
      <w:pPr>
        <w:pStyle w:val="BodyText"/>
        <w:ind w:start="0" w:end="0"/>
        <w:rPr>
          <w:rFonts w:ascii="Calibri" w:hAnsi="Calibri" w:cs="Calibri"/>
          <w:spacing w:val="41"/>
          <w:w w:val="103"/>
        </w:rPr>
      </w:pPr>
      <w:r>
        <w:rPr>
          <w:rFonts w:cs="Calibri" w:ascii="Calibri" w:hAnsi="Calibri"/>
          <w:spacing w:val="-2"/>
        </w:rPr>
        <w:t>Replace</w:t>
      </w:r>
      <w:r>
        <w:rPr>
          <w:rFonts w:cs="Calibri" w:ascii="Calibri" w:hAnsi="Calibri"/>
          <w:spacing w:val="13"/>
        </w:rPr>
        <w:t xml:space="preserve"> </w:t>
      </w:r>
      <w:r>
        <w:rPr>
          <w:rFonts w:cs="Calibri" w:ascii="Calibri" w:hAnsi="Calibri"/>
          <w:spacing w:val="-1"/>
        </w:rPr>
        <w:t>clutch/freewheel</w:t>
      </w:r>
      <w:r>
        <w:rPr>
          <w:rFonts w:cs="Calibri" w:ascii="Calibri" w:hAnsi="Calibri"/>
          <w:spacing w:val="14"/>
        </w:rPr>
        <w:t xml:space="preserve"> </w:t>
      </w:r>
      <w:r>
        <w:rPr>
          <w:rFonts w:cs="Calibri" w:ascii="Calibri" w:hAnsi="Calibri"/>
        </w:rPr>
        <w:t>unit</w:t>
      </w:r>
    </w:p>
    <w:p>
      <w:pPr>
        <w:pStyle w:val="BodyText"/>
        <w:ind w:start="0" w:end="0"/>
        <w:rPr/>
      </w:pPr>
      <w:r>
        <w:rPr>
          <w:rFonts w:cs="Calibri" w:ascii="Calibri" w:hAnsi="Calibri"/>
          <w:spacing w:val="-2"/>
        </w:rPr>
        <w:t>Replace</w:t>
      </w:r>
      <w:r>
        <w:rPr>
          <w:rFonts w:cs="Calibri" w:ascii="Calibri" w:hAnsi="Calibri"/>
          <w:spacing w:val="-10"/>
        </w:rPr>
        <w:t xml:space="preserve"> </w:t>
      </w:r>
      <w:r>
        <w:rPr>
          <w:rFonts w:cs="Calibri" w:ascii="Calibri" w:hAnsi="Calibri"/>
          <w:spacing w:val="-1"/>
        </w:rPr>
        <w:t>drive</w:t>
      </w:r>
      <w:r>
        <w:rPr>
          <w:rFonts w:cs="Calibri" w:ascii="Calibri" w:hAnsi="Calibri"/>
          <w:spacing w:val="-11"/>
        </w:rPr>
        <w:t xml:space="preserve"> </w:t>
      </w:r>
      <w:r>
        <w:rPr>
          <w:rFonts w:cs="Calibri" w:ascii="Calibri" w:hAnsi="Calibri"/>
        </w:rPr>
        <w:t>belt.</w:t>
      </w:r>
    </w:p>
    <w:p>
      <w:pPr>
        <w:pStyle w:val="BodyText"/>
        <w:ind w:start="0" w:end="0"/>
        <w:rPr>
          <w:rFonts w:ascii="Calibri" w:hAnsi="Calibri" w:cs="Calibri"/>
          <w:w w:val="98"/>
        </w:rPr>
      </w:pPr>
      <w:r>
        <w:rPr>
          <w:rFonts w:cs="Calibri" w:ascii="Calibri" w:hAnsi="Calibri"/>
        </w:rPr>
        <w:t>Install</w:t>
      </w:r>
      <w:r>
        <w:rPr>
          <w:rFonts w:cs="Calibri" w:ascii="Calibri" w:hAnsi="Calibri"/>
          <w:spacing w:val="-14"/>
        </w:rPr>
        <w:t xml:space="preserve"> </w:t>
      </w:r>
      <w:r>
        <w:rPr>
          <w:rFonts w:cs="Calibri" w:ascii="Calibri" w:hAnsi="Calibri"/>
        </w:rPr>
        <w:t>main</w:t>
      </w:r>
      <w:r>
        <w:rPr>
          <w:rFonts w:cs="Calibri" w:ascii="Calibri" w:hAnsi="Calibri"/>
          <w:spacing w:val="-14"/>
        </w:rPr>
        <w:t xml:space="preserve"> </w:t>
      </w:r>
      <w:r>
        <w:rPr>
          <w:rFonts w:cs="Calibri" w:ascii="Calibri" w:hAnsi="Calibri"/>
        </w:rPr>
        <w:t>gearbox.</w:t>
      </w:r>
    </w:p>
    <w:p>
      <w:pPr>
        <w:pStyle w:val="BodyText"/>
        <w:ind w:start="0" w:end="0"/>
        <w:rPr>
          <w:rFonts w:ascii="Calibri" w:hAnsi="Calibri" w:cs="Calibri"/>
        </w:rPr>
      </w:pPr>
      <w:r>
        <w:rPr>
          <w:rFonts w:cs="Calibri" w:ascii="Calibri" w:hAnsi="Calibri"/>
          <w:spacing w:val="-1"/>
        </w:rPr>
        <w:t>Overhaul</w:t>
      </w:r>
      <w:r>
        <w:rPr>
          <w:rFonts w:cs="Calibri" w:ascii="Calibri" w:hAnsi="Calibri"/>
          <w:spacing w:val="-19"/>
        </w:rPr>
        <w:t xml:space="preserve"> </w:t>
      </w:r>
      <w:r>
        <w:rPr>
          <w:rFonts w:cs="Calibri" w:ascii="Calibri" w:hAnsi="Calibri"/>
        </w:rPr>
        <w:t>main</w:t>
      </w:r>
      <w:r>
        <w:rPr>
          <w:rFonts w:cs="Calibri" w:ascii="Calibri" w:hAnsi="Calibri"/>
          <w:spacing w:val="-18"/>
        </w:rPr>
        <w:t xml:space="preserve"> </w:t>
      </w:r>
      <w:r>
        <w:rPr>
          <w:rFonts w:cs="Calibri" w:ascii="Calibri" w:hAnsi="Calibri"/>
          <w:spacing w:val="-1"/>
        </w:rPr>
        <w:t>g</w:t>
      </w:r>
      <w:r>
        <w:rPr>
          <w:rFonts w:cs="Calibri" w:ascii="Calibri" w:hAnsi="Calibri"/>
          <w:spacing w:val="-2"/>
        </w:rPr>
        <w:t>earbo</w:t>
      </w:r>
      <w:r>
        <w:rPr>
          <w:rFonts w:cs="Calibri" w:ascii="Calibri" w:hAnsi="Calibri"/>
          <w:spacing w:val="-1"/>
        </w:rPr>
        <w:t>x.</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6"/>
        </w:rPr>
        <w:t xml:space="preserve"> </w:t>
      </w:r>
      <w:r>
        <w:rPr>
          <w:rFonts w:cs="Calibri" w:ascii="Calibri" w:hAnsi="Calibri"/>
        </w:rPr>
        <w:t>gearbox</w:t>
      </w:r>
      <w:r>
        <w:rPr>
          <w:rFonts w:cs="Calibri" w:ascii="Calibri" w:hAnsi="Calibri"/>
          <w:spacing w:val="-5"/>
        </w:rPr>
        <w:t xml:space="preserve"> </w:t>
      </w:r>
      <w:r>
        <w:rPr>
          <w:rFonts w:cs="Calibri" w:ascii="Calibri" w:hAnsi="Calibri"/>
        </w:rPr>
        <w:t>chip</w:t>
      </w:r>
      <w:r>
        <w:rPr>
          <w:rFonts w:cs="Calibri" w:ascii="Calibri" w:hAnsi="Calibri"/>
          <w:spacing w:val="-6"/>
        </w:rPr>
        <w:t xml:space="preserve"> </w:t>
      </w:r>
      <w:r>
        <w:rPr>
          <w:rFonts w:cs="Calibri" w:ascii="Calibri" w:hAnsi="Calibri"/>
        </w:rPr>
        <w:t>detectors.</w:t>
      </w:r>
    </w:p>
    <w:p>
      <w:pPr>
        <w:pStyle w:val="BodyText"/>
        <w:ind w:start="0" w:end="0"/>
        <w:rPr>
          <w:rFonts w:ascii="Calibri" w:hAnsi="Calibri" w:cs="Calibri"/>
        </w:rPr>
      </w:pPr>
      <w:r>
        <w:rPr>
          <w:rFonts w:cs="Calibri" w:ascii="Calibri" w:hAnsi="Calibri"/>
        </w:rPr>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Tail</w:t>
      </w:r>
      <w:r>
        <w:rPr>
          <w:rFonts w:cs="Calibri" w:ascii="Calibri" w:hAnsi="Calibri"/>
          <w:b/>
          <w:spacing w:val="16"/>
          <w:w w:val="90"/>
        </w:rPr>
        <w:t xml:space="preserve"> </w:t>
      </w:r>
      <w:r>
        <w:rPr>
          <w:rFonts w:cs="Calibri" w:ascii="Calibri" w:hAnsi="Calibri"/>
          <w:b/>
          <w:w w:val="90"/>
        </w:rPr>
        <w:t>Rotors</w:t>
      </w:r>
    </w:p>
    <w:p>
      <w:pPr>
        <w:pStyle w:val="BodyText"/>
        <w:ind w:start="0" w:end="0"/>
        <w:rPr>
          <w:rFonts w:ascii="Calibri" w:hAnsi="Calibri" w:cs="Calibri"/>
          <w:w w:val="99"/>
        </w:rPr>
      </w:pPr>
      <w:r>
        <w:rPr>
          <w:rFonts w:cs="Calibri" w:ascii="Calibri" w:hAnsi="Calibri"/>
        </w:rPr>
        <w:t>Install</w:t>
      </w:r>
      <w:r>
        <w:rPr>
          <w:rFonts w:cs="Calibri" w:ascii="Calibri" w:hAnsi="Calibri"/>
          <w:spacing w:val="-4"/>
        </w:rPr>
        <w:t xml:space="preserve"> </w:t>
      </w:r>
      <w:r>
        <w:rPr>
          <w:rFonts w:cs="Calibri" w:ascii="Calibri" w:hAnsi="Calibri"/>
        </w:rPr>
        <w:t>rotor</w:t>
      </w:r>
      <w:r>
        <w:rPr>
          <w:rFonts w:cs="Calibri" w:ascii="Calibri" w:hAnsi="Calibri"/>
          <w:spacing w:val="-3"/>
        </w:rPr>
        <w:t xml:space="preserve"> </w:t>
      </w:r>
      <w:r>
        <w:rPr>
          <w:rFonts w:cs="Calibri" w:ascii="Calibri" w:hAnsi="Calibri"/>
        </w:rPr>
        <w:t>assembly.</w:t>
      </w:r>
    </w:p>
    <w:p>
      <w:pPr>
        <w:pStyle w:val="BodyText"/>
        <w:ind w:start="0" w:end="0"/>
        <w:rPr>
          <w:rFonts w:ascii="Calibri" w:hAnsi="Calibri" w:cs="Calibri"/>
        </w:rPr>
      </w:pPr>
      <w:r>
        <w:rPr>
          <w:rFonts w:cs="Calibri" w:ascii="Calibri" w:hAnsi="Calibri"/>
          <w:spacing w:val="-2"/>
        </w:rPr>
        <w:t>Replace</w:t>
      </w:r>
      <w:r>
        <w:rPr>
          <w:rFonts w:cs="Calibri" w:ascii="Calibri" w:hAnsi="Calibri"/>
          <w:spacing w:val="-39"/>
        </w:rPr>
        <w:t xml:space="preserve">  </w:t>
      </w:r>
      <w:r>
        <w:rPr>
          <w:rFonts w:cs="Calibri" w:ascii="Calibri" w:hAnsi="Calibri"/>
          <w:spacing w:val="-1"/>
        </w:rPr>
        <w:t>b</w:t>
      </w:r>
      <w:r>
        <w:rPr>
          <w:rFonts w:cs="Calibri" w:ascii="Calibri" w:hAnsi="Calibri"/>
          <w:spacing w:val="-2"/>
        </w:rPr>
        <w:t>lad</w:t>
      </w:r>
      <w:r>
        <w:rPr>
          <w:rFonts w:cs="Calibri" w:ascii="Calibri" w:hAnsi="Calibri"/>
          <w:spacing w:val="-1"/>
        </w:rPr>
        <w:t>es.</w:t>
      </w:r>
    </w:p>
    <w:p>
      <w:pPr>
        <w:pStyle w:val="BodyText"/>
        <w:ind w:start="0" w:end="0"/>
        <w:rPr>
          <w:rFonts w:ascii="Calibri" w:hAnsi="Calibri" w:cs="Calibri"/>
          <w:spacing w:val="-1"/>
        </w:rPr>
      </w:pPr>
      <w:r>
        <w:rPr>
          <w:rFonts w:cs="Calibri" w:ascii="Calibri" w:hAnsi="Calibri"/>
          <w:spacing w:val="-1"/>
        </w:rPr>
        <w:t>Troubleshoot.</w:t>
      </w:r>
    </w:p>
    <w:p>
      <w:pPr>
        <w:pStyle w:val="BodyText"/>
        <w:ind w:start="0" w:end="0"/>
        <w:rPr>
          <w:rFonts w:ascii="Calibri" w:hAnsi="Calibri" w:cs="Calibri"/>
          <w:spacing w:val="-1"/>
        </w:rPr>
      </w:pPr>
      <w:r>
        <w:rPr>
          <w:rFonts w:cs="Calibri" w:ascii="Calibri" w:hAnsi="Calibri"/>
          <w:spacing w:val="-1"/>
        </w:rPr>
      </w:r>
    </w:p>
    <w:p>
      <w:pPr>
        <w:pStyle w:val="BodyText"/>
        <w:ind w:start="0" w:end="0"/>
        <w:rPr>
          <w:rFonts w:ascii="Calibri" w:hAnsi="Calibri" w:eastAsia="Lucida Sans" w:cs="Lucida Sans"/>
        </w:rPr>
      </w:pPr>
      <w:r>
        <w:rPr>
          <w:rFonts w:cs="Calibri" w:ascii="Calibri" w:hAnsi="Calibri"/>
          <w:b/>
          <w:w w:val="90"/>
        </w:rPr>
        <w:t>Tail</w:t>
      </w:r>
      <w:r>
        <w:rPr>
          <w:rFonts w:cs="Calibri" w:ascii="Calibri" w:hAnsi="Calibri"/>
          <w:b/>
          <w:spacing w:val="8"/>
          <w:w w:val="90"/>
        </w:rPr>
        <w:t xml:space="preserve"> </w:t>
      </w:r>
      <w:r>
        <w:rPr>
          <w:rFonts w:cs="Calibri" w:ascii="Calibri" w:hAnsi="Calibri"/>
          <w:b/>
          <w:w w:val="90"/>
        </w:rPr>
        <w:t>Rotor</w:t>
      </w:r>
      <w:r>
        <w:rPr>
          <w:rFonts w:cs="Calibri" w:ascii="Calibri" w:hAnsi="Calibri"/>
          <w:b/>
          <w:spacing w:val="8"/>
          <w:w w:val="90"/>
        </w:rPr>
        <w:t xml:space="preserve"> </w:t>
      </w:r>
      <w:r>
        <w:rPr>
          <w:rFonts w:cs="Calibri" w:ascii="Calibri" w:hAnsi="Calibri"/>
          <w:b/>
          <w:w w:val="90"/>
        </w:rPr>
        <w:t>Drive</w:t>
      </w:r>
    </w:p>
    <w:p>
      <w:pPr>
        <w:pStyle w:val="BodyText"/>
        <w:ind w:start="0" w:end="0"/>
        <w:rPr>
          <w:rFonts w:ascii="Calibri" w:hAnsi="Calibri" w:cs="Calibri"/>
          <w:spacing w:val="26"/>
          <w:w w:val="99"/>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3"/>
        </w:rPr>
        <w:t xml:space="preserve"> </w:t>
      </w:r>
      <w:r>
        <w:rPr>
          <w:rFonts w:cs="Calibri" w:ascii="Calibri" w:hAnsi="Calibri"/>
        </w:rPr>
        <w:t>bevel</w:t>
      </w:r>
      <w:r>
        <w:rPr>
          <w:rFonts w:cs="Calibri" w:ascii="Calibri" w:hAnsi="Calibri"/>
          <w:spacing w:val="-24"/>
        </w:rPr>
        <w:t xml:space="preserve"> </w:t>
      </w:r>
      <w:r>
        <w:rPr>
          <w:rFonts w:cs="Calibri" w:ascii="Calibri" w:hAnsi="Calibri"/>
          <w:spacing w:val="-2"/>
        </w:rPr>
        <w:t>gearb</w:t>
      </w:r>
      <w:r>
        <w:rPr>
          <w:rFonts w:cs="Calibri" w:ascii="Calibri" w:hAnsi="Calibri"/>
          <w:spacing w:val="-1"/>
        </w:rPr>
        <w:t>ox.</w:t>
      </w:r>
    </w:p>
    <w:p>
      <w:pPr>
        <w:pStyle w:val="BodyText"/>
        <w:ind w:start="0" w:end="0"/>
        <w:rPr>
          <w:rFonts w:ascii="Calibri" w:hAnsi="Calibri" w:cs="Calibri"/>
          <w:spacing w:val="37"/>
          <w:w w:val="103"/>
        </w:rPr>
      </w:pPr>
      <w:r>
        <w:rPr>
          <w:rFonts w:cs="Calibri" w:ascii="Calibri" w:hAnsi="Calibri"/>
          <w:spacing w:val="-2"/>
        </w:rPr>
        <w:t>Replac</w:t>
      </w:r>
      <w:r>
        <w:rPr>
          <w:rFonts w:cs="Calibri" w:ascii="Calibri" w:hAnsi="Calibri"/>
          <w:spacing w:val="-1"/>
        </w:rPr>
        <w:t>e</w:t>
      </w:r>
      <w:r>
        <w:rPr>
          <w:rFonts w:cs="Calibri" w:ascii="Calibri" w:hAnsi="Calibri"/>
          <w:spacing w:val="-19"/>
        </w:rPr>
        <w:t xml:space="preserve"> </w:t>
      </w:r>
      <w:r>
        <w:rPr>
          <w:rFonts w:cs="Calibri" w:ascii="Calibri" w:hAnsi="Calibri"/>
          <w:spacing w:val="-1"/>
        </w:rPr>
        <w:t>univers</w:t>
      </w:r>
      <w:r>
        <w:rPr>
          <w:rFonts w:cs="Calibri" w:ascii="Calibri" w:hAnsi="Calibri"/>
          <w:spacing w:val="-2"/>
        </w:rPr>
        <w:t>al</w:t>
      </w:r>
      <w:r>
        <w:rPr>
          <w:rFonts w:cs="Calibri" w:ascii="Calibri" w:hAnsi="Calibri"/>
          <w:spacing w:val="-18"/>
        </w:rPr>
        <w:t xml:space="preserve"> </w:t>
      </w:r>
      <w:r>
        <w:rPr>
          <w:rFonts w:cs="Calibri" w:ascii="Calibri" w:hAnsi="Calibri"/>
          <w:spacing w:val="-1"/>
        </w:rPr>
        <w:t>joints.</w:t>
      </w:r>
    </w:p>
    <w:p>
      <w:pPr>
        <w:pStyle w:val="BodyText"/>
        <w:ind w:start="0" w:end="0"/>
        <w:rPr/>
      </w:pPr>
      <w:r>
        <w:rPr>
          <w:rFonts w:cs="Calibri" w:ascii="Calibri" w:hAnsi="Calibri"/>
          <w:spacing w:val="-1"/>
        </w:rPr>
        <w:t>Overh</w:t>
      </w:r>
      <w:r>
        <w:rPr>
          <w:rFonts w:cs="Calibri" w:ascii="Calibri" w:hAnsi="Calibri"/>
          <w:spacing w:val="-2"/>
        </w:rPr>
        <w:t>a</w:t>
      </w:r>
      <w:r>
        <w:rPr>
          <w:rFonts w:cs="Calibri" w:ascii="Calibri" w:hAnsi="Calibri"/>
          <w:spacing w:val="-1"/>
        </w:rPr>
        <w:t>ul</w:t>
      </w:r>
      <w:r>
        <w:rPr>
          <w:rFonts w:cs="Calibri" w:ascii="Calibri" w:hAnsi="Calibri"/>
          <w:spacing w:val="-21"/>
        </w:rPr>
        <w:t xml:space="preserve"> </w:t>
      </w:r>
      <w:r>
        <w:rPr>
          <w:rFonts w:cs="Calibri" w:ascii="Calibri" w:hAnsi="Calibri"/>
        </w:rPr>
        <w:t>bevel</w:t>
      </w:r>
      <w:r>
        <w:rPr>
          <w:rFonts w:cs="Calibri" w:ascii="Calibri" w:hAnsi="Calibri"/>
          <w:spacing w:val="-20"/>
        </w:rPr>
        <w:t xml:space="preserve"> </w:t>
      </w:r>
      <w:r>
        <w:rPr>
          <w:rFonts w:cs="Calibri" w:ascii="Calibri" w:hAnsi="Calibri"/>
          <w:spacing w:val="-1"/>
        </w:rPr>
        <w:t>ge</w:t>
      </w:r>
      <w:r>
        <w:rPr>
          <w:rFonts w:cs="Calibri" w:ascii="Calibri" w:hAnsi="Calibri"/>
          <w:spacing w:val="-2"/>
        </w:rPr>
        <w:t>arbox.</w:t>
      </w:r>
    </w:p>
    <w:p>
      <w:pPr>
        <w:pStyle w:val="BodyText"/>
        <w:ind w:start="0" w:end="0"/>
        <w:rPr>
          <w:rFonts w:ascii="Calibri" w:hAnsi="Calibri" w:cs="Calibri"/>
        </w:rPr>
      </w:pPr>
      <w:r>
        <w:rPr>
          <w:rFonts w:cs="Calibri" w:ascii="Calibri" w:hAnsi="Calibri"/>
          <w:spacing w:val="-1"/>
        </w:rPr>
        <w:t>Install</w:t>
      </w:r>
      <w:r>
        <w:rPr>
          <w:rFonts w:cs="Calibri" w:ascii="Calibri" w:hAnsi="Calibri"/>
          <w:spacing w:val="-7"/>
        </w:rPr>
        <w:t xml:space="preserve"> </w:t>
      </w:r>
      <w:r>
        <w:rPr>
          <w:rFonts w:cs="Calibri" w:ascii="Calibri" w:hAnsi="Calibri"/>
          <w:spacing w:val="-1"/>
        </w:rPr>
        <w:t>drive</w:t>
      </w:r>
      <w:r>
        <w:rPr>
          <w:rFonts w:cs="Calibri" w:ascii="Calibri" w:hAnsi="Calibri"/>
          <w:spacing w:val="-8"/>
        </w:rPr>
        <w:t xml:space="preserve"> </w:t>
      </w:r>
      <w:r>
        <w:rPr>
          <w:rFonts w:cs="Calibri" w:ascii="Calibri" w:hAnsi="Calibri"/>
          <w:spacing w:val="-2"/>
        </w:rPr>
        <w:t>ass</w:t>
      </w:r>
      <w:r>
        <w:rPr>
          <w:rFonts w:cs="Calibri" w:ascii="Calibri" w:hAnsi="Calibri"/>
          <w:spacing w:val="-1"/>
        </w:rPr>
        <w:t>embly.</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chip</w:t>
      </w:r>
      <w:r>
        <w:rPr>
          <w:rFonts w:cs="Calibri" w:ascii="Calibri" w:hAnsi="Calibri"/>
          <w:spacing w:val="-2"/>
        </w:rPr>
        <w:t xml:space="preserve"> </w:t>
      </w:r>
      <w:r>
        <w:rPr>
          <w:rFonts w:cs="Calibri" w:ascii="Calibri" w:hAnsi="Calibri"/>
          <w:spacing w:val="-1"/>
        </w:rPr>
        <w:t>detectors.</w:t>
      </w:r>
    </w:p>
    <w:p>
      <w:pPr>
        <w:pStyle w:val="BodyText"/>
        <w:ind w:start="0" w:end="0"/>
        <w:rPr/>
      </w:pPr>
      <w:r>
        <w:rPr>
          <w:rFonts w:cs="Calibri" w:ascii="Calibri" w:hAnsi="Calibri"/>
          <w:spacing w:val="-2"/>
        </w:rPr>
        <w:t>Che</w:t>
      </w:r>
      <w:r>
        <w:rPr>
          <w:rFonts w:cs="Calibri" w:ascii="Calibri" w:hAnsi="Calibri"/>
          <w:spacing w:val="-1"/>
        </w:rPr>
        <w:t>ck/inst</w:t>
      </w:r>
      <w:r>
        <w:rPr>
          <w:rFonts w:cs="Calibri" w:ascii="Calibri" w:hAnsi="Calibri"/>
          <w:spacing w:val="-2"/>
        </w:rPr>
        <w:t>all</w:t>
      </w:r>
      <w:r>
        <w:rPr>
          <w:rFonts w:cs="Calibri" w:ascii="Calibri" w:hAnsi="Calibri"/>
          <w:spacing w:val="-22"/>
        </w:rPr>
        <w:t xml:space="preserve"> </w:t>
      </w:r>
      <w:r>
        <w:rPr>
          <w:rFonts w:cs="Calibri" w:ascii="Calibri" w:hAnsi="Calibri"/>
        </w:rPr>
        <w:t>bearings</w:t>
      </w:r>
      <w:r>
        <w:rPr>
          <w:rFonts w:cs="Calibri" w:ascii="Calibri" w:hAnsi="Calibri"/>
          <w:spacing w:val="-21"/>
        </w:rPr>
        <w:t xml:space="preserve"> </w:t>
      </w:r>
      <w:r>
        <w:rPr>
          <w:rFonts w:cs="Calibri" w:ascii="Calibri" w:hAnsi="Calibri"/>
        </w:rPr>
        <w:t>and</w:t>
      </w:r>
      <w:r>
        <w:rPr>
          <w:rFonts w:cs="Calibri" w:ascii="Calibri" w:hAnsi="Calibri"/>
          <w:spacing w:val="-22"/>
        </w:rPr>
        <w:t xml:space="preserve"> </w:t>
      </w:r>
      <w:r>
        <w:rPr>
          <w:rFonts w:cs="Calibri" w:ascii="Calibri" w:hAnsi="Calibri"/>
          <w:spacing w:val="-2"/>
        </w:rPr>
        <w:t>han</w:t>
      </w:r>
      <w:r>
        <w:rPr>
          <w:rFonts w:cs="Calibri" w:ascii="Calibri" w:hAnsi="Calibri"/>
          <w:spacing w:val="-1"/>
        </w:rPr>
        <w:t>gers.</w:t>
      </w:r>
      <w:r>
        <w:rPr>
          <w:rFonts w:cs="Calibri" w:ascii="Calibri" w:hAnsi="Calibri"/>
          <w:spacing w:val="31"/>
          <w:w w:val="99"/>
        </w:rPr>
        <w:t xml:space="preserve"> </w:t>
      </w:r>
    </w:p>
    <w:p>
      <w:pPr>
        <w:pStyle w:val="BodyText"/>
        <w:ind w:start="0" w:end="0"/>
        <w:rPr/>
      </w:pPr>
      <w:r>
        <w:rPr>
          <w:rFonts w:cs="Calibri" w:ascii="Calibri" w:hAnsi="Calibri"/>
          <w:spacing w:val="-2"/>
        </w:rPr>
        <w:t>Che</w:t>
      </w:r>
      <w:r>
        <w:rPr>
          <w:rFonts w:cs="Calibri" w:ascii="Calibri" w:hAnsi="Calibri"/>
          <w:spacing w:val="-1"/>
        </w:rPr>
        <w:t>ck/service/assemble</w:t>
      </w:r>
      <w:r>
        <w:rPr>
          <w:rFonts w:cs="Calibri" w:ascii="Calibri" w:hAnsi="Calibri"/>
          <w:spacing w:val="-18"/>
        </w:rPr>
        <w:t xml:space="preserve"> </w:t>
      </w:r>
      <w:r>
        <w:rPr>
          <w:rFonts w:cs="Calibri" w:ascii="Calibri" w:hAnsi="Calibri"/>
        </w:rPr>
        <w:t>flexible</w:t>
      </w:r>
      <w:r>
        <w:rPr>
          <w:rFonts w:cs="Calibri" w:ascii="Calibri" w:hAnsi="Calibri"/>
          <w:spacing w:val="-18"/>
        </w:rPr>
        <w:t xml:space="preserve"> </w:t>
      </w:r>
      <w:r>
        <w:rPr>
          <w:rFonts w:cs="Calibri" w:ascii="Calibri" w:hAnsi="Calibri"/>
          <w:spacing w:val="-1"/>
        </w:rPr>
        <w:t>couplings.</w:t>
      </w:r>
      <w:r>
        <w:rPr>
          <w:rFonts w:cs="Calibri" w:ascii="Calibri" w:hAnsi="Calibri"/>
          <w:spacing w:val="53"/>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spacing w:val="-1"/>
        </w:rPr>
        <w:t>alignment</w:t>
      </w:r>
      <w:r>
        <w:rPr>
          <w:rFonts w:cs="Calibri" w:ascii="Calibri" w:hAnsi="Calibri"/>
        </w:rPr>
        <w:t xml:space="preserve"> of drive shafts.</w:t>
      </w:r>
    </w:p>
    <w:p>
      <w:pPr>
        <w:pStyle w:val="BodyText"/>
        <w:ind w:start="0" w:end="0"/>
        <w:rPr/>
      </w:pPr>
      <w:r>
        <w:rPr>
          <w:rFonts w:cs="Calibri" w:ascii="Calibri" w:hAnsi="Calibri"/>
          <w:spacing w:val="-1"/>
        </w:rPr>
        <w:t>Install</w:t>
      </w:r>
      <w:r>
        <w:rPr>
          <w:rFonts w:cs="Calibri" w:ascii="Calibri" w:hAnsi="Calibri"/>
          <w:spacing w:val="-6"/>
        </w:rPr>
        <w:t xml:space="preserve"> </w:t>
      </w:r>
      <w:r>
        <w:rPr>
          <w:rFonts w:cs="Calibri" w:ascii="Calibri" w:hAnsi="Calibri"/>
        </w:rPr>
        <w:t>and</w:t>
      </w:r>
      <w:r>
        <w:rPr>
          <w:rFonts w:cs="Calibri" w:ascii="Calibri" w:hAnsi="Calibri"/>
          <w:spacing w:val="-5"/>
        </w:rPr>
        <w:t xml:space="preserve"> </w:t>
      </w:r>
      <w:r>
        <w:rPr>
          <w:rFonts w:cs="Calibri" w:ascii="Calibri" w:hAnsi="Calibri"/>
        </w:rPr>
        <w:t>rig</w:t>
      </w:r>
      <w:r>
        <w:rPr>
          <w:rFonts w:cs="Calibri" w:ascii="Calibri" w:hAnsi="Calibri"/>
          <w:spacing w:val="-5"/>
        </w:rPr>
        <w:t xml:space="preserve"> </w:t>
      </w:r>
      <w:r>
        <w:rPr>
          <w:rFonts w:cs="Calibri" w:ascii="Calibri" w:hAnsi="Calibri"/>
        </w:rPr>
        <w:t>drive</w:t>
      </w:r>
      <w:r>
        <w:rPr>
          <w:rFonts w:cs="Calibri" w:ascii="Calibri" w:hAnsi="Calibri"/>
          <w:spacing w:val="-6"/>
        </w:rPr>
        <w:t xml:space="preserve"> </w:t>
      </w:r>
      <w:r>
        <w:rPr>
          <w:rFonts w:cs="Calibri" w:ascii="Calibri" w:hAnsi="Calibri"/>
        </w:rPr>
        <w:t>shafts.</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0"/>
        </w:rPr>
        <w:t>Rotorcraft</w:t>
      </w:r>
      <w:r>
        <w:rPr>
          <w:rFonts w:cs="Calibri" w:ascii="Calibri" w:hAnsi="Calibri"/>
          <w:b/>
          <w:spacing w:val="22"/>
          <w:w w:val="90"/>
        </w:rPr>
        <w:t xml:space="preserve"> </w:t>
      </w:r>
      <w:r>
        <w:rPr>
          <w:rFonts w:cs="Calibri" w:ascii="Calibri" w:hAnsi="Calibri"/>
          <w:b/>
          <w:spacing w:val="-1"/>
          <w:w w:val="90"/>
        </w:rPr>
        <w:t>Flight</w:t>
      </w:r>
      <w:r>
        <w:rPr>
          <w:rFonts w:cs="Calibri" w:ascii="Calibri" w:hAnsi="Calibri"/>
          <w:b/>
          <w:spacing w:val="23"/>
          <w:w w:val="90"/>
        </w:rPr>
        <w:t xml:space="preserve"> </w:t>
      </w:r>
      <w:r>
        <w:rPr>
          <w:rFonts w:cs="Calibri" w:ascii="Calibri" w:hAnsi="Calibri"/>
          <w:b/>
          <w:spacing w:val="-1"/>
          <w:w w:val="90"/>
        </w:rPr>
        <w:t>Contro</w:t>
      </w:r>
      <w:r>
        <w:rPr>
          <w:rFonts w:cs="Calibri" w:ascii="Calibri" w:hAnsi="Calibri"/>
          <w:b/>
          <w:spacing w:val="-2"/>
          <w:w w:val="90"/>
        </w:rPr>
        <w:t>ls</w:t>
      </w:r>
    </w:p>
    <w:p>
      <w:pPr>
        <w:pStyle w:val="BodyText"/>
        <w:ind w:start="0" w:end="0"/>
        <w:rPr/>
      </w:pPr>
      <w:r>
        <w:rPr>
          <w:rFonts w:cs="Calibri" w:ascii="Calibri" w:hAnsi="Calibri"/>
          <w:spacing w:val="-1"/>
        </w:rPr>
        <w:t>Install</w:t>
      </w:r>
      <w:r>
        <w:rPr>
          <w:rFonts w:cs="Calibri" w:ascii="Calibri" w:hAnsi="Calibri"/>
          <w:spacing w:val="-2"/>
        </w:rPr>
        <w:t xml:space="preserve"> </w:t>
      </w:r>
      <w:r>
        <w:rPr>
          <w:rFonts w:cs="Calibri" w:ascii="Calibri" w:hAnsi="Calibri"/>
          <w:spacing w:val="-1"/>
        </w:rPr>
        <w:t>sw</w:t>
      </w:r>
      <w:r>
        <w:rPr>
          <w:rFonts w:cs="Calibri" w:ascii="Calibri" w:hAnsi="Calibri"/>
          <w:spacing w:val="-2"/>
        </w:rPr>
        <w:t>a</w:t>
      </w:r>
      <w:r>
        <w:rPr>
          <w:rFonts w:cs="Calibri" w:ascii="Calibri" w:hAnsi="Calibri"/>
          <w:spacing w:val="-1"/>
        </w:rPr>
        <w:t>sh</w:t>
      </w:r>
      <w:r>
        <w:rPr>
          <w:rFonts w:cs="Calibri" w:ascii="Calibri" w:hAnsi="Calibri"/>
          <w:spacing w:val="-2"/>
        </w:rPr>
        <w:t xml:space="preserve"> </w:t>
      </w:r>
      <w:r>
        <w:rPr>
          <w:rFonts w:cs="Calibri" w:ascii="Calibri" w:hAnsi="Calibri"/>
          <w:spacing w:val="-1"/>
        </w:rPr>
        <w:t>plate.</w:t>
      </w:r>
      <w:r>
        <w:rPr>
          <w:rFonts w:cs="Calibri" w:ascii="Calibri" w:hAnsi="Calibri"/>
          <w:spacing w:val="25"/>
          <w:w w:val="99"/>
        </w:rPr>
        <w:t xml:space="preserve"> </w:t>
      </w:r>
      <w:r>
        <w:rPr>
          <w:rFonts w:cs="Calibri" w:ascii="Calibri" w:hAnsi="Calibri"/>
          <w:spacing w:val="-1"/>
        </w:rPr>
        <w:t>Install</w:t>
      </w:r>
      <w:r>
        <w:rPr>
          <w:rFonts w:cs="Calibri" w:ascii="Calibri" w:hAnsi="Calibri"/>
          <w:spacing w:val="-2"/>
        </w:rPr>
        <w:t xml:space="preserve"> </w:t>
      </w:r>
      <w:r>
        <w:rPr>
          <w:rFonts w:cs="Calibri" w:ascii="Calibri" w:hAnsi="Calibri"/>
          <w:spacing w:val="-1"/>
        </w:rPr>
        <w:t>mixing box.</w:t>
      </w:r>
      <w:r>
        <w:rPr>
          <w:rFonts w:cs="Calibri" w:ascii="Calibri" w:hAnsi="Calibri"/>
          <w:spacing w:val="25"/>
          <w:w w:val="99"/>
        </w:rPr>
        <w:t xml:space="preserve"> </w:t>
      </w:r>
    </w:p>
    <w:p>
      <w:pPr>
        <w:pStyle w:val="BodyText"/>
        <w:ind w:start="0" w:end="0"/>
        <w:rPr>
          <w:rFonts w:ascii="Calibri" w:hAnsi="Calibri" w:cs="Calibri"/>
        </w:rPr>
      </w:pPr>
      <w:r>
        <w:rPr>
          <w:rFonts w:cs="Calibri" w:ascii="Calibri" w:hAnsi="Calibri"/>
          <w:spacing w:val="-1"/>
        </w:rPr>
        <w:t>Adjust</w:t>
      </w:r>
      <w:r>
        <w:rPr>
          <w:rFonts w:cs="Calibri" w:ascii="Calibri" w:hAnsi="Calibri"/>
          <w:spacing w:val="4"/>
        </w:rPr>
        <w:t xml:space="preserve"> </w:t>
      </w:r>
      <w:r>
        <w:rPr>
          <w:rFonts w:cs="Calibri" w:ascii="Calibri" w:hAnsi="Calibri"/>
          <w:spacing w:val="-1"/>
        </w:rPr>
        <w:t>pitch</w:t>
      </w:r>
      <w:r>
        <w:rPr>
          <w:rFonts w:cs="Calibri" w:ascii="Calibri" w:hAnsi="Calibri"/>
          <w:spacing w:val="3"/>
        </w:rPr>
        <w:t xml:space="preserve"> </w:t>
      </w:r>
      <w:r>
        <w:rPr>
          <w:rFonts w:cs="Calibri" w:ascii="Calibri" w:hAnsi="Calibri"/>
          <w:spacing w:val="-1"/>
        </w:rPr>
        <w:t>links.</w:t>
      </w:r>
    </w:p>
    <w:p>
      <w:pPr>
        <w:pStyle w:val="BodyText"/>
        <w:ind w:start="0" w:end="0"/>
        <w:rPr/>
      </w:pPr>
      <w:r>
        <w:rPr>
          <w:rFonts w:cs="Calibri" w:ascii="Calibri" w:hAnsi="Calibri"/>
          <w:spacing w:val="-2"/>
        </w:rPr>
        <w:t>Ri</w:t>
      </w:r>
      <w:r>
        <w:rPr>
          <w:rFonts w:cs="Calibri" w:ascii="Calibri" w:hAnsi="Calibri"/>
          <w:spacing w:val="-1"/>
        </w:rPr>
        <w:t>g</w:t>
      </w:r>
      <w:r>
        <w:rPr>
          <w:rFonts w:cs="Calibri" w:ascii="Calibri" w:hAnsi="Calibri"/>
          <w:spacing w:val="4"/>
        </w:rPr>
        <w:t xml:space="preserve"> </w:t>
      </w:r>
      <w:r>
        <w:rPr>
          <w:rFonts w:cs="Calibri" w:ascii="Calibri" w:hAnsi="Calibri"/>
          <w:spacing w:val="-1"/>
        </w:rPr>
        <w:t>collective</w:t>
      </w:r>
      <w:r>
        <w:rPr>
          <w:rFonts w:cs="Calibri" w:ascii="Calibri" w:hAnsi="Calibri"/>
          <w:spacing w:val="4"/>
        </w:rPr>
        <w:t xml:space="preserve"> </w:t>
      </w:r>
      <w:r>
        <w:rPr>
          <w:rFonts w:cs="Calibri" w:ascii="Calibri" w:hAnsi="Calibri"/>
          <w:spacing w:val="-1"/>
        </w:rPr>
        <w:t>system.</w:t>
      </w:r>
      <w:r>
        <w:rPr>
          <w:rFonts w:cs="Calibri" w:ascii="Calibri" w:hAnsi="Calibri"/>
          <w:spacing w:val="29"/>
          <w:w w:val="99"/>
        </w:rPr>
        <w:t xml:space="preserve"> </w:t>
      </w:r>
    </w:p>
    <w:p>
      <w:pPr>
        <w:pStyle w:val="BodyText"/>
        <w:ind w:start="0" w:end="0"/>
        <w:rPr>
          <w:rFonts w:ascii="Calibri" w:hAnsi="Calibri" w:cs="Calibri"/>
        </w:rPr>
      </w:pPr>
      <w:r>
        <w:rPr>
          <w:rFonts w:cs="Calibri" w:ascii="Calibri" w:hAnsi="Calibri"/>
          <w:spacing w:val="-2"/>
        </w:rPr>
        <w:t>Ri</w:t>
      </w:r>
      <w:r>
        <w:rPr>
          <w:rFonts w:cs="Calibri" w:ascii="Calibri" w:hAnsi="Calibri"/>
          <w:spacing w:val="-1"/>
        </w:rPr>
        <w:t>g</w:t>
      </w:r>
      <w:r>
        <w:rPr>
          <w:rFonts w:cs="Calibri" w:ascii="Calibri" w:hAnsi="Calibri"/>
          <w:spacing w:val="1"/>
        </w:rPr>
        <w:t xml:space="preserve"> </w:t>
      </w:r>
      <w:r>
        <w:rPr>
          <w:rFonts w:cs="Calibri" w:ascii="Calibri" w:hAnsi="Calibri"/>
          <w:spacing w:val="-1"/>
        </w:rPr>
        <w:t>cyclic</w:t>
      </w:r>
      <w:r>
        <w:rPr>
          <w:rFonts w:cs="Calibri" w:ascii="Calibri" w:hAnsi="Calibri"/>
          <w:spacing w:val="1"/>
        </w:rPr>
        <w:t xml:space="preserve"> </w:t>
      </w:r>
      <w:r>
        <w:rPr>
          <w:rFonts w:cs="Calibri" w:ascii="Calibri" w:hAnsi="Calibri"/>
          <w:spacing w:val="-1"/>
        </w:rPr>
        <w:t>system.</w:t>
      </w:r>
    </w:p>
    <w:p>
      <w:pPr>
        <w:pStyle w:val="BodyText"/>
        <w:ind w:start="0" w:end="0"/>
        <w:rPr>
          <w:rFonts w:ascii="Calibri" w:hAnsi="Calibri" w:cs="Calibri"/>
        </w:rPr>
      </w:pPr>
      <w:r>
        <w:rPr>
          <w:rFonts w:cs="Calibri" w:ascii="Calibri" w:hAnsi="Calibri"/>
        </w:rPr>
        <w:t>Rig</w:t>
      </w:r>
      <w:r>
        <w:rPr>
          <w:rFonts w:cs="Calibri" w:ascii="Calibri" w:hAnsi="Calibri"/>
          <w:spacing w:val="-2"/>
        </w:rPr>
        <w:t xml:space="preserve"> </w:t>
      </w:r>
      <w:r>
        <w:rPr>
          <w:rFonts w:cs="Calibri" w:ascii="Calibri" w:hAnsi="Calibri"/>
          <w:spacing w:val="-1"/>
        </w:rPr>
        <w:t>anti-torque</w:t>
      </w:r>
      <w:r>
        <w:rPr>
          <w:rFonts w:cs="Calibri" w:ascii="Calibri" w:hAnsi="Calibri"/>
          <w:spacing w:val="-2"/>
        </w:rPr>
        <w:t xml:space="preserve"> </w:t>
      </w:r>
      <w:r>
        <w:rPr>
          <w:rFonts w:cs="Calibri" w:ascii="Calibri" w:hAnsi="Calibri"/>
          <w:spacing w:val="-1"/>
        </w:rPr>
        <w:t>system.</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7"/>
        </w:rPr>
        <w:t xml:space="preserve"> </w:t>
      </w:r>
      <w:r>
        <w:rPr>
          <w:rFonts w:cs="Calibri" w:ascii="Calibri" w:hAnsi="Calibri"/>
          <w:spacing w:val="-1"/>
        </w:rPr>
        <w:t>controls</w:t>
      </w:r>
      <w:r>
        <w:rPr>
          <w:rFonts w:cs="Calibri" w:ascii="Calibri" w:hAnsi="Calibri"/>
          <w:spacing w:val="-6"/>
        </w:rPr>
        <w:t xml:space="preserve"> </w:t>
      </w:r>
      <w:r>
        <w:rPr>
          <w:rFonts w:cs="Calibri" w:ascii="Calibri" w:hAnsi="Calibri"/>
          <w:spacing w:val="-1"/>
        </w:rPr>
        <w:t>for</w:t>
      </w:r>
      <w:r>
        <w:rPr>
          <w:rFonts w:cs="Calibri" w:ascii="Calibri" w:hAnsi="Calibri"/>
          <w:spacing w:val="-6"/>
        </w:rPr>
        <w:t xml:space="preserve"> </w:t>
      </w:r>
      <w:r>
        <w:rPr>
          <w:rFonts w:cs="Calibri" w:ascii="Calibri" w:hAnsi="Calibri"/>
          <w:spacing w:val="-2"/>
        </w:rPr>
        <w:t>as</w:t>
      </w:r>
      <w:r>
        <w:rPr>
          <w:rFonts w:cs="Calibri" w:ascii="Calibri" w:hAnsi="Calibri"/>
          <w:spacing w:val="-1"/>
        </w:rPr>
        <w:t>sembly</w:t>
      </w:r>
      <w:r>
        <w:rPr>
          <w:rFonts w:cs="Calibri" w:ascii="Calibri" w:hAnsi="Calibri"/>
          <w:spacing w:val="-7"/>
        </w:rPr>
        <w:t xml:space="preserve"> </w:t>
      </w:r>
      <w:r>
        <w:rPr>
          <w:rFonts w:cs="Calibri" w:ascii="Calibri" w:hAnsi="Calibri"/>
        </w:rPr>
        <w:t>and</w:t>
      </w:r>
      <w:r>
        <w:rPr>
          <w:rFonts w:cs="Calibri" w:ascii="Calibri" w:hAnsi="Calibri"/>
          <w:spacing w:val="-7"/>
        </w:rPr>
        <w:t xml:space="preserve"> </w:t>
      </w:r>
      <w:r>
        <w:rPr>
          <w:rFonts w:cs="Calibri" w:ascii="Calibri" w:hAnsi="Calibri"/>
          <w:spacing w:val="-1"/>
        </w:rPr>
        <w:t>locking.</w:t>
      </w:r>
      <w:r>
        <w:rPr>
          <w:rFonts w:cs="Calibri" w:ascii="Calibri" w:hAnsi="Calibri"/>
          <w:spacing w:val="51"/>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9"/>
        </w:rPr>
        <w:t xml:space="preserve"> </w:t>
      </w:r>
      <w:r>
        <w:rPr>
          <w:rFonts w:cs="Calibri" w:ascii="Calibri" w:hAnsi="Calibri"/>
          <w:spacing w:val="-1"/>
        </w:rPr>
        <w:t>controls</w:t>
      </w:r>
      <w:r>
        <w:rPr>
          <w:rFonts w:cs="Calibri" w:ascii="Calibri" w:hAnsi="Calibri"/>
          <w:spacing w:val="-6"/>
        </w:rPr>
        <w:t xml:space="preserve"> </w:t>
      </w:r>
      <w:r>
        <w:rPr>
          <w:rFonts w:cs="Calibri" w:ascii="Calibri" w:hAnsi="Calibri"/>
          <w:spacing w:val="-1"/>
        </w:rPr>
        <w:t>for</w:t>
      </w:r>
      <w:r>
        <w:rPr>
          <w:rFonts w:cs="Calibri" w:ascii="Calibri" w:hAnsi="Calibri"/>
          <w:spacing w:val="-6"/>
        </w:rPr>
        <w:t xml:space="preserve"> </w:t>
      </w:r>
      <w:r>
        <w:rPr>
          <w:rFonts w:cs="Calibri" w:ascii="Calibri" w:hAnsi="Calibri"/>
        </w:rPr>
        <w:t>operation</w:t>
      </w:r>
      <w:r>
        <w:rPr>
          <w:rFonts w:cs="Calibri" w:ascii="Calibri" w:hAnsi="Calibri"/>
          <w:spacing w:val="-7"/>
        </w:rPr>
        <w:t xml:space="preserve"> </w:t>
      </w:r>
      <w:r>
        <w:rPr>
          <w:rFonts w:cs="Calibri" w:ascii="Calibri" w:hAnsi="Calibri"/>
        </w:rPr>
        <w:t>and</w:t>
      </w:r>
      <w:r>
        <w:rPr>
          <w:rFonts w:cs="Calibri" w:ascii="Calibri" w:hAnsi="Calibri"/>
          <w:spacing w:val="-8"/>
        </w:rPr>
        <w:t xml:space="preserve"> </w:t>
      </w:r>
      <w:r>
        <w:rPr>
          <w:rFonts w:cs="Calibri" w:ascii="Calibri" w:hAnsi="Calibri"/>
        </w:rPr>
        <w:t>sense.</w:t>
      </w:r>
      <w:r>
        <w:rPr>
          <w:rFonts w:cs="Calibri" w:ascii="Calibri" w:hAnsi="Calibri"/>
          <w:spacing w:val="27"/>
          <w:w w:val="99"/>
        </w:rPr>
        <w:t xml:space="preserve"> </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Power</w:t>
      </w:r>
      <w:r>
        <w:rPr>
          <w:rFonts w:cs="Calibri" w:ascii="Calibri" w:hAnsi="Calibri"/>
          <w:b/>
          <w:spacing w:val="-2"/>
          <w:w w:val="95"/>
        </w:rPr>
        <w:t xml:space="preserve"> </w:t>
      </w:r>
      <w:r>
        <w:rPr>
          <w:rFonts w:cs="Calibri" w:ascii="Calibri" w:hAnsi="Calibri"/>
          <w:b/>
          <w:w w:val="95"/>
        </w:rPr>
        <w:t>Plant</w:t>
      </w:r>
    </w:p>
    <w:p>
      <w:pPr>
        <w:pStyle w:val="BodyText"/>
        <w:ind w:start="0" w:end="0"/>
        <w:rPr/>
      </w:pPr>
      <w:r>
        <w:rPr>
          <w:rFonts w:cs="Calibri" w:ascii="Calibri" w:hAnsi="Calibri"/>
        </w:rPr>
        <w:t>Build</w:t>
      </w:r>
      <w:r>
        <w:rPr>
          <w:rFonts w:cs="Calibri" w:ascii="Calibri" w:hAnsi="Calibri"/>
          <w:spacing w:val="-17"/>
        </w:rPr>
        <w:t xml:space="preserve"> </w:t>
      </w:r>
      <w:r>
        <w:rPr>
          <w:rFonts w:cs="Calibri" w:ascii="Calibri" w:hAnsi="Calibri"/>
        </w:rPr>
        <w:t>up</w:t>
      </w:r>
      <w:r>
        <w:rPr>
          <w:rFonts w:cs="Calibri" w:ascii="Calibri" w:hAnsi="Calibri"/>
          <w:spacing w:val="-17"/>
        </w:rPr>
        <w:t xml:space="preserve"> </w:t>
      </w:r>
      <w:r>
        <w:rPr>
          <w:rFonts w:cs="Calibri" w:ascii="Calibri" w:hAnsi="Calibri"/>
        </w:rPr>
        <w:t>ECU.</w:t>
      </w:r>
      <w:r>
        <w:rPr>
          <w:rFonts w:cs="Calibri" w:ascii="Calibri" w:hAnsi="Calibri"/>
          <w:w w:val="95"/>
        </w:rPr>
        <w:t xml:space="preserve"> </w:t>
      </w: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33"/>
        </w:rPr>
        <w:t xml:space="preserve"> </w:t>
      </w:r>
      <w:r>
        <w:rPr>
          <w:rFonts w:cs="Calibri" w:ascii="Calibri" w:hAnsi="Calibri"/>
          <w:spacing w:val="-1"/>
        </w:rPr>
        <w:t>engine.</w:t>
      </w:r>
      <w:r>
        <w:rPr>
          <w:rFonts w:cs="Calibri" w:ascii="Calibri" w:hAnsi="Calibri"/>
          <w:spacing w:val="24"/>
          <w:w w:val="99"/>
        </w:rPr>
        <w:t xml:space="preserve"> </w:t>
      </w:r>
    </w:p>
    <w:p>
      <w:pPr>
        <w:pStyle w:val="BodyText"/>
        <w:ind w:start="0" w:end="0"/>
        <w:rPr/>
      </w:pPr>
      <w:r>
        <w:rPr>
          <w:rFonts w:cs="Calibri" w:ascii="Calibri" w:hAnsi="Calibri"/>
          <w:spacing w:val="-2"/>
        </w:rPr>
        <w:t>Repa</w:t>
      </w:r>
      <w:r>
        <w:rPr>
          <w:rFonts w:cs="Calibri" w:ascii="Calibri" w:hAnsi="Calibri"/>
          <w:spacing w:val="-1"/>
        </w:rPr>
        <w:t>ir</w:t>
      </w:r>
      <w:r>
        <w:rPr>
          <w:rFonts w:cs="Calibri" w:ascii="Calibri" w:hAnsi="Calibri"/>
          <w:spacing w:val="-13"/>
        </w:rPr>
        <w:t xml:space="preserve"> </w:t>
      </w:r>
      <w:r>
        <w:rPr>
          <w:rFonts w:cs="Calibri" w:ascii="Calibri" w:hAnsi="Calibri"/>
        </w:rPr>
        <w:t>cooling</w:t>
      </w:r>
      <w:r>
        <w:rPr>
          <w:rFonts w:cs="Calibri" w:ascii="Calibri" w:hAnsi="Calibri"/>
          <w:spacing w:val="-13"/>
        </w:rPr>
        <w:t xml:space="preserve"> </w:t>
      </w:r>
      <w:r>
        <w:rPr>
          <w:rFonts w:cs="Calibri" w:ascii="Calibri" w:hAnsi="Calibri"/>
          <w:spacing w:val="-1"/>
        </w:rPr>
        <w:t>b</w:t>
      </w:r>
      <w:r>
        <w:rPr>
          <w:rFonts w:cs="Calibri" w:ascii="Calibri" w:hAnsi="Calibri"/>
          <w:spacing w:val="-2"/>
        </w:rPr>
        <w:t>a</w:t>
      </w:r>
      <w:r>
        <w:rPr>
          <w:rFonts w:cs="Calibri" w:ascii="Calibri" w:hAnsi="Calibri"/>
          <w:spacing w:val="-1"/>
        </w:rPr>
        <w:t>ffles.</w:t>
      </w:r>
      <w:r>
        <w:rPr>
          <w:rFonts w:cs="Calibri" w:ascii="Calibri" w:hAnsi="Calibri"/>
          <w:spacing w:val="23"/>
          <w:w w:val="99"/>
        </w:rPr>
        <w:t xml:space="preserve"> </w:t>
      </w:r>
    </w:p>
    <w:p>
      <w:pPr>
        <w:pStyle w:val="BodyText"/>
        <w:ind w:start="0" w:end="0"/>
        <w:rPr>
          <w:rFonts w:ascii="Calibri" w:hAnsi="Calibri" w:cs="Calibri"/>
        </w:rPr>
      </w:pPr>
      <w:r>
        <w:rPr>
          <w:rFonts w:cs="Calibri" w:ascii="Calibri" w:hAnsi="Calibri"/>
          <w:spacing w:val="-2"/>
        </w:rPr>
        <w:t>Repa</w:t>
      </w:r>
      <w:r>
        <w:rPr>
          <w:rFonts w:cs="Calibri" w:ascii="Calibri" w:hAnsi="Calibri"/>
          <w:spacing w:val="-1"/>
        </w:rPr>
        <w:t>ir</w:t>
      </w:r>
      <w:r>
        <w:rPr>
          <w:rFonts w:cs="Calibri" w:ascii="Calibri" w:hAnsi="Calibri"/>
          <w:spacing w:val="-6"/>
        </w:rPr>
        <w:t xml:space="preserve"> </w:t>
      </w:r>
      <w:r>
        <w:rPr>
          <w:rFonts w:cs="Calibri" w:ascii="Calibri" w:hAnsi="Calibri"/>
          <w:spacing w:val="-1"/>
        </w:rPr>
        <w:t>cowling.</w:t>
      </w:r>
    </w:p>
    <w:p>
      <w:pPr>
        <w:pStyle w:val="BodyText"/>
        <w:ind w:start="0" w:end="0"/>
        <w:rPr/>
      </w:pPr>
      <w:r>
        <w:rPr>
          <w:rFonts w:cs="Calibri" w:ascii="Calibri" w:hAnsi="Calibri"/>
        </w:rPr>
        <w:t>Adjust</w:t>
      </w:r>
      <w:r>
        <w:rPr>
          <w:rFonts w:cs="Calibri" w:ascii="Calibri" w:hAnsi="Calibri"/>
          <w:spacing w:val="11"/>
        </w:rPr>
        <w:t xml:space="preserve"> </w:t>
      </w:r>
      <w:r>
        <w:rPr>
          <w:rFonts w:cs="Calibri" w:ascii="Calibri" w:hAnsi="Calibri"/>
        </w:rPr>
        <w:t>cowl</w:t>
      </w:r>
      <w:r>
        <w:rPr>
          <w:rFonts w:cs="Calibri" w:ascii="Calibri" w:hAnsi="Calibri"/>
          <w:spacing w:val="11"/>
        </w:rPr>
        <w:t xml:space="preserve"> </w:t>
      </w:r>
      <w:r>
        <w:rPr>
          <w:rFonts w:cs="Calibri" w:ascii="Calibri" w:hAnsi="Calibri"/>
        </w:rPr>
        <w:t>flaps.</w:t>
      </w:r>
      <w:r>
        <w:rPr>
          <w:rFonts w:cs="Calibri" w:ascii="Calibri" w:hAnsi="Calibri"/>
          <w:w w:val="99"/>
        </w:rPr>
        <w:t xml:space="preserve"> </w:t>
      </w:r>
    </w:p>
    <w:p>
      <w:pPr>
        <w:pStyle w:val="BodyText"/>
        <w:ind w:start="0" w:end="0"/>
        <w:rPr/>
      </w:pPr>
      <w:r>
        <w:rPr>
          <w:rFonts w:cs="Calibri" w:ascii="Calibri" w:hAnsi="Calibri"/>
        </w:rPr>
        <w:t>Repair</w:t>
      </w:r>
      <w:r>
        <w:rPr>
          <w:rFonts w:cs="Calibri" w:ascii="Calibri" w:hAnsi="Calibri"/>
          <w:spacing w:val="1"/>
        </w:rPr>
        <w:t xml:space="preserve"> </w:t>
      </w:r>
      <w:r>
        <w:rPr>
          <w:rFonts w:cs="Calibri" w:ascii="Calibri" w:hAnsi="Calibri"/>
        </w:rPr>
        <w:t>faulty</w:t>
      </w:r>
      <w:r>
        <w:rPr>
          <w:rFonts w:cs="Calibri" w:ascii="Calibri" w:hAnsi="Calibri"/>
          <w:spacing w:val="2"/>
        </w:rPr>
        <w:t xml:space="preserve"> </w:t>
      </w:r>
      <w:r>
        <w:rPr>
          <w:rFonts w:cs="Calibri" w:ascii="Calibri" w:hAnsi="Calibri"/>
        </w:rPr>
        <w:t>wiring.</w:t>
      </w:r>
    </w:p>
    <w:p>
      <w:pPr>
        <w:pStyle w:val="BodyText"/>
        <w:ind w:start="0" w:end="0"/>
        <w:rPr/>
      </w:pPr>
      <w:r>
        <w:rPr>
          <w:rFonts w:cs="Calibri" w:ascii="Calibri" w:hAnsi="Calibri"/>
        </w:rPr>
        <w:t>Assist</w:t>
      </w:r>
      <w:r>
        <w:rPr>
          <w:rFonts w:cs="Calibri" w:ascii="Calibri" w:hAnsi="Calibri"/>
          <w:spacing w:val="3"/>
        </w:rPr>
        <w:t xml:space="preserve"> </w:t>
      </w:r>
      <w:r>
        <w:rPr>
          <w:rFonts w:cs="Calibri" w:ascii="Calibri" w:hAnsi="Calibri"/>
        </w:rPr>
        <w:t>in</w:t>
      </w:r>
      <w:r>
        <w:rPr>
          <w:rFonts w:cs="Calibri" w:ascii="Calibri" w:hAnsi="Calibri"/>
          <w:spacing w:val="1"/>
        </w:rPr>
        <w:t xml:space="preserve"> </w:t>
      </w:r>
      <w:r>
        <w:rPr>
          <w:rFonts w:cs="Calibri" w:ascii="Calibri" w:hAnsi="Calibri"/>
        </w:rPr>
        <w:t>dry</w:t>
      </w:r>
      <w:r>
        <w:rPr>
          <w:rFonts w:cs="Calibri" w:ascii="Calibri" w:hAnsi="Calibri"/>
          <w:spacing w:val="4"/>
        </w:rPr>
        <w:t xml:space="preserve"> </w:t>
      </w:r>
      <w:r>
        <w:rPr>
          <w:rFonts w:cs="Calibri" w:ascii="Calibri" w:hAnsi="Calibri"/>
          <w:spacing w:val="-1"/>
        </w:rPr>
        <w:t>monitoring</w:t>
      </w:r>
      <w:r>
        <w:rPr>
          <w:rFonts w:cs="Calibri" w:ascii="Calibri" w:hAnsi="Calibri"/>
          <w:spacing w:val="3"/>
        </w:rPr>
        <w:t xml:space="preserve"> </w:t>
      </w:r>
      <w:r>
        <w:rPr>
          <w:rFonts w:cs="Calibri" w:ascii="Calibri" w:hAnsi="Calibri"/>
        </w:rPr>
        <w:t>check.</w:t>
      </w:r>
      <w:r>
        <w:rPr>
          <w:rFonts w:cs="Calibri" w:ascii="Calibri" w:hAnsi="Calibri"/>
          <w:spacing w:val="27"/>
          <w:w w:val="99"/>
        </w:rPr>
        <w:t xml:space="preserve"> </w:t>
      </w:r>
    </w:p>
    <w:p>
      <w:pPr>
        <w:pStyle w:val="BodyText"/>
        <w:ind w:start="0" w:end="0"/>
        <w:rPr/>
      </w:pPr>
      <w:r>
        <w:rPr>
          <w:rFonts w:cs="Calibri" w:ascii="Calibri" w:hAnsi="Calibri"/>
        </w:rPr>
        <w:t>Assist</w:t>
      </w:r>
      <w:r>
        <w:rPr>
          <w:rFonts w:cs="Calibri" w:ascii="Calibri" w:hAnsi="Calibri"/>
          <w:spacing w:val="12"/>
        </w:rPr>
        <w:t xml:space="preserve"> </w:t>
      </w:r>
      <w:r>
        <w:rPr>
          <w:rFonts w:cs="Calibri" w:ascii="Calibri" w:hAnsi="Calibri"/>
        </w:rPr>
        <w:t>in</w:t>
      </w:r>
      <w:r>
        <w:rPr>
          <w:rFonts w:cs="Calibri" w:ascii="Calibri" w:hAnsi="Calibri"/>
          <w:spacing w:val="10"/>
        </w:rPr>
        <w:t xml:space="preserve"> </w:t>
      </w:r>
      <w:r>
        <w:rPr>
          <w:rFonts w:cs="Calibri" w:ascii="Calibri" w:hAnsi="Calibri"/>
        </w:rPr>
        <w:t>wet</w:t>
      </w:r>
      <w:r>
        <w:rPr>
          <w:rFonts w:cs="Calibri" w:ascii="Calibri" w:hAnsi="Calibri"/>
          <w:spacing w:val="12"/>
        </w:rPr>
        <w:t xml:space="preserve"> </w:t>
      </w:r>
      <w:r>
        <w:rPr>
          <w:rFonts w:cs="Calibri" w:ascii="Calibri" w:hAnsi="Calibri"/>
          <w:spacing w:val="-1"/>
        </w:rPr>
        <w:t>monitoring</w:t>
      </w:r>
      <w:r>
        <w:rPr>
          <w:rFonts w:cs="Calibri" w:ascii="Calibri" w:hAnsi="Calibri"/>
          <w:spacing w:val="12"/>
        </w:rPr>
        <w:t xml:space="preserve"> </w:t>
      </w:r>
      <w:r>
        <w:rPr>
          <w:rFonts w:cs="Calibri" w:ascii="Calibri" w:hAnsi="Calibri"/>
        </w:rPr>
        <w:t>check.</w:t>
      </w:r>
      <w:r>
        <w:rPr>
          <w:rFonts w:cs="Calibri" w:ascii="Calibri" w:hAnsi="Calibri"/>
          <w:spacing w:val="28"/>
          <w:w w:val="99"/>
        </w:rPr>
        <w:t xml:space="preserve"> </w:t>
      </w:r>
    </w:p>
    <w:p>
      <w:pPr>
        <w:pStyle w:val="BodyText"/>
        <w:ind w:start="0" w:end="0"/>
        <w:rPr/>
      </w:pPr>
      <w:r>
        <w:rPr>
          <w:rFonts w:cs="Calibri" w:ascii="Calibri" w:hAnsi="Calibri"/>
        </w:rPr>
        <w:t>Assist</w:t>
      </w:r>
      <w:r>
        <w:rPr>
          <w:rFonts w:cs="Calibri" w:ascii="Calibri" w:hAnsi="Calibri"/>
          <w:spacing w:val="-6"/>
        </w:rPr>
        <w:t xml:space="preserve"> </w:t>
      </w:r>
      <w:r>
        <w:rPr>
          <w:rFonts w:cs="Calibri" w:ascii="Calibri" w:hAnsi="Calibri"/>
        </w:rPr>
        <w:t>in</w:t>
      </w:r>
      <w:r>
        <w:rPr>
          <w:rFonts w:cs="Calibri" w:ascii="Calibri" w:hAnsi="Calibri"/>
          <w:spacing w:val="-8"/>
        </w:rPr>
        <w:t xml:space="preserve"> </w:t>
      </w:r>
      <w:r>
        <w:rPr>
          <w:rFonts w:cs="Calibri" w:ascii="Calibri" w:hAnsi="Calibri"/>
        </w:rPr>
        <w:t>engine</w:t>
      </w:r>
      <w:r>
        <w:rPr>
          <w:rFonts w:cs="Calibri" w:ascii="Calibri" w:hAnsi="Calibri"/>
          <w:spacing w:val="-6"/>
        </w:rPr>
        <w:t xml:space="preserve"> </w:t>
      </w:r>
      <w:r>
        <w:rPr>
          <w:rFonts w:cs="Calibri" w:ascii="Calibri" w:hAnsi="Calibri"/>
        </w:rPr>
        <w:t>start</w:t>
      </w:r>
      <w:r>
        <w:rPr>
          <w:rFonts w:cs="Calibri" w:ascii="Calibri" w:hAnsi="Calibri"/>
          <w:spacing w:val="-6"/>
        </w:rPr>
        <w:t xml:space="preserve"> </w:t>
      </w:r>
      <w:r>
        <w:rPr>
          <w:rFonts w:cs="Calibri" w:ascii="Calibri" w:hAnsi="Calibri"/>
        </w:rPr>
        <w:t>(manual</w:t>
      </w:r>
      <w:r>
        <w:rPr>
          <w:rFonts w:cs="Calibri" w:ascii="Calibri" w:hAnsi="Calibri"/>
          <w:spacing w:val="-6"/>
        </w:rPr>
        <w:t xml:space="preserve"> </w:t>
      </w:r>
      <w:r>
        <w:rPr>
          <w:rFonts w:cs="Calibri" w:ascii="Calibri" w:hAnsi="Calibri"/>
          <w:spacing w:val="-1"/>
        </w:rPr>
        <w:t>mode</w:t>
      </w:r>
      <w:r>
        <w:rPr>
          <w:rFonts w:cs="Calibri" w:ascii="Calibri" w:hAnsi="Calibri"/>
          <w:spacing w:val="-2"/>
        </w:rPr>
        <w:t>).</w:t>
      </w:r>
      <w:r>
        <w:rPr>
          <w:rFonts w:cs="Calibri" w:ascii="Calibri" w:hAnsi="Calibri"/>
          <w:spacing w:val="25"/>
          <w:w w:val="90"/>
        </w:rPr>
        <w:t xml:space="preserve"> </w:t>
      </w:r>
    </w:p>
    <w:p>
      <w:pPr>
        <w:pStyle w:val="BodyText"/>
        <w:ind w:start="0" w:end="0"/>
        <w:rPr/>
      </w:pPr>
      <w:r>
        <w:rPr>
          <w:rFonts w:cs="Calibri" w:ascii="Calibri" w:hAnsi="Calibri"/>
          <w:spacing w:val="-2"/>
        </w:rPr>
        <w:t>Tr</w:t>
      </w:r>
      <w:r>
        <w:rPr>
          <w:rFonts w:cs="Calibri" w:ascii="Calibri" w:hAnsi="Calibri"/>
          <w:spacing w:val="-1"/>
        </w:rPr>
        <w:t>oubleshoot.</w:t>
      </w:r>
    </w:p>
    <w:p>
      <w:pPr>
        <w:pStyle w:val="BodyText"/>
        <w:ind w:start="0" w:end="0"/>
        <w:rPr>
          <w:rFonts w:ascii="Calibri" w:hAnsi="Calibri" w:cs="Calibri"/>
          <w:spacing w:val="-1"/>
        </w:rPr>
      </w:pPr>
      <w:r>
        <w:rPr>
          <w:rFonts w:cs="Calibri" w:ascii="Calibri" w:hAnsi="Calibri"/>
          <w:spacing w:val="-1"/>
        </w:rPr>
      </w:r>
    </w:p>
    <w:p>
      <w:pPr>
        <w:pStyle w:val="BodyText"/>
        <w:ind w:start="0" w:end="0"/>
        <w:rPr>
          <w:rFonts w:ascii="Calibri" w:hAnsi="Calibri" w:eastAsia="Lucida Sans" w:cs="Lucida Sans"/>
        </w:rPr>
      </w:pPr>
      <w:r>
        <w:rPr>
          <w:rFonts w:cs="Calibri" w:ascii="Calibri" w:hAnsi="Calibri"/>
          <w:b/>
          <w:w w:val="95"/>
        </w:rPr>
        <w:t>Piston</w:t>
      </w:r>
      <w:r>
        <w:rPr>
          <w:rFonts w:cs="Calibri" w:ascii="Calibri" w:hAnsi="Calibri"/>
          <w:b/>
          <w:spacing w:val="-36"/>
          <w:w w:val="95"/>
        </w:rPr>
        <w:t xml:space="preserve"> </w:t>
      </w:r>
      <w:r>
        <w:rPr>
          <w:rFonts w:cs="Calibri" w:ascii="Calibri" w:hAnsi="Calibri"/>
          <w:b/>
          <w:spacing w:val="-1"/>
          <w:w w:val="95"/>
        </w:rPr>
        <w:t>E</w:t>
      </w:r>
      <w:r>
        <w:rPr>
          <w:rFonts w:cs="Calibri" w:ascii="Calibri" w:hAnsi="Calibri"/>
          <w:b/>
          <w:spacing w:val="-2"/>
          <w:w w:val="95"/>
        </w:rPr>
        <w:t>ngines</w:t>
      </w:r>
    </w:p>
    <w:p>
      <w:pPr>
        <w:pStyle w:val="BodyText"/>
        <w:ind w:start="0" w:end="0"/>
        <w:rPr/>
      </w:pPr>
      <w:r>
        <w:rPr>
          <w:rFonts w:cs="Calibri" w:ascii="Calibri" w:hAnsi="Calibri"/>
          <w:spacing w:val="-2"/>
        </w:rPr>
        <w:t>Re</w:t>
      </w:r>
      <w:r>
        <w:rPr>
          <w:rFonts w:cs="Calibri" w:ascii="Calibri" w:hAnsi="Calibri"/>
          <w:spacing w:val="-1"/>
        </w:rPr>
        <w:t>move/install</w:t>
      </w:r>
      <w:r>
        <w:rPr>
          <w:rFonts w:cs="Calibri" w:ascii="Calibri" w:hAnsi="Calibri"/>
          <w:spacing w:val="-12"/>
        </w:rPr>
        <w:t xml:space="preserve"> </w:t>
      </w:r>
      <w:r>
        <w:rPr>
          <w:rFonts w:cs="Calibri" w:ascii="Calibri" w:hAnsi="Calibri"/>
          <w:spacing w:val="-1"/>
        </w:rPr>
        <w:t>reduction</w:t>
      </w:r>
      <w:r>
        <w:rPr>
          <w:rFonts w:cs="Calibri" w:ascii="Calibri" w:hAnsi="Calibri"/>
          <w:spacing w:val="-11"/>
        </w:rPr>
        <w:t xml:space="preserve"> </w:t>
      </w:r>
      <w:r>
        <w:rPr>
          <w:rFonts w:cs="Calibri" w:ascii="Calibri" w:hAnsi="Calibri"/>
        </w:rPr>
        <w:t>gear.</w:t>
      </w:r>
      <w:r>
        <w:rPr>
          <w:rFonts w:cs="Calibri" w:ascii="Calibri" w:hAnsi="Calibri"/>
          <w:spacing w:val="41"/>
          <w:w w:val="97"/>
        </w:rPr>
        <w:t xml:space="preserve"> </w:t>
      </w:r>
    </w:p>
    <w:p>
      <w:pPr>
        <w:pStyle w:val="BodyText"/>
        <w:ind w:start="0" w:end="0"/>
        <w:rPr>
          <w:rFonts w:ascii="Calibri" w:hAnsi="Calibri" w:cs="Calibri"/>
        </w:rPr>
      </w:pPr>
      <w:r>
        <w:rPr>
          <w:rFonts w:cs="Calibri" w:ascii="Calibri" w:hAnsi="Calibri"/>
          <w:spacing w:val="-2"/>
        </w:rPr>
        <w:t>Ch</w:t>
      </w:r>
      <w:r>
        <w:rPr>
          <w:rFonts w:cs="Calibri" w:ascii="Calibri" w:hAnsi="Calibri"/>
          <w:spacing w:val="-1"/>
        </w:rPr>
        <w:t>eck</w:t>
      </w:r>
      <w:r>
        <w:rPr>
          <w:rFonts w:cs="Calibri" w:ascii="Calibri" w:hAnsi="Calibri"/>
          <w:spacing w:val="-17"/>
        </w:rPr>
        <w:t xml:space="preserve"> </w:t>
      </w:r>
      <w:r>
        <w:rPr>
          <w:rFonts w:cs="Calibri" w:ascii="Calibri" w:hAnsi="Calibri"/>
        </w:rPr>
        <w:t>crankshaft</w:t>
      </w:r>
      <w:r>
        <w:rPr>
          <w:rFonts w:cs="Calibri" w:ascii="Calibri" w:hAnsi="Calibri"/>
          <w:spacing w:val="-19"/>
        </w:rPr>
        <w:t xml:space="preserve"> </w:t>
      </w:r>
      <w:r>
        <w:rPr>
          <w:rFonts w:cs="Calibri" w:ascii="Calibri" w:hAnsi="Calibri"/>
          <w:spacing w:val="-1"/>
        </w:rPr>
        <w:t>run-out.</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20"/>
        </w:rPr>
        <w:t xml:space="preserve"> </w:t>
      </w:r>
      <w:r>
        <w:rPr>
          <w:rFonts w:cs="Calibri" w:ascii="Calibri" w:hAnsi="Calibri"/>
          <w:spacing w:val="-1"/>
        </w:rPr>
        <w:t>tappet</w:t>
      </w:r>
      <w:r>
        <w:rPr>
          <w:rFonts w:cs="Calibri" w:ascii="Calibri" w:hAnsi="Calibri"/>
          <w:spacing w:val="-20"/>
        </w:rPr>
        <w:t xml:space="preserve"> </w:t>
      </w:r>
      <w:r>
        <w:rPr>
          <w:rFonts w:cs="Calibri" w:ascii="Calibri" w:hAnsi="Calibri"/>
        </w:rPr>
        <w:t>clearance.</w:t>
      </w:r>
      <w:r>
        <w:rPr>
          <w:rFonts w:cs="Calibri" w:ascii="Calibri" w:hAnsi="Calibri"/>
          <w:spacing w:val="29"/>
          <w:w w:val="97"/>
        </w:rPr>
        <w:t xml:space="preserve"> </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heck</w:t>
      </w:r>
      <w:r>
        <w:rPr>
          <w:rFonts w:cs="Calibri" w:ascii="Calibri" w:hAnsi="Calibri"/>
          <w:spacing w:val="-16"/>
        </w:rPr>
        <w:t xml:space="preserve"> </w:t>
      </w:r>
      <w:r>
        <w:rPr>
          <w:rFonts w:cs="Calibri" w:ascii="Calibri" w:hAnsi="Calibri"/>
          <w:spacing w:val="-1"/>
        </w:rPr>
        <w:t>compression.</w:t>
      </w:r>
    </w:p>
    <w:p>
      <w:pPr>
        <w:pStyle w:val="BodyText"/>
        <w:ind w:start="0" w:end="0"/>
        <w:rPr/>
      </w:pPr>
      <w:r>
        <w:rPr>
          <w:rFonts w:cs="Calibri" w:ascii="Calibri" w:hAnsi="Calibri"/>
        </w:rPr>
        <w:t>Extract</w:t>
      </w:r>
      <w:r>
        <w:rPr>
          <w:rFonts w:cs="Calibri" w:ascii="Calibri" w:hAnsi="Calibri"/>
          <w:spacing w:val="-3"/>
        </w:rPr>
        <w:t xml:space="preserve"> </w:t>
      </w:r>
      <w:r>
        <w:rPr>
          <w:rFonts w:cs="Calibri" w:ascii="Calibri" w:hAnsi="Calibri"/>
          <w:spacing w:val="-1"/>
        </w:rPr>
        <w:t>broken</w:t>
      </w:r>
      <w:r>
        <w:rPr>
          <w:rFonts w:cs="Calibri" w:ascii="Calibri" w:hAnsi="Calibri"/>
          <w:spacing w:val="-4"/>
        </w:rPr>
        <w:t xml:space="preserve"> </w:t>
      </w:r>
      <w:r>
        <w:rPr>
          <w:rFonts w:cs="Calibri" w:ascii="Calibri" w:hAnsi="Calibri"/>
        </w:rPr>
        <w:t>stud.</w:t>
      </w:r>
      <w:r>
        <w:rPr>
          <w:rFonts w:cs="Calibri" w:ascii="Calibri" w:hAnsi="Calibri"/>
          <w:spacing w:val="25"/>
          <w:w w:val="102"/>
        </w:rPr>
        <w:t xml:space="preserve"> </w:t>
      </w:r>
    </w:p>
    <w:p>
      <w:pPr>
        <w:pStyle w:val="BodyText"/>
        <w:ind w:start="0" w:end="0"/>
        <w:rPr/>
      </w:pPr>
      <w:r>
        <w:rPr>
          <w:rFonts w:cs="Calibri" w:ascii="Calibri" w:hAnsi="Calibri"/>
        </w:rPr>
        <w:t>Install</w:t>
      </w:r>
      <w:r>
        <w:rPr>
          <w:rFonts w:cs="Calibri" w:ascii="Calibri" w:hAnsi="Calibri"/>
          <w:spacing w:val="-14"/>
        </w:rPr>
        <w:t xml:space="preserve"> </w:t>
      </w:r>
      <w:r>
        <w:rPr>
          <w:rFonts w:cs="Calibri" w:ascii="Calibri" w:hAnsi="Calibri"/>
        </w:rPr>
        <w:t>helicoil.</w:t>
      </w:r>
    </w:p>
    <w:p>
      <w:pPr>
        <w:pStyle w:val="BodyText"/>
        <w:ind w:start="0" w:end="0"/>
        <w:rPr/>
      </w:pPr>
      <w:r>
        <w:rPr>
          <w:rFonts w:cs="Calibri" w:ascii="Calibri" w:hAnsi="Calibri"/>
        </w:rPr>
        <w:t>Perform</w:t>
      </w:r>
      <w:r>
        <w:rPr>
          <w:rFonts w:cs="Calibri" w:ascii="Calibri" w:hAnsi="Calibri"/>
          <w:spacing w:val="-3"/>
        </w:rPr>
        <w:t xml:space="preserve"> </w:t>
      </w:r>
      <w:r>
        <w:rPr>
          <w:rFonts w:cs="Calibri" w:ascii="Calibri" w:hAnsi="Calibri"/>
        </w:rPr>
        <w:t>ground</w:t>
      </w:r>
      <w:r>
        <w:rPr>
          <w:rFonts w:cs="Calibri" w:ascii="Calibri" w:hAnsi="Calibri"/>
          <w:spacing w:val="-2"/>
        </w:rPr>
        <w:t xml:space="preserve"> </w:t>
      </w:r>
      <w:r>
        <w:rPr>
          <w:rFonts w:cs="Calibri" w:ascii="Calibri" w:hAnsi="Calibri"/>
        </w:rPr>
        <w:t>run.</w:t>
      </w:r>
      <w:r>
        <w:rPr>
          <w:rFonts w:cs="Calibri" w:ascii="Calibri" w:hAnsi="Calibri"/>
          <w:w w:val="99"/>
        </w:rPr>
        <w:t xml:space="preserve"> </w:t>
      </w:r>
    </w:p>
    <w:p>
      <w:pPr>
        <w:pStyle w:val="BodyText"/>
        <w:ind w:start="0" w:end="0"/>
        <w:rPr/>
      </w:pPr>
      <w:r>
        <w:rPr>
          <w:rFonts w:cs="Calibri" w:ascii="Calibri" w:hAnsi="Calibri"/>
        </w:rPr>
        <w:t>Establish/check</w:t>
      </w:r>
      <w:r>
        <w:rPr>
          <w:rFonts w:cs="Calibri" w:ascii="Calibri" w:hAnsi="Calibri"/>
          <w:spacing w:val="-15"/>
        </w:rPr>
        <w:t xml:space="preserve"> </w:t>
      </w:r>
      <w:r>
        <w:rPr>
          <w:rFonts w:cs="Calibri" w:ascii="Calibri" w:hAnsi="Calibri"/>
          <w:spacing w:val="-1"/>
        </w:rPr>
        <w:t>reference</w:t>
      </w:r>
      <w:r>
        <w:rPr>
          <w:rFonts w:cs="Calibri" w:ascii="Calibri" w:hAnsi="Calibri"/>
          <w:spacing w:val="-16"/>
        </w:rPr>
        <w:t xml:space="preserve"> </w:t>
      </w:r>
      <w:r>
        <w:rPr>
          <w:rFonts w:cs="Calibri" w:ascii="Calibri" w:hAnsi="Calibri"/>
          <w:spacing w:val="-2"/>
        </w:rPr>
        <w:t>RP</w:t>
      </w:r>
      <w:r>
        <w:rPr>
          <w:rFonts w:cs="Calibri" w:ascii="Calibri" w:hAnsi="Calibri"/>
          <w:spacing w:val="-1"/>
        </w:rPr>
        <w:t>M.</w:t>
      </w:r>
      <w:r>
        <w:rPr>
          <w:rFonts w:cs="Calibri" w:ascii="Calibri" w:hAnsi="Calibri"/>
          <w:spacing w:val="29"/>
          <w:w w:val="109"/>
        </w:rPr>
        <w:t xml:space="preserve"> </w:t>
      </w:r>
    </w:p>
    <w:p>
      <w:pPr>
        <w:pStyle w:val="BodyText"/>
        <w:ind w:start="0" w:end="0"/>
        <w:rPr>
          <w:rFonts w:ascii="Calibri" w:hAnsi="Calibri" w:cs="Calibri"/>
        </w:rPr>
      </w:pPr>
      <w:r>
        <w:rPr>
          <w:rFonts w:cs="Calibri" w:ascii="Calibri" w:hAnsi="Calibri"/>
          <w:spacing w:val="-1"/>
        </w:rPr>
        <w:t>Troubleshoot.</w:t>
      </w:r>
    </w:p>
    <w:p>
      <w:pPr>
        <w:pStyle w:val="BodyText"/>
        <w:ind w:start="0" w:end="0"/>
        <w:rPr>
          <w:rFonts w:ascii="Calibri" w:hAnsi="Calibri" w:cs="Calibri"/>
          <w:b/>
          <w:w w:val="90"/>
        </w:rPr>
      </w:pPr>
      <w:r>
        <w:rPr>
          <w:rFonts w:cs="Calibri" w:ascii="Calibri" w:hAnsi="Calibri"/>
          <w:b/>
          <w:w w:val="90"/>
        </w:rPr>
      </w:r>
    </w:p>
    <w:p>
      <w:pPr>
        <w:pStyle w:val="BodyText"/>
        <w:ind w:start="0" w:end="0"/>
        <w:rPr>
          <w:rFonts w:ascii="Calibri" w:hAnsi="Calibri" w:eastAsia="Lucida Sans" w:cs="Lucida Sans"/>
        </w:rPr>
      </w:pPr>
      <w:r>
        <w:rPr>
          <w:rFonts w:cs="Calibri" w:ascii="Calibri" w:hAnsi="Calibri"/>
          <w:b/>
          <w:w w:val="90"/>
        </w:rPr>
        <w:t>Turbine</w:t>
      </w:r>
      <w:r>
        <w:rPr>
          <w:rFonts w:cs="Calibri" w:ascii="Calibri" w:hAnsi="Calibri"/>
          <w:b/>
          <w:spacing w:val="23"/>
          <w:w w:val="90"/>
        </w:rPr>
        <w:t xml:space="preserve"> </w:t>
      </w:r>
      <w:r>
        <w:rPr>
          <w:rFonts w:cs="Calibri" w:ascii="Calibri" w:hAnsi="Calibri"/>
          <w:b/>
          <w:spacing w:val="-1"/>
          <w:w w:val="90"/>
        </w:rPr>
        <w:t>Engines</w:t>
      </w:r>
    </w:p>
    <w:p>
      <w:pPr>
        <w:pStyle w:val="BodyText"/>
        <w:ind w:start="0" w:end="0"/>
        <w:rPr/>
      </w:pPr>
      <w:r>
        <w:rPr>
          <w:rFonts w:cs="Calibri" w:ascii="Calibri" w:hAnsi="Calibri"/>
          <w:spacing w:val="-2"/>
        </w:rPr>
        <w:t>Replace</w:t>
      </w:r>
      <w:r>
        <w:rPr>
          <w:rFonts w:cs="Calibri" w:ascii="Calibri" w:hAnsi="Calibri"/>
          <w:spacing w:val="-18"/>
        </w:rPr>
        <w:t xml:space="preserve"> </w:t>
      </w:r>
      <w:r>
        <w:rPr>
          <w:rFonts w:cs="Calibri" w:ascii="Calibri" w:hAnsi="Calibri"/>
          <w:spacing w:val="-1"/>
        </w:rPr>
        <w:t>module.</w:t>
      </w:r>
      <w:r>
        <w:rPr>
          <w:rFonts w:cs="Calibri" w:ascii="Calibri" w:hAnsi="Calibri"/>
          <w:spacing w:val="24"/>
          <w:w w:val="99"/>
        </w:rPr>
        <w:t xml:space="preserve"> </w:t>
      </w:r>
    </w:p>
    <w:p>
      <w:pPr>
        <w:pStyle w:val="BodyText"/>
        <w:ind w:start="0" w:end="0"/>
        <w:rPr/>
      </w:pPr>
      <w:r>
        <w:rPr>
          <w:rFonts w:cs="Calibri" w:ascii="Calibri" w:hAnsi="Calibri"/>
          <w:spacing w:val="-2"/>
        </w:rPr>
        <w:t>Replace</w:t>
      </w:r>
      <w:r>
        <w:rPr>
          <w:rFonts w:cs="Calibri" w:ascii="Calibri" w:hAnsi="Calibri"/>
          <w:spacing w:val="-22"/>
        </w:rPr>
        <w:t xml:space="preserve"> </w:t>
      </w:r>
      <w:r>
        <w:rPr>
          <w:rFonts w:cs="Calibri" w:ascii="Calibri" w:hAnsi="Calibri"/>
        </w:rPr>
        <w:t>fan</w:t>
      </w:r>
      <w:r>
        <w:rPr>
          <w:rFonts w:cs="Calibri" w:ascii="Calibri" w:hAnsi="Calibri"/>
          <w:spacing w:val="-22"/>
        </w:rPr>
        <w:t xml:space="preserve"> </w:t>
      </w:r>
      <w:r>
        <w:rPr>
          <w:rFonts w:cs="Calibri" w:ascii="Calibri" w:hAnsi="Calibri"/>
        </w:rPr>
        <w:t>blade.</w:t>
      </w:r>
    </w:p>
    <w:p>
      <w:pPr>
        <w:pStyle w:val="BodyText"/>
        <w:ind w:start="0" w:end="0"/>
        <w:rPr/>
      </w:pPr>
      <w:r>
        <w:rPr>
          <w:rFonts w:cs="Calibri" w:ascii="Calibri" w:hAnsi="Calibri"/>
          <w:spacing w:val="-1"/>
        </w:rPr>
        <w:t>Hot</w:t>
      </w:r>
      <w:r>
        <w:rPr>
          <w:rFonts w:cs="Calibri" w:ascii="Calibri" w:hAnsi="Calibri"/>
        </w:rPr>
        <w:t xml:space="preserve"> section </w:t>
      </w:r>
      <w:r>
        <w:rPr>
          <w:rFonts w:cs="Calibri" w:ascii="Calibri" w:hAnsi="Calibri"/>
          <w:spacing w:val="-1"/>
        </w:rPr>
        <w:t>inspection/boroscope</w:t>
      </w:r>
      <w:r>
        <w:rPr>
          <w:rFonts w:cs="Calibri" w:ascii="Calibri" w:hAnsi="Calibri"/>
        </w:rPr>
        <w:t xml:space="preserve"> check.</w:t>
      </w:r>
      <w:r>
        <w:rPr>
          <w:rFonts w:cs="Calibri" w:ascii="Calibri" w:hAnsi="Calibri"/>
          <w:spacing w:val="42"/>
          <w:w w:val="99"/>
        </w:rPr>
        <w:t xml:space="preserve"> </w:t>
      </w:r>
    </w:p>
    <w:p>
      <w:pPr>
        <w:pStyle w:val="BodyText"/>
        <w:ind w:start="0" w:end="0"/>
        <w:rPr/>
      </w:pPr>
      <w:r>
        <w:rPr>
          <w:rFonts w:cs="Calibri" w:ascii="Calibri" w:hAnsi="Calibri"/>
        </w:rPr>
        <w:t>Carry</w:t>
      </w:r>
      <w:r>
        <w:rPr>
          <w:rFonts w:cs="Calibri" w:ascii="Calibri" w:hAnsi="Calibri"/>
          <w:spacing w:val="-9"/>
        </w:rPr>
        <w:t xml:space="preserve"> </w:t>
      </w:r>
      <w:r>
        <w:rPr>
          <w:rFonts w:cs="Calibri" w:ascii="Calibri" w:hAnsi="Calibri"/>
        </w:rPr>
        <w:t>out</w:t>
      </w:r>
      <w:r>
        <w:rPr>
          <w:rFonts w:cs="Calibri" w:ascii="Calibri" w:hAnsi="Calibri"/>
          <w:spacing w:val="-7"/>
        </w:rPr>
        <w:t xml:space="preserve"> </w:t>
      </w:r>
      <w:r>
        <w:rPr>
          <w:rFonts w:cs="Calibri" w:ascii="Calibri" w:hAnsi="Calibri"/>
          <w:spacing w:val="-1"/>
        </w:rPr>
        <w:t>engine/compressor</w:t>
      </w:r>
      <w:r>
        <w:rPr>
          <w:rFonts w:cs="Calibri" w:ascii="Calibri" w:hAnsi="Calibri"/>
          <w:spacing w:val="-6"/>
        </w:rPr>
        <w:t xml:space="preserve"> </w:t>
      </w:r>
      <w:r>
        <w:rPr>
          <w:rFonts w:cs="Calibri" w:ascii="Calibri" w:hAnsi="Calibri"/>
        </w:rPr>
        <w:t>wash.</w:t>
      </w:r>
    </w:p>
    <w:p>
      <w:pPr>
        <w:pStyle w:val="BodyText"/>
        <w:ind w:start="0" w:end="0"/>
        <w:rPr/>
      </w:pPr>
      <w:r>
        <w:rPr>
          <w:rFonts w:cs="Calibri" w:ascii="Calibri" w:hAnsi="Calibri"/>
        </w:rPr>
        <w:t>Carry</w:t>
      </w:r>
      <w:r>
        <w:rPr>
          <w:rFonts w:cs="Calibri" w:ascii="Calibri" w:hAnsi="Calibri"/>
          <w:spacing w:val="-11"/>
        </w:rPr>
        <w:t xml:space="preserve"> </w:t>
      </w:r>
      <w:r>
        <w:rPr>
          <w:rFonts w:cs="Calibri" w:ascii="Calibri" w:hAnsi="Calibri"/>
        </w:rPr>
        <w:t>out</w:t>
      </w:r>
      <w:r>
        <w:rPr>
          <w:rFonts w:cs="Calibri" w:ascii="Calibri" w:hAnsi="Calibri"/>
          <w:spacing w:val="-8"/>
        </w:rPr>
        <w:t xml:space="preserve"> </w:t>
      </w:r>
      <w:r>
        <w:rPr>
          <w:rFonts w:cs="Calibri" w:ascii="Calibri" w:hAnsi="Calibri"/>
          <w:spacing w:val="-1"/>
        </w:rPr>
        <w:t>engine</w:t>
      </w:r>
      <w:r>
        <w:rPr>
          <w:rFonts w:cs="Calibri" w:ascii="Calibri" w:hAnsi="Calibri"/>
          <w:spacing w:val="-8"/>
        </w:rPr>
        <w:t xml:space="preserve"> </w:t>
      </w:r>
      <w:r>
        <w:rPr>
          <w:rFonts w:cs="Calibri" w:ascii="Calibri" w:hAnsi="Calibri"/>
          <w:spacing w:val="-1"/>
        </w:rPr>
        <w:t>dry</w:t>
      </w:r>
      <w:r>
        <w:rPr>
          <w:rFonts w:cs="Calibri" w:ascii="Calibri" w:hAnsi="Calibri"/>
          <w:spacing w:val="-8"/>
        </w:rPr>
        <w:t xml:space="preserve"> </w:t>
      </w:r>
      <w:r>
        <w:rPr>
          <w:rFonts w:cs="Calibri" w:ascii="Calibri" w:hAnsi="Calibri"/>
        </w:rPr>
        <w:t>cycle.</w:t>
      </w:r>
      <w:r>
        <w:rPr>
          <w:rFonts w:cs="Calibri" w:ascii="Calibri" w:hAnsi="Calibri"/>
          <w:spacing w:val="27"/>
          <w:w w:val="99"/>
        </w:rPr>
        <w:t xml:space="preserve"> </w:t>
      </w:r>
    </w:p>
    <w:p>
      <w:pPr>
        <w:pStyle w:val="BodyText"/>
        <w:ind w:start="0" w:end="0"/>
        <w:rPr/>
      </w:pPr>
      <w:r>
        <w:rPr>
          <w:rFonts w:cs="Calibri" w:ascii="Calibri" w:hAnsi="Calibri"/>
          <w:spacing w:val="-2"/>
        </w:rPr>
        <w:t>Engin</w:t>
      </w:r>
      <w:r>
        <w:rPr>
          <w:rFonts w:cs="Calibri" w:ascii="Calibri" w:hAnsi="Calibri"/>
          <w:spacing w:val="-1"/>
        </w:rPr>
        <w:t>e</w:t>
      </w:r>
      <w:r>
        <w:rPr>
          <w:rFonts w:cs="Calibri" w:ascii="Calibri" w:hAnsi="Calibri"/>
          <w:spacing w:val="-12"/>
        </w:rPr>
        <w:t xml:space="preserve"> </w:t>
      </w:r>
      <w:r>
        <w:rPr>
          <w:rFonts w:cs="Calibri" w:ascii="Calibri" w:hAnsi="Calibri"/>
          <w:spacing w:val="-1"/>
        </w:rPr>
        <w:t>ground</w:t>
      </w:r>
      <w:r>
        <w:rPr>
          <w:rFonts w:cs="Calibri" w:ascii="Calibri" w:hAnsi="Calibri"/>
          <w:spacing w:val="-12"/>
        </w:rPr>
        <w:t xml:space="preserve"> </w:t>
      </w:r>
      <w:r>
        <w:rPr>
          <w:rFonts w:cs="Calibri" w:ascii="Calibri" w:hAnsi="Calibri"/>
        </w:rPr>
        <w:t>run.</w:t>
      </w:r>
    </w:p>
    <w:p>
      <w:pPr>
        <w:pStyle w:val="BodyText"/>
        <w:ind w:start="0" w:end="0"/>
        <w:rPr/>
      </w:pPr>
      <w:r>
        <w:rPr>
          <w:rFonts w:cs="Calibri" w:ascii="Calibri" w:hAnsi="Calibri"/>
        </w:rPr>
        <w:t>Establish</w:t>
      </w:r>
      <w:r>
        <w:rPr>
          <w:rFonts w:cs="Calibri" w:ascii="Calibri" w:hAnsi="Calibri"/>
          <w:spacing w:val="2"/>
        </w:rPr>
        <w:t xml:space="preserve"> </w:t>
      </w:r>
      <w:r>
        <w:rPr>
          <w:rFonts w:cs="Calibri" w:ascii="Calibri" w:hAnsi="Calibri"/>
          <w:spacing w:val="-1"/>
        </w:rPr>
        <w:t>reference</w:t>
      </w:r>
      <w:r>
        <w:rPr>
          <w:rFonts w:cs="Calibri" w:ascii="Calibri" w:hAnsi="Calibri"/>
          <w:spacing w:val="3"/>
        </w:rPr>
        <w:t xml:space="preserve"> </w:t>
      </w:r>
      <w:r>
        <w:rPr>
          <w:rFonts w:cs="Calibri" w:ascii="Calibri" w:hAnsi="Calibri"/>
        </w:rPr>
        <w:t>power.</w:t>
      </w:r>
    </w:p>
    <w:p>
      <w:pPr>
        <w:pStyle w:val="BodyText"/>
        <w:ind w:start="0" w:end="0"/>
        <w:rPr/>
      </w:pPr>
      <w:r>
        <w:rPr>
          <w:rFonts w:cs="Calibri" w:ascii="Calibri" w:hAnsi="Calibri"/>
        </w:rPr>
        <w:t>Trend</w:t>
      </w:r>
      <w:r>
        <w:rPr>
          <w:rFonts w:cs="Calibri" w:ascii="Calibri" w:hAnsi="Calibri"/>
          <w:spacing w:val="-21"/>
        </w:rPr>
        <w:t xml:space="preserve"> </w:t>
      </w:r>
      <w:r>
        <w:rPr>
          <w:rFonts w:cs="Calibri" w:ascii="Calibri" w:hAnsi="Calibri"/>
          <w:spacing w:val="-1"/>
        </w:rPr>
        <w:t>monitoring/g</w:t>
      </w:r>
      <w:r>
        <w:rPr>
          <w:rFonts w:cs="Calibri" w:ascii="Calibri" w:hAnsi="Calibri"/>
          <w:spacing w:val="-2"/>
        </w:rPr>
        <w:t>a</w:t>
      </w:r>
      <w:r>
        <w:rPr>
          <w:rFonts w:cs="Calibri" w:ascii="Calibri" w:hAnsi="Calibri"/>
          <w:spacing w:val="-1"/>
        </w:rPr>
        <w:t>s</w:t>
      </w:r>
      <w:r>
        <w:rPr>
          <w:rFonts w:cs="Calibri" w:ascii="Calibri" w:hAnsi="Calibri"/>
          <w:spacing w:val="-18"/>
        </w:rPr>
        <w:t xml:space="preserve"> </w:t>
      </w:r>
      <w:r>
        <w:rPr>
          <w:rFonts w:cs="Calibri" w:ascii="Calibri" w:hAnsi="Calibri"/>
        </w:rPr>
        <w:t>path</w:t>
      </w:r>
      <w:r>
        <w:rPr>
          <w:rFonts w:cs="Calibri" w:ascii="Calibri" w:hAnsi="Calibri"/>
          <w:spacing w:val="-19"/>
        </w:rPr>
        <w:t xml:space="preserve"> </w:t>
      </w:r>
      <w:r>
        <w:rPr>
          <w:rFonts w:cs="Calibri" w:ascii="Calibri" w:hAnsi="Calibri"/>
        </w:rPr>
        <w:t>analysis.</w:t>
      </w:r>
      <w:r>
        <w:rPr>
          <w:rFonts w:cs="Calibri" w:ascii="Calibri" w:hAnsi="Calibri"/>
          <w:spacing w:val="24"/>
          <w:w w:val="96"/>
        </w:rPr>
        <w:t xml:space="preserve"> </w:t>
      </w:r>
    </w:p>
    <w:p>
      <w:pPr>
        <w:pStyle w:val="BodyText"/>
        <w:ind w:start="0" w:end="0"/>
        <w:rPr>
          <w:rFonts w:ascii="Calibri" w:hAnsi="Calibri" w:cs="Calibri"/>
        </w:rPr>
      </w:pPr>
      <w:r>
        <w:rPr>
          <w:rFonts w:cs="Calibri" w:ascii="Calibri" w:hAnsi="Calibri"/>
          <w:spacing w:val="-1"/>
        </w:rPr>
        <w:t>Troubleshoot.</w:t>
      </w:r>
    </w:p>
    <w:p>
      <w:pPr>
        <w:pStyle w:val="BodyText"/>
        <w:ind w:start="0" w:end="0"/>
        <w:rPr>
          <w:rFonts w:ascii="Calibri" w:hAnsi="Calibri" w:eastAsia="Lucida Sans" w:cs="Lucida Sans"/>
          <w:b/>
          <w:bCs/>
          <w:w w:val="95"/>
        </w:rPr>
      </w:pPr>
      <w:r>
        <w:rPr>
          <w:rFonts w:eastAsia="Lucida Sans" w:cs="Lucida Sans" w:ascii="Calibri" w:hAnsi="Calibri"/>
          <w:b/>
          <w:bCs/>
          <w:w w:val="95"/>
        </w:rPr>
      </w:r>
    </w:p>
    <w:p>
      <w:pPr>
        <w:pStyle w:val="BodyText"/>
        <w:ind w:start="0" w:end="0"/>
        <w:rPr>
          <w:rFonts w:ascii="Calibri" w:hAnsi="Calibri" w:eastAsia="Lucida Sans" w:cs="Lucida Sans"/>
        </w:rPr>
      </w:pPr>
      <w:r>
        <w:rPr>
          <w:rFonts w:eastAsia="Lucida Sans" w:cs="Lucida Sans" w:ascii="Calibri" w:hAnsi="Calibri"/>
          <w:b/>
          <w:bCs/>
          <w:w w:val="95"/>
        </w:rPr>
        <w:t>Fuel</w:t>
      </w:r>
      <w:r>
        <w:rPr>
          <w:rFonts w:eastAsia="Lucida Sans" w:cs="Lucida Sans" w:ascii="Calibri" w:hAnsi="Calibri"/>
          <w:b/>
          <w:bCs/>
          <w:spacing w:val="-18"/>
          <w:w w:val="95"/>
        </w:rPr>
        <w:t xml:space="preserve"> </w:t>
      </w:r>
      <w:r>
        <w:rPr>
          <w:rFonts w:eastAsia="Lucida Sans" w:cs="Lucida Sans" w:ascii="Calibri" w:hAnsi="Calibri"/>
          <w:b/>
          <w:bCs/>
          <w:spacing w:val="-1"/>
          <w:w w:val="95"/>
        </w:rPr>
        <w:t>a</w:t>
      </w:r>
      <w:r>
        <w:rPr>
          <w:rFonts w:eastAsia="Lucida Sans" w:cs="Lucida Sans" w:ascii="Calibri" w:hAnsi="Calibri"/>
          <w:b/>
          <w:bCs/>
          <w:spacing w:val="-2"/>
          <w:w w:val="95"/>
        </w:rPr>
        <w:t>nd</w:t>
      </w:r>
      <w:r>
        <w:rPr>
          <w:rFonts w:eastAsia="Lucida Sans" w:cs="Lucida Sans" w:ascii="Calibri" w:hAnsi="Calibri"/>
          <w:b/>
          <w:bCs/>
          <w:spacing w:val="-17"/>
          <w:w w:val="95"/>
        </w:rPr>
        <w:t xml:space="preserve"> </w:t>
      </w:r>
      <w:r>
        <w:rPr>
          <w:rFonts w:eastAsia="Lucida Sans" w:cs="Lucida Sans" w:ascii="Calibri" w:hAnsi="Calibri"/>
          <w:b/>
          <w:bCs/>
          <w:spacing w:val="-1"/>
          <w:w w:val="95"/>
        </w:rPr>
        <w:t>Contro</w:t>
      </w:r>
      <w:r>
        <w:rPr>
          <w:rFonts w:eastAsia="Lucida Sans" w:cs="Lucida Sans" w:ascii="Calibri" w:hAnsi="Calibri"/>
          <w:b/>
          <w:bCs/>
          <w:spacing w:val="-2"/>
          <w:w w:val="95"/>
        </w:rPr>
        <w:t>l</w:t>
      </w:r>
      <w:r>
        <w:rPr>
          <w:rFonts w:eastAsia="Lucida Sans" w:cs="Lucida Sans" w:ascii="Calibri" w:hAnsi="Calibri"/>
          <w:b/>
          <w:bCs/>
          <w:spacing w:val="-18"/>
          <w:w w:val="95"/>
        </w:rPr>
        <w:t xml:space="preserve"> </w:t>
      </w:r>
      <w:r>
        <w:rPr>
          <w:rFonts w:eastAsia="Lucida Sans" w:cs="Lucida Sans" w:ascii="Calibri" w:hAnsi="Calibri"/>
          <w:b/>
          <w:bCs/>
          <w:w w:val="95"/>
        </w:rPr>
        <w:t>–</w:t>
      </w:r>
      <w:r>
        <w:rPr>
          <w:rFonts w:eastAsia="Lucida Sans" w:cs="Lucida Sans" w:ascii="Calibri" w:hAnsi="Calibri"/>
          <w:b/>
          <w:bCs/>
          <w:spacing w:val="-17"/>
          <w:w w:val="95"/>
        </w:rPr>
        <w:t xml:space="preserve"> </w:t>
      </w:r>
      <w:r>
        <w:rPr>
          <w:rFonts w:eastAsia="Lucida Sans" w:cs="Lucida Sans" w:ascii="Calibri" w:hAnsi="Calibri"/>
          <w:b/>
          <w:bCs/>
          <w:spacing w:val="-1"/>
          <w:w w:val="95"/>
        </w:rPr>
        <w:t>Pi</w:t>
      </w:r>
      <w:r>
        <w:rPr>
          <w:rFonts w:eastAsia="Lucida Sans" w:cs="Lucida Sans" w:ascii="Calibri" w:hAnsi="Calibri"/>
          <w:b/>
          <w:bCs/>
          <w:spacing w:val="-2"/>
          <w:w w:val="95"/>
        </w:rPr>
        <w:t>ston</w:t>
      </w:r>
    </w:p>
    <w:p>
      <w:pPr>
        <w:pStyle w:val="BodyText"/>
        <w:ind w:start="0" w:end="0"/>
        <w:rPr/>
      </w:pPr>
      <w:r>
        <w:rPr>
          <w:rFonts w:cs="Calibri" w:ascii="Calibri" w:hAnsi="Calibri"/>
          <w:spacing w:val="-2"/>
        </w:rPr>
        <w:t>Replace</w:t>
      </w:r>
      <w:r>
        <w:rPr>
          <w:rFonts w:cs="Calibri" w:ascii="Calibri" w:hAnsi="Calibri"/>
          <w:spacing w:val="-9"/>
        </w:rPr>
        <w:t xml:space="preserve"> </w:t>
      </w:r>
      <w:r>
        <w:rPr>
          <w:rFonts w:cs="Calibri" w:ascii="Calibri" w:hAnsi="Calibri"/>
          <w:spacing w:val="-1"/>
        </w:rPr>
        <w:t>engine</w:t>
      </w:r>
      <w:r>
        <w:rPr>
          <w:rFonts w:cs="Calibri" w:ascii="Calibri" w:hAnsi="Calibri"/>
          <w:spacing w:val="-10"/>
        </w:rPr>
        <w:t xml:space="preserve"> </w:t>
      </w:r>
      <w:r>
        <w:rPr>
          <w:rFonts w:cs="Calibri" w:ascii="Calibri" w:hAnsi="Calibri"/>
        </w:rPr>
        <w:t>driven</w:t>
      </w:r>
      <w:r>
        <w:rPr>
          <w:rFonts w:cs="Calibri" w:ascii="Calibri" w:hAnsi="Calibri"/>
          <w:spacing w:val="-9"/>
        </w:rPr>
        <w:t xml:space="preserve"> </w:t>
      </w:r>
      <w:r>
        <w:rPr>
          <w:rFonts w:cs="Calibri" w:ascii="Calibri" w:hAnsi="Calibri"/>
          <w:spacing w:val="-1"/>
        </w:rPr>
        <w:t>pump.</w:t>
      </w:r>
      <w:r>
        <w:rPr>
          <w:rFonts w:cs="Calibri" w:ascii="Calibri" w:hAnsi="Calibri"/>
          <w:spacing w:val="25"/>
          <w:w w:val="103"/>
        </w:rPr>
        <w:t xml:space="preserve"> </w:t>
      </w:r>
    </w:p>
    <w:p>
      <w:pPr>
        <w:pStyle w:val="BodyText"/>
        <w:ind w:start="0" w:end="0"/>
        <w:rPr/>
      </w:pPr>
      <w:r>
        <w:rPr>
          <w:rFonts w:cs="Calibri" w:ascii="Calibri" w:hAnsi="Calibri"/>
        </w:rPr>
        <w:t>Adjust</w:t>
      </w:r>
      <w:r>
        <w:rPr>
          <w:rFonts w:cs="Calibri" w:ascii="Calibri" w:hAnsi="Calibri"/>
          <w:spacing w:val="18"/>
        </w:rPr>
        <w:t xml:space="preserve"> </w:t>
      </w:r>
      <w:r>
        <w:rPr>
          <w:rFonts w:cs="Calibri" w:ascii="Calibri" w:hAnsi="Calibri"/>
        </w:rPr>
        <w:t>AMC.</w:t>
      </w:r>
    </w:p>
    <w:p>
      <w:pPr>
        <w:pStyle w:val="BodyText"/>
        <w:ind w:start="0" w:end="0"/>
        <w:rPr/>
      </w:pPr>
      <w:r>
        <w:rPr>
          <w:rFonts w:cs="Calibri" w:ascii="Calibri" w:hAnsi="Calibri"/>
        </w:rPr>
        <w:t>Adjust</w:t>
      </w:r>
      <w:r>
        <w:rPr>
          <w:rFonts w:cs="Calibri" w:ascii="Calibri" w:hAnsi="Calibri"/>
          <w:spacing w:val="-7"/>
        </w:rPr>
        <w:t xml:space="preserve"> </w:t>
      </w:r>
      <w:r>
        <w:rPr>
          <w:rFonts w:cs="Calibri" w:ascii="Calibri" w:hAnsi="Calibri"/>
        </w:rPr>
        <w:t>ABC.</w:t>
      </w:r>
    </w:p>
    <w:p>
      <w:pPr>
        <w:pStyle w:val="BodyText"/>
        <w:ind w:start="0" w:end="0"/>
        <w:rPr/>
      </w:pPr>
      <w:r>
        <w:rPr>
          <w:rFonts w:cs="Calibri" w:ascii="Calibri" w:hAnsi="Calibri"/>
        </w:rPr>
        <w:t>Install</w:t>
      </w:r>
      <w:r>
        <w:rPr>
          <w:rFonts w:cs="Calibri" w:ascii="Calibri" w:hAnsi="Calibri"/>
          <w:spacing w:val="6"/>
        </w:rPr>
        <w:t xml:space="preserve"> </w:t>
      </w:r>
      <w:r>
        <w:rPr>
          <w:rFonts w:cs="Calibri" w:ascii="Calibri" w:hAnsi="Calibri"/>
        </w:rPr>
        <w:t>carburettor/injector.</w:t>
      </w:r>
      <w:r>
        <w:rPr>
          <w:rFonts w:cs="Calibri" w:ascii="Calibri" w:hAnsi="Calibri"/>
          <w:w w:val="101"/>
        </w:rPr>
        <w:t xml:space="preserve"> </w:t>
      </w:r>
    </w:p>
    <w:p>
      <w:pPr>
        <w:pStyle w:val="BodyText"/>
        <w:ind w:start="0" w:end="0"/>
        <w:rPr/>
      </w:pPr>
      <w:r>
        <w:rPr>
          <w:rFonts w:cs="Calibri" w:ascii="Calibri" w:hAnsi="Calibri"/>
        </w:rPr>
        <w:t>Adjust</w:t>
      </w:r>
      <w:r>
        <w:rPr>
          <w:rFonts w:cs="Calibri" w:ascii="Calibri" w:hAnsi="Calibri"/>
          <w:spacing w:val="21"/>
        </w:rPr>
        <w:t xml:space="preserve"> </w:t>
      </w:r>
      <w:r>
        <w:rPr>
          <w:rFonts w:cs="Calibri" w:ascii="Calibri" w:hAnsi="Calibri"/>
        </w:rPr>
        <w:t>carburettor/injector.</w:t>
      </w:r>
      <w:r>
        <w:rPr>
          <w:rFonts w:cs="Calibri" w:ascii="Calibri" w:hAnsi="Calibri"/>
          <w:w w:val="101"/>
        </w:rPr>
        <w:t xml:space="preserve"> </w:t>
      </w:r>
    </w:p>
    <w:p>
      <w:pPr>
        <w:pStyle w:val="BodyText"/>
        <w:ind w:start="0" w:end="0"/>
        <w:rPr/>
      </w:pPr>
      <w:r>
        <w:rPr>
          <w:rFonts w:cs="Calibri" w:ascii="Calibri" w:hAnsi="Calibri"/>
        </w:rPr>
        <w:t>Clean</w:t>
      </w:r>
      <w:r>
        <w:rPr>
          <w:rFonts w:cs="Calibri" w:ascii="Calibri" w:hAnsi="Calibri"/>
          <w:spacing w:val="-29"/>
        </w:rPr>
        <w:t xml:space="preserve"> </w:t>
      </w:r>
      <w:r>
        <w:rPr>
          <w:rFonts w:cs="Calibri" w:ascii="Calibri" w:hAnsi="Calibri"/>
        </w:rPr>
        <w:t>injector</w:t>
      </w:r>
      <w:r>
        <w:rPr>
          <w:rFonts w:cs="Calibri" w:ascii="Calibri" w:hAnsi="Calibri"/>
          <w:spacing w:val="-28"/>
        </w:rPr>
        <w:t xml:space="preserve"> </w:t>
      </w:r>
      <w:r>
        <w:rPr>
          <w:rFonts w:cs="Calibri" w:ascii="Calibri" w:hAnsi="Calibri"/>
        </w:rPr>
        <w:t>nozzles.</w:t>
      </w:r>
    </w:p>
    <w:p>
      <w:pPr>
        <w:pStyle w:val="BodyText"/>
        <w:ind w:start="0" w:end="0"/>
        <w:rPr>
          <w:rFonts w:ascii="Calibri" w:hAnsi="Calibri" w:cs="Calibri"/>
        </w:rPr>
      </w:pPr>
      <w:r>
        <w:rPr>
          <w:rFonts w:cs="Calibri" w:ascii="Calibri" w:hAnsi="Calibri"/>
          <w:spacing w:val="-2"/>
        </w:rPr>
        <w:t>Replace</w:t>
      </w:r>
      <w:r>
        <w:rPr>
          <w:rFonts w:cs="Calibri" w:ascii="Calibri" w:hAnsi="Calibri"/>
          <w:spacing w:val="-11"/>
        </w:rPr>
        <w:t xml:space="preserve"> </w:t>
      </w:r>
      <w:r>
        <w:rPr>
          <w:rFonts w:cs="Calibri" w:ascii="Calibri" w:hAnsi="Calibri"/>
          <w:spacing w:val="-1"/>
        </w:rPr>
        <w:t>primer</w:t>
      </w:r>
      <w:r>
        <w:rPr>
          <w:rFonts w:cs="Calibri" w:ascii="Calibri" w:hAnsi="Calibri"/>
          <w:spacing w:val="-10"/>
        </w:rPr>
        <w:t xml:space="preserve"> </w:t>
      </w:r>
      <w:r>
        <w:rPr>
          <w:rFonts w:cs="Calibri" w:ascii="Calibri" w:hAnsi="Calibri"/>
          <w:spacing w:val="-1"/>
        </w:rPr>
        <w:t>line.</w:t>
      </w:r>
    </w:p>
    <w:p>
      <w:pPr>
        <w:pStyle w:val="BodyText"/>
        <w:ind w:start="0" w:end="0"/>
        <w:rPr/>
      </w:pPr>
      <w:r>
        <w:rPr>
          <w:rFonts w:cs="Calibri" w:ascii="Calibri" w:hAnsi="Calibri"/>
        </w:rPr>
        <w:t>Check</w:t>
      </w:r>
      <w:r>
        <w:rPr>
          <w:rFonts w:cs="Calibri" w:ascii="Calibri" w:hAnsi="Calibri"/>
          <w:spacing w:val="2"/>
        </w:rPr>
        <w:t xml:space="preserve"> </w:t>
      </w:r>
      <w:r>
        <w:rPr>
          <w:rFonts w:cs="Calibri" w:ascii="Calibri" w:hAnsi="Calibri"/>
        </w:rPr>
        <w:t>carburettor</w:t>
      </w:r>
      <w:r>
        <w:rPr>
          <w:rFonts w:cs="Calibri" w:ascii="Calibri" w:hAnsi="Calibri"/>
          <w:spacing w:val="2"/>
        </w:rPr>
        <w:t xml:space="preserve"> </w:t>
      </w:r>
      <w:r>
        <w:rPr>
          <w:rFonts w:cs="Calibri" w:ascii="Calibri" w:hAnsi="Calibri"/>
        </w:rPr>
        <w:t>float</w:t>
      </w:r>
      <w:r>
        <w:rPr>
          <w:rFonts w:cs="Calibri" w:ascii="Calibri" w:hAnsi="Calibri"/>
          <w:spacing w:val="3"/>
        </w:rPr>
        <w:t xml:space="preserve"> </w:t>
      </w:r>
      <w:r>
        <w:rPr>
          <w:rFonts w:cs="Calibri" w:ascii="Calibri" w:hAnsi="Calibri"/>
          <w:spacing w:val="-1"/>
        </w:rPr>
        <w:t>setting.</w:t>
      </w:r>
      <w:r>
        <w:rPr>
          <w:rFonts w:cs="Calibri" w:ascii="Calibri" w:hAnsi="Calibri"/>
          <w:spacing w:val="26"/>
          <w:w w:val="99"/>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1"/>
          <w:w w:val="90"/>
        </w:rPr>
        <w:t>Fuel</w:t>
      </w:r>
      <w:r>
        <w:rPr>
          <w:rFonts w:eastAsia="Lucida Sans" w:cs="Lucida Sans" w:ascii="Calibri" w:hAnsi="Calibri"/>
          <w:b/>
          <w:bCs/>
          <w:spacing w:val="10"/>
          <w:w w:val="90"/>
        </w:rPr>
        <w:t xml:space="preserve"> </w:t>
      </w:r>
      <w:r>
        <w:rPr>
          <w:rFonts w:eastAsia="Lucida Sans" w:cs="Lucida Sans" w:ascii="Calibri" w:hAnsi="Calibri"/>
          <w:b/>
          <w:bCs/>
          <w:w w:val="90"/>
        </w:rPr>
        <w:t>and</w:t>
      </w:r>
      <w:r>
        <w:rPr>
          <w:rFonts w:eastAsia="Lucida Sans" w:cs="Lucida Sans" w:ascii="Calibri" w:hAnsi="Calibri"/>
          <w:b/>
          <w:bCs/>
          <w:spacing w:val="11"/>
          <w:w w:val="90"/>
        </w:rPr>
        <w:t xml:space="preserve"> </w:t>
      </w:r>
      <w:r>
        <w:rPr>
          <w:rFonts w:eastAsia="Lucida Sans" w:cs="Lucida Sans" w:ascii="Calibri" w:hAnsi="Calibri"/>
          <w:b/>
          <w:bCs/>
          <w:w w:val="90"/>
        </w:rPr>
        <w:t>Control</w:t>
      </w:r>
      <w:r>
        <w:rPr>
          <w:rFonts w:eastAsia="Lucida Sans" w:cs="Lucida Sans" w:ascii="Calibri" w:hAnsi="Calibri"/>
          <w:b/>
          <w:bCs/>
          <w:spacing w:val="10"/>
          <w:w w:val="90"/>
        </w:rPr>
        <w:t xml:space="preserve"> </w:t>
      </w:r>
      <w:r>
        <w:rPr>
          <w:rFonts w:eastAsia="Lucida Sans" w:cs="Lucida Sans" w:ascii="Calibri" w:hAnsi="Calibri"/>
          <w:b/>
          <w:bCs/>
          <w:w w:val="90"/>
        </w:rPr>
        <w:t>–</w:t>
      </w:r>
      <w:r>
        <w:rPr>
          <w:rFonts w:eastAsia="Lucida Sans" w:cs="Lucida Sans" w:ascii="Calibri" w:hAnsi="Calibri"/>
          <w:b/>
          <w:bCs/>
          <w:spacing w:val="11"/>
          <w:w w:val="90"/>
        </w:rPr>
        <w:t xml:space="preserve"> </w:t>
      </w:r>
      <w:r>
        <w:rPr>
          <w:rFonts w:eastAsia="Lucida Sans" w:cs="Lucida Sans" w:ascii="Calibri" w:hAnsi="Calibri"/>
          <w:b/>
          <w:bCs/>
          <w:w w:val="90"/>
        </w:rPr>
        <w:t>Turbine</w:t>
      </w:r>
    </w:p>
    <w:p>
      <w:pPr>
        <w:pStyle w:val="BodyText"/>
        <w:ind w:start="0" w:end="0"/>
        <w:rPr>
          <w:rFonts w:ascii="Calibri" w:hAnsi="Calibri" w:cs="Calibri"/>
        </w:rPr>
      </w:pPr>
      <w:r>
        <w:rPr>
          <w:rFonts w:cs="Calibri" w:ascii="Calibri" w:hAnsi="Calibri"/>
          <w:spacing w:val="-1"/>
          <w:w w:val="95"/>
        </w:rPr>
        <w:t>Replace</w:t>
      </w:r>
      <w:r>
        <w:rPr>
          <w:rFonts w:cs="Calibri" w:ascii="Calibri" w:hAnsi="Calibri"/>
          <w:spacing w:val="12"/>
          <w:w w:val="95"/>
        </w:rPr>
        <w:t xml:space="preserve"> </w:t>
      </w:r>
      <w:r>
        <w:rPr>
          <w:rFonts w:cs="Calibri" w:ascii="Calibri" w:hAnsi="Calibri"/>
          <w:w w:val="95"/>
        </w:rPr>
        <w:t>FCU.</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24"/>
        </w:rPr>
        <w:t xml:space="preserve"> </w:t>
      </w:r>
      <w:r>
        <w:rPr>
          <w:rFonts w:cs="Calibri" w:ascii="Calibri" w:hAnsi="Calibri"/>
          <w:spacing w:val="-2"/>
        </w:rPr>
        <w:t>Eng</w:t>
      </w:r>
      <w:r>
        <w:rPr>
          <w:rFonts w:cs="Calibri" w:ascii="Calibri" w:hAnsi="Calibri"/>
          <w:spacing w:val="-1"/>
        </w:rPr>
        <w:t>ine</w:t>
      </w:r>
      <w:r>
        <w:rPr>
          <w:rFonts w:cs="Calibri" w:ascii="Calibri" w:hAnsi="Calibri"/>
          <w:spacing w:val="-23"/>
        </w:rPr>
        <w:t xml:space="preserve"> </w:t>
      </w:r>
      <w:r>
        <w:rPr>
          <w:rFonts w:cs="Calibri" w:ascii="Calibri" w:hAnsi="Calibri"/>
          <w:spacing w:val="-1"/>
        </w:rPr>
        <w:t>Electronic</w:t>
      </w:r>
      <w:r>
        <w:rPr>
          <w:rFonts w:cs="Calibri" w:ascii="Calibri" w:hAnsi="Calibri"/>
          <w:spacing w:val="-23"/>
        </w:rPr>
        <w:t xml:space="preserve"> </w:t>
      </w:r>
      <w:r>
        <w:rPr>
          <w:rFonts w:cs="Calibri" w:ascii="Calibri" w:hAnsi="Calibri"/>
        </w:rPr>
        <w:t>Control</w:t>
      </w:r>
      <w:r>
        <w:rPr>
          <w:rFonts w:cs="Calibri" w:ascii="Calibri" w:hAnsi="Calibri"/>
          <w:spacing w:val="-23"/>
        </w:rPr>
        <w:t xml:space="preserve"> </w:t>
      </w:r>
      <w:r>
        <w:rPr>
          <w:rFonts w:cs="Calibri" w:ascii="Calibri" w:hAnsi="Calibri"/>
          <w:spacing w:val="-1"/>
        </w:rPr>
        <w:t>Unit</w:t>
      </w:r>
      <w:r>
        <w:rPr>
          <w:rFonts w:cs="Calibri" w:ascii="Calibri" w:hAnsi="Calibri"/>
          <w:spacing w:val="-23"/>
        </w:rPr>
        <w:t xml:space="preserve"> </w:t>
      </w:r>
      <w:r>
        <w:rPr>
          <w:rFonts w:cs="Calibri" w:ascii="Calibri" w:hAnsi="Calibri"/>
        </w:rPr>
        <w:t>(FADEC).</w:t>
      </w:r>
      <w:r>
        <w:rPr>
          <w:rFonts w:cs="Calibri" w:ascii="Calibri" w:hAnsi="Calibri"/>
          <w:spacing w:val="45"/>
          <w:w w:val="93"/>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7"/>
        </w:rPr>
        <w:t xml:space="preserve"> </w:t>
      </w:r>
      <w:r>
        <w:rPr>
          <w:rFonts w:cs="Calibri" w:ascii="Calibri" w:hAnsi="Calibri"/>
          <w:spacing w:val="-2"/>
        </w:rPr>
        <w:t>Fue</w:t>
      </w:r>
      <w:r>
        <w:rPr>
          <w:rFonts w:cs="Calibri" w:ascii="Calibri" w:hAnsi="Calibri"/>
          <w:spacing w:val="-1"/>
        </w:rPr>
        <w:t>l</w:t>
      </w:r>
      <w:r>
        <w:rPr>
          <w:rFonts w:cs="Calibri" w:ascii="Calibri" w:hAnsi="Calibri"/>
          <w:spacing w:val="-16"/>
        </w:rPr>
        <w:t xml:space="preserve"> </w:t>
      </w:r>
      <w:r>
        <w:rPr>
          <w:rFonts w:cs="Calibri" w:ascii="Calibri" w:hAnsi="Calibri"/>
          <w:spacing w:val="-1"/>
        </w:rPr>
        <w:t>Metering</w:t>
      </w:r>
      <w:r>
        <w:rPr>
          <w:rFonts w:cs="Calibri" w:ascii="Calibri" w:hAnsi="Calibri"/>
          <w:spacing w:val="-17"/>
        </w:rPr>
        <w:t xml:space="preserve"> </w:t>
      </w:r>
      <w:r>
        <w:rPr>
          <w:rFonts w:cs="Calibri" w:ascii="Calibri" w:hAnsi="Calibri"/>
        </w:rPr>
        <w:t>Unit</w:t>
      </w:r>
      <w:r>
        <w:rPr>
          <w:rFonts w:cs="Calibri" w:ascii="Calibri" w:hAnsi="Calibri"/>
          <w:spacing w:val="-16"/>
        </w:rPr>
        <w:t xml:space="preserve"> </w:t>
      </w:r>
      <w:r>
        <w:rPr>
          <w:rFonts w:cs="Calibri" w:ascii="Calibri" w:hAnsi="Calibri"/>
        </w:rPr>
        <w:t>(FADEC).</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1"/>
        </w:rPr>
        <w:t xml:space="preserve"> </w:t>
      </w:r>
      <w:r>
        <w:rPr>
          <w:rFonts w:cs="Calibri" w:ascii="Calibri" w:hAnsi="Calibri"/>
          <w:spacing w:val="-1"/>
        </w:rPr>
        <w:t>engine</w:t>
      </w:r>
      <w:r>
        <w:rPr>
          <w:rFonts w:cs="Calibri" w:ascii="Calibri" w:hAnsi="Calibri"/>
          <w:spacing w:val="-10"/>
        </w:rPr>
        <w:t xml:space="preserve"> </w:t>
      </w:r>
      <w:r>
        <w:rPr>
          <w:rFonts w:cs="Calibri" w:ascii="Calibri" w:hAnsi="Calibri"/>
          <w:spacing w:val="-1"/>
        </w:rPr>
        <w:t>driven</w:t>
      </w:r>
      <w:r>
        <w:rPr>
          <w:rFonts w:cs="Calibri" w:ascii="Calibri" w:hAnsi="Calibri"/>
          <w:spacing w:val="-10"/>
        </w:rPr>
        <w:t xml:space="preserve"> </w:t>
      </w:r>
      <w:r>
        <w:rPr>
          <w:rFonts w:cs="Calibri" w:ascii="Calibri" w:hAnsi="Calibri"/>
          <w:spacing w:val="-1"/>
        </w:rPr>
        <w:t>pump.</w:t>
      </w:r>
      <w:r>
        <w:rPr>
          <w:rFonts w:cs="Calibri" w:ascii="Calibri" w:hAnsi="Calibri"/>
          <w:spacing w:val="39"/>
          <w:w w:val="99"/>
        </w:rPr>
        <w:t xml:space="preserve"> </w:t>
      </w:r>
    </w:p>
    <w:p>
      <w:pPr>
        <w:pStyle w:val="BodyText"/>
        <w:ind w:start="0" w:end="0"/>
        <w:rPr/>
      </w:pPr>
      <w:r>
        <w:rPr>
          <w:rFonts w:cs="Calibri" w:ascii="Calibri" w:hAnsi="Calibri"/>
          <w:spacing w:val="-1"/>
        </w:rPr>
        <w:t>Clean/test</w:t>
      </w:r>
      <w:r>
        <w:rPr>
          <w:rFonts w:cs="Calibri" w:ascii="Calibri" w:hAnsi="Calibri"/>
          <w:spacing w:val="-15"/>
        </w:rPr>
        <w:t xml:space="preserve"> </w:t>
      </w:r>
      <w:r>
        <w:rPr>
          <w:rFonts w:cs="Calibri" w:ascii="Calibri" w:hAnsi="Calibri"/>
          <w:spacing w:val="-1"/>
        </w:rPr>
        <w:t>fuel</w:t>
      </w:r>
      <w:r>
        <w:rPr>
          <w:rFonts w:cs="Calibri" w:ascii="Calibri" w:hAnsi="Calibri"/>
          <w:spacing w:val="-15"/>
        </w:rPr>
        <w:t xml:space="preserve"> </w:t>
      </w:r>
      <w:r>
        <w:rPr>
          <w:rFonts w:cs="Calibri" w:ascii="Calibri" w:hAnsi="Calibri"/>
        </w:rPr>
        <w:t>nozzles.</w:t>
      </w:r>
    </w:p>
    <w:p>
      <w:pPr>
        <w:pStyle w:val="BodyText"/>
        <w:ind w:start="0" w:end="0"/>
        <w:rPr/>
      </w:pPr>
      <w:r>
        <w:rPr>
          <w:rFonts w:cs="Calibri" w:ascii="Calibri" w:hAnsi="Calibri"/>
          <w:spacing w:val="-2"/>
        </w:rPr>
        <w:t>Clean/replace</w:t>
      </w:r>
      <w:r>
        <w:rPr>
          <w:rFonts w:cs="Calibri" w:ascii="Calibri" w:hAnsi="Calibri"/>
          <w:spacing w:val="-19"/>
        </w:rPr>
        <w:t xml:space="preserve"> </w:t>
      </w:r>
      <w:r>
        <w:rPr>
          <w:rFonts w:cs="Calibri" w:ascii="Calibri" w:hAnsi="Calibri"/>
        </w:rPr>
        <w:t>filters.</w:t>
      </w:r>
      <w:r>
        <w:rPr>
          <w:rFonts w:cs="Calibri" w:ascii="Calibri" w:hAnsi="Calibri"/>
          <w:spacing w:val="24"/>
          <w:w w:val="103"/>
        </w:rPr>
        <w:t xml:space="preserve"> </w:t>
      </w:r>
    </w:p>
    <w:p>
      <w:pPr>
        <w:pStyle w:val="BodyText"/>
        <w:ind w:start="0" w:end="0"/>
        <w:rPr>
          <w:rFonts w:ascii="Calibri" w:hAnsi="Calibri" w:cs="Calibri"/>
        </w:rPr>
      </w:pPr>
      <w:r>
        <w:rPr>
          <w:rFonts w:cs="Calibri" w:ascii="Calibri" w:hAnsi="Calibri"/>
          <w:spacing w:val="-1"/>
        </w:rPr>
        <w:t>Adjust</w:t>
      </w:r>
      <w:r>
        <w:rPr>
          <w:rFonts w:cs="Calibri" w:ascii="Calibri" w:hAnsi="Calibri"/>
          <w:spacing w:val="-22"/>
        </w:rPr>
        <w:t xml:space="preserve"> </w:t>
      </w:r>
      <w:r>
        <w:rPr>
          <w:rFonts w:cs="Calibri" w:ascii="Calibri" w:hAnsi="Calibri"/>
          <w:spacing w:val="-2"/>
        </w:rPr>
        <w:t>FC</w:t>
      </w:r>
      <w:r>
        <w:rPr>
          <w:rFonts w:cs="Calibri" w:ascii="Calibri" w:hAnsi="Calibri"/>
          <w:spacing w:val="-1"/>
        </w:rPr>
        <w:t>U.</w:t>
      </w:r>
    </w:p>
    <w:p>
      <w:pPr>
        <w:pStyle w:val="BodyText"/>
        <w:ind w:start="0" w:end="0"/>
        <w:rPr/>
      </w:pPr>
      <w:r>
        <w:rPr>
          <w:rFonts w:cs="Calibri" w:ascii="Calibri" w:hAnsi="Calibri"/>
          <w:spacing w:val="-2"/>
        </w:rPr>
        <w:t>Fu</w:t>
      </w:r>
      <w:r>
        <w:rPr>
          <w:rFonts w:cs="Calibri" w:ascii="Calibri" w:hAnsi="Calibri"/>
          <w:spacing w:val="-1"/>
        </w:rPr>
        <w:t>nctional</w:t>
      </w:r>
      <w:r>
        <w:rPr>
          <w:rFonts w:cs="Calibri" w:ascii="Calibri" w:hAnsi="Calibri"/>
          <w:spacing w:val="-9"/>
        </w:rPr>
        <w:t xml:space="preserve"> </w:t>
      </w:r>
      <w:r>
        <w:rPr>
          <w:rFonts w:cs="Calibri" w:ascii="Calibri" w:hAnsi="Calibri"/>
        </w:rPr>
        <w:t>test</w:t>
      </w:r>
      <w:r>
        <w:rPr>
          <w:rFonts w:cs="Calibri" w:ascii="Calibri" w:hAnsi="Calibri"/>
          <w:spacing w:val="-9"/>
        </w:rPr>
        <w:t xml:space="preserve"> </w:t>
      </w:r>
      <w:r>
        <w:rPr>
          <w:rFonts w:cs="Calibri" w:ascii="Calibri" w:hAnsi="Calibri"/>
        </w:rPr>
        <w:t>of</w:t>
      </w:r>
      <w:r>
        <w:rPr>
          <w:rFonts w:cs="Calibri" w:ascii="Calibri" w:hAnsi="Calibri"/>
          <w:spacing w:val="-9"/>
        </w:rPr>
        <w:t xml:space="preserve"> </w:t>
      </w:r>
      <w:r>
        <w:rPr>
          <w:rFonts w:cs="Calibri" w:ascii="Calibri" w:hAnsi="Calibri"/>
        </w:rPr>
        <w:t>FADEC.</w:t>
      </w:r>
      <w:r>
        <w:rPr>
          <w:rFonts w:cs="Calibri" w:ascii="Calibri" w:hAnsi="Calibri"/>
          <w:spacing w:val="29"/>
          <w:w w:val="95"/>
        </w:rPr>
        <w:t xml:space="preserve"> </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2"/>
          <w:w w:val="95"/>
        </w:rPr>
        <w:t>Igniti</w:t>
      </w:r>
      <w:r>
        <w:rPr>
          <w:rFonts w:eastAsia="Lucida Sans" w:cs="Lucida Sans" w:ascii="Calibri" w:hAnsi="Calibri"/>
          <w:b/>
          <w:bCs/>
          <w:spacing w:val="-1"/>
          <w:w w:val="95"/>
        </w:rPr>
        <w:t>on</w:t>
      </w:r>
      <w:r>
        <w:rPr>
          <w:rFonts w:eastAsia="Lucida Sans" w:cs="Lucida Sans" w:ascii="Calibri" w:hAnsi="Calibri"/>
          <w:b/>
          <w:bCs/>
          <w:spacing w:val="-16"/>
          <w:w w:val="95"/>
        </w:rPr>
        <w:t xml:space="preserve"> </w:t>
      </w:r>
      <w:r>
        <w:rPr>
          <w:rFonts w:eastAsia="Lucida Sans" w:cs="Lucida Sans" w:ascii="Calibri" w:hAnsi="Calibri"/>
          <w:b/>
          <w:bCs/>
          <w:spacing w:val="-1"/>
          <w:w w:val="95"/>
        </w:rPr>
        <w:t>System</w:t>
      </w:r>
      <w:r>
        <w:rPr>
          <w:rFonts w:eastAsia="Lucida Sans" w:cs="Lucida Sans" w:ascii="Calibri" w:hAnsi="Calibri"/>
          <w:b/>
          <w:bCs/>
          <w:spacing w:val="-2"/>
          <w:w w:val="95"/>
        </w:rPr>
        <w:t>s</w:t>
      </w:r>
      <w:r>
        <w:rPr>
          <w:rFonts w:eastAsia="Lucida Sans" w:cs="Lucida Sans" w:ascii="Calibri" w:hAnsi="Calibri"/>
          <w:b/>
          <w:bCs/>
          <w:spacing w:val="-16"/>
          <w:w w:val="95"/>
        </w:rPr>
        <w:t xml:space="preserve"> </w:t>
      </w:r>
      <w:r>
        <w:rPr>
          <w:rFonts w:eastAsia="Lucida Sans" w:cs="Lucida Sans" w:ascii="Calibri" w:hAnsi="Calibri"/>
          <w:b/>
          <w:bCs/>
          <w:w w:val="95"/>
        </w:rPr>
        <w:t>–</w:t>
      </w:r>
      <w:r>
        <w:rPr>
          <w:rFonts w:eastAsia="Lucida Sans" w:cs="Lucida Sans" w:ascii="Calibri" w:hAnsi="Calibri"/>
          <w:b/>
          <w:bCs/>
          <w:spacing w:val="-16"/>
          <w:w w:val="95"/>
        </w:rPr>
        <w:t xml:space="preserve"> </w:t>
      </w:r>
      <w:r>
        <w:rPr>
          <w:rFonts w:eastAsia="Lucida Sans" w:cs="Lucida Sans" w:ascii="Calibri" w:hAnsi="Calibri"/>
          <w:b/>
          <w:bCs/>
          <w:w w:val="95"/>
        </w:rPr>
        <w:t>Piston</w:t>
      </w:r>
    </w:p>
    <w:p>
      <w:pPr>
        <w:pStyle w:val="BodyText"/>
        <w:ind w:start="0" w:end="0"/>
        <w:rPr/>
      </w:pPr>
      <w:r>
        <w:rPr>
          <w:rFonts w:cs="Calibri" w:ascii="Calibri" w:hAnsi="Calibri"/>
        </w:rPr>
        <w:t>Change</w:t>
      </w:r>
      <w:r>
        <w:rPr>
          <w:rFonts w:cs="Calibri" w:ascii="Calibri" w:hAnsi="Calibri"/>
          <w:spacing w:val="-27"/>
        </w:rPr>
        <w:t xml:space="preserve"> </w:t>
      </w:r>
      <w:r>
        <w:rPr>
          <w:rFonts w:cs="Calibri" w:ascii="Calibri" w:hAnsi="Calibri"/>
          <w:spacing w:val="-1"/>
        </w:rPr>
        <w:t>m</w:t>
      </w:r>
      <w:r>
        <w:rPr>
          <w:rFonts w:cs="Calibri" w:ascii="Calibri" w:hAnsi="Calibri"/>
          <w:spacing w:val="-2"/>
        </w:rPr>
        <w:t>a</w:t>
      </w:r>
      <w:r>
        <w:rPr>
          <w:rFonts w:cs="Calibri" w:ascii="Calibri" w:hAnsi="Calibri"/>
          <w:spacing w:val="-1"/>
        </w:rPr>
        <w:t>gneto.</w:t>
      </w:r>
      <w:r>
        <w:rPr>
          <w:rFonts w:cs="Calibri" w:ascii="Calibri" w:hAnsi="Calibri"/>
          <w:spacing w:val="26"/>
          <w:w w:val="104"/>
        </w:rPr>
        <w:t xml:space="preserve"> </w:t>
      </w:r>
    </w:p>
    <w:p>
      <w:pPr>
        <w:pStyle w:val="BodyText"/>
        <w:ind w:start="0" w:end="0"/>
        <w:rPr/>
      </w:pPr>
      <w:r>
        <w:rPr>
          <w:rFonts w:cs="Calibri" w:ascii="Calibri" w:hAnsi="Calibri"/>
        </w:rPr>
        <w:t>Change</w:t>
      </w:r>
      <w:r>
        <w:rPr>
          <w:rFonts w:cs="Calibri" w:ascii="Calibri" w:hAnsi="Calibri"/>
          <w:spacing w:val="-16"/>
        </w:rPr>
        <w:t xml:space="preserve"> </w:t>
      </w:r>
      <w:r>
        <w:rPr>
          <w:rFonts w:cs="Calibri" w:ascii="Calibri" w:hAnsi="Calibri"/>
        </w:rPr>
        <w:t>ignition</w:t>
      </w:r>
      <w:r>
        <w:rPr>
          <w:rFonts w:cs="Calibri" w:ascii="Calibri" w:hAnsi="Calibri"/>
          <w:spacing w:val="-16"/>
        </w:rPr>
        <w:t xml:space="preserve"> </w:t>
      </w:r>
      <w:r>
        <w:rPr>
          <w:rFonts w:cs="Calibri" w:ascii="Calibri" w:hAnsi="Calibri"/>
        </w:rPr>
        <w:t>vibrator.</w:t>
      </w:r>
    </w:p>
    <w:p>
      <w:pPr>
        <w:pStyle w:val="BodyText"/>
        <w:ind w:start="0" w:end="0"/>
        <w:rPr>
          <w:rFonts w:ascii="Calibri" w:hAnsi="Calibri" w:cs="Calibri"/>
        </w:rPr>
      </w:pPr>
      <w:r>
        <w:rPr>
          <w:rFonts w:cs="Calibri" w:ascii="Calibri" w:hAnsi="Calibri"/>
        </w:rPr>
        <w:t>Change</w:t>
      </w:r>
      <w:r>
        <w:rPr>
          <w:rFonts w:cs="Calibri" w:ascii="Calibri" w:hAnsi="Calibri"/>
          <w:spacing w:val="-37"/>
        </w:rPr>
        <w:t xml:space="preserve"> </w:t>
      </w:r>
      <w:r>
        <w:rPr>
          <w:rFonts w:cs="Calibri" w:ascii="Calibri" w:hAnsi="Calibri"/>
          <w:spacing w:val="-1"/>
        </w:rPr>
        <w:t>plugs.</w:t>
      </w:r>
    </w:p>
    <w:p>
      <w:pPr>
        <w:pStyle w:val="BodyText"/>
        <w:ind w:start="0" w:end="0"/>
        <w:rPr/>
      </w:pPr>
      <w:r>
        <w:rPr>
          <w:rFonts w:cs="Calibri" w:ascii="Calibri" w:hAnsi="Calibri"/>
          <w:spacing w:val="-2"/>
        </w:rPr>
        <w:t>Te</w:t>
      </w:r>
      <w:r>
        <w:rPr>
          <w:rFonts w:cs="Calibri" w:ascii="Calibri" w:hAnsi="Calibri"/>
          <w:spacing w:val="-1"/>
        </w:rPr>
        <w:t>st</w:t>
      </w:r>
      <w:r>
        <w:rPr>
          <w:rFonts w:cs="Calibri" w:ascii="Calibri" w:hAnsi="Calibri"/>
          <w:spacing w:val="-7"/>
        </w:rPr>
        <w:t xml:space="preserve"> </w:t>
      </w:r>
      <w:r>
        <w:rPr>
          <w:rFonts w:cs="Calibri" w:ascii="Calibri" w:hAnsi="Calibri"/>
        </w:rPr>
        <w:t>plugs.</w:t>
      </w:r>
      <w:r>
        <w:rPr>
          <w:rFonts w:cs="Calibri" w:ascii="Calibri" w:hAnsi="Calibri"/>
          <w:spacing w:val="23"/>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2"/>
        </w:rPr>
        <w:t xml:space="preserve"> </w:t>
      </w:r>
      <w:r>
        <w:rPr>
          <w:rFonts w:cs="Calibri" w:ascii="Calibri" w:hAnsi="Calibri"/>
          <w:spacing w:val="-2"/>
        </w:rPr>
        <w:t>H.T</w:t>
      </w:r>
      <w:r>
        <w:rPr>
          <w:rFonts w:cs="Calibri" w:ascii="Calibri" w:hAnsi="Calibri"/>
          <w:spacing w:val="-1"/>
        </w:rPr>
        <w:t>.</w:t>
      </w:r>
      <w:r>
        <w:rPr>
          <w:rFonts w:cs="Calibri" w:ascii="Calibri" w:hAnsi="Calibri"/>
          <w:spacing w:val="-21"/>
        </w:rPr>
        <w:t xml:space="preserve"> </w:t>
      </w:r>
      <w:r>
        <w:rPr>
          <w:rFonts w:cs="Calibri" w:ascii="Calibri" w:hAnsi="Calibri"/>
          <w:spacing w:val="-2"/>
        </w:rPr>
        <w:t>lea</w:t>
      </w:r>
      <w:r>
        <w:rPr>
          <w:rFonts w:cs="Calibri" w:ascii="Calibri" w:hAnsi="Calibri"/>
          <w:spacing w:val="-1"/>
        </w:rPr>
        <w:t>ds.</w:t>
      </w:r>
      <w:r>
        <w:rPr>
          <w:rFonts w:cs="Calibri" w:ascii="Calibri" w:hAnsi="Calibri"/>
          <w:spacing w:val="25"/>
          <w:w w:val="99"/>
        </w:rPr>
        <w:t xml:space="preserve"> </w:t>
      </w:r>
    </w:p>
    <w:p>
      <w:pPr>
        <w:pStyle w:val="BodyText"/>
        <w:ind w:start="0" w:end="0"/>
        <w:rPr/>
      </w:pPr>
      <w:r>
        <w:rPr>
          <w:rFonts w:cs="Calibri" w:ascii="Calibri" w:hAnsi="Calibri"/>
          <w:spacing w:val="-1"/>
        </w:rPr>
        <w:t>Install</w:t>
      </w:r>
      <w:r>
        <w:rPr>
          <w:rFonts w:cs="Calibri" w:ascii="Calibri" w:hAnsi="Calibri"/>
          <w:spacing w:val="1"/>
        </w:rPr>
        <w:t xml:space="preserve"> </w:t>
      </w:r>
      <w:r>
        <w:rPr>
          <w:rFonts w:cs="Calibri" w:ascii="Calibri" w:hAnsi="Calibri"/>
          <w:spacing w:val="-1"/>
        </w:rPr>
        <w:t>new</w:t>
      </w:r>
      <w:r>
        <w:rPr>
          <w:rFonts w:cs="Calibri" w:ascii="Calibri" w:hAnsi="Calibri"/>
          <w:spacing w:val="1"/>
        </w:rPr>
        <w:t xml:space="preserve"> </w:t>
      </w:r>
      <w:r>
        <w:rPr>
          <w:rFonts w:cs="Calibri" w:ascii="Calibri" w:hAnsi="Calibri"/>
          <w:spacing w:val="-1"/>
        </w:rPr>
        <w:t>le</w:t>
      </w:r>
      <w:r>
        <w:rPr>
          <w:rFonts w:cs="Calibri" w:ascii="Calibri" w:hAnsi="Calibri"/>
          <w:spacing w:val="-2"/>
        </w:rPr>
        <w:t>ads</w:t>
      </w:r>
      <w:r>
        <w:rPr>
          <w:rFonts w:cs="Calibri" w:ascii="Calibri" w:hAnsi="Calibri"/>
          <w:spacing w:val="-1"/>
        </w:rPr>
        <w:t>.</w:t>
      </w:r>
      <w:r>
        <w:rPr>
          <w:rFonts w:cs="Calibri" w:ascii="Calibri" w:hAnsi="Calibri"/>
          <w:spacing w:val="23"/>
          <w:w w:val="99"/>
        </w:rPr>
        <w:t xml:space="preserve"> </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5"/>
        </w:rPr>
        <w:t xml:space="preserve"> </w:t>
      </w:r>
      <w:r>
        <w:rPr>
          <w:rFonts w:cs="Calibri" w:ascii="Calibri" w:hAnsi="Calibri"/>
          <w:spacing w:val="-1"/>
        </w:rPr>
        <w:t>timing.</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3"/>
        </w:rPr>
        <w:t xml:space="preserve"> </w:t>
      </w:r>
      <w:r>
        <w:rPr>
          <w:rFonts w:cs="Calibri" w:ascii="Calibri" w:hAnsi="Calibri"/>
        </w:rPr>
        <w:t>system</w:t>
      </w:r>
      <w:r>
        <w:rPr>
          <w:rFonts w:cs="Calibri" w:ascii="Calibri" w:hAnsi="Calibri"/>
          <w:spacing w:val="-1"/>
        </w:rPr>
        <w:t xml:space="preserve"> bonding.</w:t>
      </w:r>
      <w:r>
        <w:rPr>
          <w:rFonts w:cs="Calibri" w:ascii="Calibri" w:hAnsi="Calibri"/>
          <w:spacing w:val="21"/>
          <w:w w:val="99"/>
        </w:rPr>
        <w:t xml:space="preserve"> </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2"/>
          <w:w w:val="95"/>
        </w:rPr>
        <w:t>Igniti</w:t>
      </w:r>
      <w:r>
        <w:rPr>
          <w:rFonts w:eastAsia="Lucida Sans" w:cs="Lucida Sans" w:ascii="Calibri" w:hAnsi="Calibri"/>
          <w:b/>
          <w:bCs/>
          <w:spacing w:val="-1"/>
          <w:w w:val="95"/>
        </w:rPr>
        <w:t>on</w:t>
      </w:r>
      <w:r>
        <w:rPr>
          <w:rFonts w:eastAsia="Lucida Sans" w:cs="Lucida Sans" w:ascii="Calibri" w:hAnsi="Calibri"/>
          <w:b/>
          <w:bCs/>
          <w:spacing w:val="-26"/>
          <w:w w:val="95"/>
        </w:rPr>
        <w:t xml:space="preserve"> </w:t>
      </w:r>
      <w:r>
        <w:rPr>
          <w:rFonts w:eastAsia="Lucida Sans" w:cs="Lucida Sans" w:ascii="Calibri" w:hAnsi="Calibri"/>
          <w:b/>
          <w:bCs/>
          <w:spacing w:val="-1"/>
          <w:w w:val="95"/>
        </w:rPr>
        <w:t>System</w:t>
      </w:r>
      <w:r>
        <w:rPr>
          <w:rFonts w:eastAsia="Lucida Sans" w:cs="Lucida Sans" w:ascii="Calibri" w:hAnsi="Calibri"/>
          <w:b/>
          <w:bCs/>
          <w:spacing w:val="-2"/>
          <w:w w:val="95"/>
        </w:rPr>
        <w:t>s</w:t>
      </w:r>
      <w:r>
        <w:rPr>
          <w:rFonts w:eastAsia="Lucida Sans" w:cs="Lucida Sans" w:ascii="Calibri" w:hAnsi="Calibri"/>
          <w:b/>
          <w:bCs/>
          <w:spacing w:val="-26"/>
          <w:w w:val="95"/>
        </w:rPr>
        <w:t xml:space="preserve"> </w:t>
      </w:r>
      <w:r>
        <w:rPr>
          <w:rFonts w:eastAsia="Lucida Sans" w:cs="Lucida Sans" w:ascii="Calibri" w:hAnsi="Calibri"/>
          <w:b/>
          <w:bCs/>
          <w:w w:val="95"/>
        </w:rPr>
        <w:t>–</w:t>
      </w:r>
      <w:r>
        <w:rPr>
          <w:rFonts w:eastAsia="Lucida Sans" w:cs="Lucida Sans" w:ascii="Calibri" w:hAnsi="Calibri"/>
          <w:b/>
          <w:bCs/>
          <w:spacing w:val="-26"/>
          <w:w w:val="95"/>
        </w:rPr>
        <w:t xml:space="preserve"> </w:t>
      </w:r>
      <w:r>
        <w:rPr>
          <w:rFonts w:eastAsia="Lucida Sans" w:cs="Lucida Sans" w:ascii="Calibri" w:hAnsi="Calibri"/>
          <w:b/>
          <w:bCs/>
          <w:w w:val="95"/>
        </w:rPr>
        <w:t>Turbine</w:t>
      </w:r>
    </w:p>
    <w:p>
      <w:pPr>
        <w:pStyle w:val="BodyText"/>
        <w:ind w:start="0" w:end="0"/>
        <w:rPr/>
      </w:pPr>
      <w:r>
        <w:rPr>
          <w:rFonts w:cs="Calibri" w:ascii="Calibri" w:hAnsi="Calibri"/>
        </w:rPr>
        <w:t>Perform</w:t>
      </w:r>
      <w:r>
        <w:rPr>
          <w:rFonts w:cs="Calibri" w:ascii="Calibri" w:hAnsi="Calibri"/>
          <w:spacing w:val="14"/>
        </w:rPr>
        <w:t xml:space="preserve"> </w:t>
      </w:r>
      <w:r>
        <w:rPr>
          <w:rFonts w:cs="Calibri" w:ascii="Calibri" w:hAnsi="Calibri"/>
        </w:rPr>
        <w:t>functional</w:t>
      </w:r>
      <w:r>
        <w:rPr>
          <w:rFonts w:cs="Calibri" w:ascii="Calibri" w:hAnsi="Calibri"/>
          <w:spacing w:val="14"/>
        </w:rPr>
        <w:t xml:space="preserve"> </w:t>
      </w:r>
      <w:r>
        <w:rPr>
          <w:rFonts w:cs="Calibri" w:ascii="Calibri" w:hAnsi="Calibri"/>
        </w:rPr>
        <w:t>test</w:t>
      </w:r>
      <w:r>
        <w:rPr>
          <w:rFonts w:cs="Calibri" w:ascii="Calibri" w:hAnsi="Calibri"/>
          <w:spacing w:val="14"/>
        </w:rPr>
        <w:t xml:space="preserve"> </w:t>
      </w:r>
      <w:r>
        <w:rPr>
          <w:rFonts w:cs="Calibri" w:ascii="Calibri" w:hAnsi="Calibri"/>
        </w:rPr>
        <w:t>of</w:t>
      </w:r>
      <w:r>
        <w:rPr>
          <w:rFonts w:cs="Calibri" w:ascii="Calibri" w:hAnsi="Calibri"/>
          <w:spacing w:val="14"/>
        </w:rPr>
        <w:t xml:space="preserve"> </w:t>
      </w:r>
      <w:r>
        <w:rPr>
          <w:rFonts w:cs="Calibri" w:ascii="Calibri" w:hAnsi="Calibri"/>
        </w:rPr>
        <w:t>the</w:t>
      </w:r>
      <w:r>
        <w:rPr>
          <w:rFonts w:cs="Calibri" w:ascii="Calibri" w:hAnsi="Calibri"/>
          <w:spacing w:val="14"/>
        </w:rPr>
        <w:t xml:space="preserve"> </w:t>
      </w:r>
      <w:r>
        <w:rPr>
          <w:rFonts w:cs="Calibri" w:ascii="Calibri" w:hAnsi="Calibri"/>
        </w:rPr>
        <w:t>ignition</w:t>
      </w:r>
      <w:r>
        <w:rPr>
          <w:rFonts w:cs="Calibri" w:ascii="Calibri" w:hAnsi="Calibri"/>
          <w:spacing w:val="14"/>
        </w:rPr>
        <w:t xml:space="preserve"> </w:t>
      </w:r>
      <w:r>
        <w:rPr>
          <w:rFonts w:cs="Calibri" w:ascii="Calibri" w:hAnsi="Calibri"/>
          <w:spacing w:val="-1"/>
        </w:rPr>
        <w:t>system.</w:t>
      </w:r>
      <w:r>
        <w:rPr>
          <w:rFonts w:cs="Calibri" w:ascii="Calibri" w:hAnsi="Calibri"/>
          <w:spacing w:val="25"/>
          <w:w w:val="103"/>
        </w:rPr>
        <w:t xml:space="preserve"> </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4"/>
        </w:rPr>
        <w:t xml:space="preserve"> </w:t>
      </w:r>
      <w:r>
        <w:rPr>
          <w:rFonts w:cs="Calibri" w:ascii="Calibri" w:hAnsi="Calibri"/>
        </w:rPr>
        <w:t>glow</w:t>
      </w:r>
      <w:r>
        <w:rPr>
          <w:rFonts w:cs="Calibri" w:ascii="Calibri" w:hAnsi="Calibri"/>
          <w:spacing w:val="5"/>
        </w:rPr>
        <w:t xml:space="preserve"> </w:t>
      </w:r>
      <w:r>
        <w:rPr>
          <w:rFonts w:cs="Calibri" w:ascii="Calibri" w:hAnsi="Calibri"/>
          <w:spacing w:val="-1"/>
        </w:rPr>
        <w:t>plugs/ignitors.</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2"/>
        </w:rPr>
        <w:t xml:space="preserve"> </w:t>
      </w:r>
      <w:r>
        <w:rPr>
          <w:rFonts w:cs="Calibri" w:ascii="Calibri" w:hAnsi="Calibri"/>
          <w:spacing w:val="-2"/>
        </w:rPr>
        <w:t>H.T</w:t>
      </w:r>
      <w:r>
        <w:rPr>
          <w:rFonts w:cs="Calibri" w:ascii="Calibri" w:hAnsi="Calibri"/>
          <w:spacing w:val="-1"/>
        </w:rPr>
        <w:t>.</w:t>
      </w:r>
      <w:r>
        <w:rPr>
          <w:rFonts w:cs="Calibri" w:ascii="Calibri" w:hAnsi="Calibri"/>
          <w:spacing w:val="-21"/>
        </w:rPr>
        <w:t xml:space="preserve"> </w:t>
      </w:r>
      <w:r>
        <w:rPr>
          <w:rFonts w:cs="Calibri" w:ascii="Calibri" w:hAnsi="Calibri"/>
          <w:spacing w:val="-2"/>
        </w:rPr>
        <w:t>lea</w:t>
      </w:r>
      <w:r>
        <w:rPr>
          <w:rFonts w:cs="Calibri" w:ascii="Calibri" w:hAnsi="Calibri"/>
          <w:spacing w:val="-1"/>
        </w:rPr>
        <w:t>ds.</w:t>
      </w:r>
      <w:r>
        <w:rPr>
          <w:rFonts w:cs="Calibri" w:ascii="Calibri" w:hAnsi="Calibri"/>
          <w:spacing w:val="25"/>
          <w:w w:val="99"/>
        </w:rPr>
        <w:t xml:space="preserve"> </w:t>
      </w:r>
    </w:p>
    <w:p>
      <w:pPr>
        <w:pStyle w:val="BodyText"/>
        <w:ind w:start="0" w:end="0"/>
        <w:rPr/>
      </w:pPr>
      <w:r>
        <w:rPr>
          <w:rFonts w:cs="Calibri" w:ascii="Calibri" w:hAnsi="Calibri"/>
          <w:spacing w:val="-2"/>
        </w:rPr>
        <w:t>Che</w:t>
      </w:r>
      <w:r>
        <w:rPr>
          <w:rFonts w:cs="Calibri" w:ascii="Calibri" w:hAnsi="Calibri"/>
          <w:spacing w:val="-1"/>
        </w:rPr>
        <w:t>ck</w:t>
      </w:r>
      <w:r>
        <w:rPr>
          <w:rFonts w:cs="Calibri" w:ascii="Calibri" w:hAnsi="Calibri"/>
          <w:spacing w:val="-2"/>
        </w:rPr>
        <w:t xml:space="preserve"> </w:t>
      </w:r>
      <w:r>
        <w:rPr>
          <w:rFonts w:cs="Calibri" w:ascii="Calibri" w:hAnsi="Calibri"/>
        </w:rPr>
        <w:t xml:space="preserve">ignition </w:t>
      </w:r>
      <w:r>
        <w:rPr>
          <w:rFonts w:cs="Calibri" w:ascii="Calibri" w:hAnsi="Calibri"/>
          <w:spacing w:val="-1"/>
        </w:rPr>
        <w:t>unit.</w:t>
      </w:r>
      <w:r>
        <w:rPr>
          <w:rFonts w:cs="Calibri" w:ascii="Calibri" w:hAnsi="Calibri"/>
          <w:spacing w:val="28"/>
          <w:w w:val="103"/>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4"/>
        </w:rPr>
        <w:t xml:space="preserve"> </w:t>
      </w:r>
      <w:r>
        <w:rPr>
          <w:rFonts w:cs="Calibri" w:ascii="Calibri" w:hAnsi="Calibri"/>
          <w:spacing w:val="-1"/>
        </w:rPr>
        <w:t>ignition</w:t>
      </w:r>
      <w:r>
        <w:rPr>
          <w:rFonts w:cs="Calibri" w:ascii="Calibri" w:hAnsi="Calibri"/>
          <w:spacing w:val="-4"/>
        </w:rPr>
        <w:t xml:space="preserve"> </w:t>
      </w:r>
      <w:r>
        <w:rPr>
          <w:rFonts w:cs="Calibri" w:ascii="Calibri" w:hAnsi="Calibri"/>
        </w:rPr>
        <w:t>unit.</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En</w:t>
      </w:r>
      <w:r>
        <w:rPr>
          <w:rFonts w:cs="Calibri" w:ascii="Calibri" w:hAnsi="Calibri"/>
          <w:b/>
          <w:spacing w:val="-2"/>
          <w:w w:val="95"/>
        </w:rPr>
        <w:t>gine</w:t>
      </w:r>
      <w:r>
        <w:rPr>
          <w:rFonts w:cs="Calibri" w:ascii="Calibri" w:hAnsi="Calibri"/>
          <w:b/>
          <w:spacing w:val="-43"/>
          <w:w w:val="95"/>
        </w:rPr>
        <w:t xml:space="preserve"> </w:t>
      </w:r>
      <w:r>
        <w:rPr>
          <w:rFonts w:cs="Calibri" w:ascii="Calibri" w:hAnsi="Calibri"/>
          <w:b/>
          <w:w w:val="95"/>
        </w:rPr>
        <w:t>Controls</w:t>
      </w:r>
    </w:p>
    <w:p>
      <w:pPr>
        <w:pStyle w:val="BodyText"/>
        <w:ind w:start="0" w:end="0"/>
        <w:rPr/>
      </w:pPr>
      <w:r>
        <w:rPr>
          <w:rFonts w:cs="Calibri" w:ascii="Calibri" w:hAnsi="Calibri"/>
        </w:rPr>
        <w:t>Rig</w:t>
      </w:r>
      <w:r>
        <w:rPr>
          <w:rFonts w:cs="Calibri" w:ascii="Calibri" w:hAnsi="Calibri"/>
          <w:spacing w:val="1"/>
        </w:rPr>
        <w:t xml:space="preserve"> </w:t>
      </w:r>
      <w:r>
        <w:rPr>
          <w:rFonts w:cs="Calibri" w:ascii="Calibri" w:hAnsi="Calibri"/>
        </w:rPr>
        <w:t>thrust</w:t>
      </w:r>
      <w:r>
        <w:rPr>
          <w:rFonts w:cs="Calibri" w:ascii="Calibri" w:hAnsi="Calibri"/>
          <w:spacing w:val="2"/>
        </w:rPr>
        <w:t xml:space="preserve"> </w:t>
      </w:r>
      <w:r>
        <w:rPr>
          <w:rFonts w:cs="Calibri" w:ascii="Calibri" w:hAnsi="Calibri"/>
        </w:rPr>
        <w:t>lever.</w:t>
      </w:r>
      <w:r>
        <w:rPr>
          <w:rFonts w:cs="Calibri" w:ascii="Calibri" w:hAnsi="Calibri"/>
          <w:w w:val="99"/>
        </w:rPr>
        <w:t xml:space="preserve"> </w:t>
      </w:r>
    </w:p>
    <w:p>
      <w:pPr>
        <w:pStyle w:val="BodyText"/>
        <w:ind w:start="0" w:end="0"/>
        <w:rPr>
          <w:rFonts w:ascii="Calibri" w:hAnsi="Calibri" w:cs="Calibri"/>
        </w:rPr>
      </w:pPr>
      <w:r>
        <w:rPr>
          <w:rFonts w:cs="Calibri" w:ascii="Calibri" w:hAnsi="Calibri"/>
        </w:rPr>
        <w:t>Rig</w:t>
      </w:r>
      <w:r>
        <w:rPr>
          <w:rFonts w:cs="Calibri" w:ascii="Calibri" w:hAnsi="Calibri"/>
          <w:spacing w:val="-6"/>
        </w:rPr>
        <w:t xml:space="preserve"> </w:t>
      </w:r>
      <w:r>
        <w:rPr>
          <w:rFonts w:cs="Calibri" w:ascii="Calibri" w:hAnsi="Calibri"/>
        </w:rPr>
        <w:t>RPM</w:t>
      </w:r>
      <w:r>
        <w:rPr>
          <w:rFonts w:cs="Calibri" w:ascii="Calibri" w:hAnsi="Calibri"/>
          <w:spacing w:val="-5"/>
        </w:rPr>
        <w:t xml:space="preserve"> </w:t>
      </w:r>
      <w:r>
        <w:rPr>
          <w:rFonts w:cs="Calibri" w:ascii="Calibri" w:hAnsi="Calibri"/>
          <w:spacing w:val="-1"/>
        </w:rPr>
        <w:t>control.</w:t>
      </w:r>
    </w:p>
    <w:p>
      <w:pPr>
        <w:pStyle w:val="BodyText"/>
        <w:ind w:start="0" w:end="0"/>
        <w:rPr/>
      </w:pPr>
      <w:r>
        <w:rPr>
          <w:rFonts w:cs="Calibri" w:ascii="Calibri" w:hAnsi="Calibri"/>
        </w:rPr>
        <w:t>Rig</w:t>
      </w:r>
      <w:r>
        <w:rPr>
          <w:rFonts w:cs="Calibri" w:ascii="Calibri" w:hAnsi="Calibri"/>
          <w:spacing w:val="54"/>
        </w:rPr>
        <w:t xml:space="preserve"> </w:t>
      </w:r>
      <w:r>
        <w:rPr>
          <w:rFonts w:cs="Calibri" w:ascii="Calibri" w:hAnsi="Calibri"/>
        </w:rPr>
        <w:t>mixture</w:t>
      </w:r>
      <w:r>
        <w:rPr>
          <w:rFonts w:cs="Calibri" w:ascii="Calibri" w:hAnsi="Calibri"/>
          <w:spacing w:val="-3"/>
        </w:rPr>
        <w:t xml:space="preserve"> </w:t>
      </w:r>
      <w:r>
        <w:rPr>
          <w:rFonts w:cs="Calibri" w:ascii="Calibri" w:hAnsi="Calibri"/>
        </w:rPr>
        <w:t>HP</w:t>
      </w:r>
      <w:r>
        <w:rPr>
          <w:rFonts w:cs="Calibri" w:ascii="Calibri" w:hAnsi="Calibri"/>
          <w:spacing w:val="-4"/>
        </w:rPr>
        <w:t xml:space="preserve"> </w:t>
      </w:r>
      <w:r>
        <w:rPr>
          <w:rFonts w:cs="Calibri" w:ascii="Calibri" w:hAnsi="Calibri"/>
        </w:rPr>
        <w:t>cock</w:t>
      </w:r>
      <w:r>
        <w:rPr>
          <w:rFonts w:cs="Calibri" w:ascii="Calibri" w:hAnsi="Calibri"/>
          <w:spacing w:val="-3"/>
        </w:rPr>
        <w:t xml:space="preserve"> </w:t>
      </w:r>
      <w:r>
        <w:rPr>
          <w:rFonts w:cs="Calibri" w:ascii="Calibri" w:hAnsi="Calibri"/>
          <w:spacing w:val="-1"/>
        </w:rPr>
        <w:t>lever.</w:t>
      </w:r>
      <w:r>
        <w:rPr>
          <w:rFonts w:cs="Calibri" w:ascii="Calibri" w:hAnsi="Calibri"/>
          <w:spacing w:val="25"/>
          <w:w w:val="99"/>
        </w:rPr>
        <w:t xml:space="preserve"> </w:t>
      </w:r>
    </w:p>
    <w:p>
      <w:pPr>
        <w:pStyle w:val="BodyText"/>
        <w:ind w:start="0" w:end="0"/>
        <w:rPr/>
      </w:pPr>
      <w:r>
        <w:rPr>
          <w:rFonts w:cs="Calibri" w:ascii="Calibri" w:hAnsi="Calibri"/>
        </w:rPr>
        <w:t>Rig</w:t>
      </w:r>
      <w:r>
        <w:rPr>
          <w:rFonts w:cs="Calibri" w:ascii="Calibri" w:hAnsi="Calibri"/>
          <w:spacing w:val="-1"/>
        </w:rPr>
        <w:t xml:space="preserve"> </w:t>
      </w:r>
      <w:r>
        <w:rPr>
          <w:rFonts w:cs="Calibri" w:ascii="Calibri" w:hAnsi="Calibri"/>
        </w:rPr>
        <w:t>power lever.</w:t>
      </w:r>
    </w:p>
    <w:p>
      <w:pPr>
        <w:pStyle w:val="BodyText"/>
        <w:ind w:start="0" w:end="0"/>
        <w:rPr/>
      </w:pPr>
      <w:r>
        <w:rPr>
          <w:rFonts w:cs="Calibri" w:ascii="Calibri" w:hAnsi="Calibri"/>
        </w:rPr>
        <w:t>Check</w:t>
      </w:r>
      <w:r>
        <w:rPr>
          <w:rFonts w:cs="Calibri" w:ascii="Calibri" w:hAnsi="Calibri"/>
          <w:spacing w:val="-13"/>
        </w:rPr>
        <w:t xml:space="preserve"> </w:t>
      </w:r>
      <w:r>
        <w:rPr>
          <w:rFonts w:cs="Calibri" w:ascii="Calibri" w:hAnsi="Calibri"/>
        </w:rPr>
        <w:t>control</w:t>
      </w:r>
      <w:r>
        <w:rPr>
          <w:rFonts w:cs="Calibri" w:ascii="Calibri" w:hAnsi="Calibri"/>
          <w:spacing w:val="-13"/>
        </w:rPr>
        <w:t xml:space="preserve"> </w:t>
      </w:r>
      <w:r>
        <w:rPr>
          <w:rFonts w:cs="Calibri" w:ascii="Calibri" w:hAnsi="Calibri"/>
        </w:rPr>
        <w:t>sync</w:t>
      </w:r>
      <w:r>
        <w:rPr>
          <w:rFonts w:cs="Calibri" w:ascii="Calibri" w:hAnsi="Calibri"/>
          <w:spacing w:val="-13"/>
        </w:rPr>
        <w:t xml:space="preserve"> </w:t>
      </w:r>
      <w:r>
        <w:rPr>
          <w:rFonts w:cs="Calibri" w:ascii="Calibri" w:hAnsi="Calibri"/>
        </w:rPr>
        <w:t>(multi-eng).</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5"/>
        </w:rPr>
        <w:t xml:space="preserve"> </w:t>
      </w:r>
      <w:r>
        <w:rPr>
          <w:rFonts w:cs="Calibri" w:ascii="Calibri" w:hAnsi="Calibri"/>
          <w:spacing w:val="-1"/>
        </w:rPr>
        <w:t>controls</w:t>
      </w:r>
      <w:r>
        <w:rPr>
          <w:rFonts w:cs="Calibri" w:ascii="Calibri" w:hAnsi="Calibri"/>
          <w:spacing w:val="-4"/>
        </w:rPr>
        <w:t xml:space="preserve"> </w:t>
      </w:r>
      <w:r>
        <w:rPr>
          <w:rFonts w:cs="Calibri" w:ascii="Calibri" w:hAnsi="Calibri"/>
        </w:rPr>
        <w:t>for</w:t>
      </w:r>
      <w:r>
        <w:rPr>
          <w:rFonts w:cs="Calibri" w:ascii="Calibri" w:hAnsi="Calibri"/>
          <w:spacing w:val="-4"/>
        </w:rPr>
        <w:t xml:space="preserve"> </w:t>
      </w:r>
      <w:r>
        <w:rPr>
          <w:rFonts w:cs="Calibri" w:ascii="Calibri" w:hAnsi="Calibri"/>
        </w:rPr>
        <w:t>correct</w:t>
      </w:r>
      <w:r>
        <w:rPr>
          <w:rFonts w:cs="Calibri" w:ascii="Calibri" w:hAnsi="Calibri"/>
          <w:spacing w:val="-6"/>
        </w:rPr>
        <w:t xml:space="preserve"> </w:t>
      </w:r>
      <w:r>
        <w:rPr>
          <w:rFonts w:cs="Calibri" w:ascii="Calibri" w:hAnsi="Calibri"/>
        </w:rPr>
        <w:t>assembly</w:t>
      </w:r>
      <w:r>
        <w:rPr>
          <w:rFonts w:cs="Calibri" w:ascii="Calibri" w:hAnsi="Calibri"/>
          <w:spacing w:val="-4"/>
        </w:rPr>
        <w:t xml:space="preserve"> </w:t>
      </w:r>
      <w:r>
        <w:rPr>
          <w:rFonts w:cs="Calibri" w:ascii="Calibri" w:hAnsi="Calibri"/>
        </w:rPr>
        <w:t>and</w:t>
      </w:r>
      <w:r>
        <w:rPr>
          <w:rFonts w:cs="Calibri" w:ascii="Calibri" w:hAnsi="Calibri"/>
          <w:spacing w:val="-5"/>
        </w:rPr>
        <w:t xml:space="preserve"> </w:t>
      </w:r>
      <w:r>
        <w:rPr>
          <w:rFonts w:cs="Calibri" w:ascii="Calibri" w:hAnsi="Calibri"/>
        </w:rPr>
        <w:t>locking.</w:t>
      </w:r>
    </w:p>
    <w:p>
      <w:pPr>
        <w:pStyle w:val="BodyText"/>
        <w:ind w:start="0" w:end="0"/>
        <w:rPr>
          <w:rFonts w:ascii="Calibri" w:hAnsi="Calibri" w:cs="Calibri"/>
        </w:rPr>
      </w:pPr>
      <w:r>
        <w:rPr>
          <w:rFonts w:cs="Calibri" w:ascii="Calibri" w:hAnsi="Calibri"/>
          <w:spacing w:val="-1"/>
        </w:rPr>
        <w:t>Check controls for range and sense of operation  direction  of</w:t>
      </w:r>
      <w:r>
        <w:rPr>
          <w:rFonts w:cs="Calibri" w:ascii="Calibri" w:hAnsi="Calibri"/>
          <w:spacing w:val="31"/>
          <w:w w:val="106"/>
        </w:rPr>
        <w:t xml:space="preserve"> </w:t>
      </w:r>
      <w:r>
        <w:rPr>
          <w:rFonts w:cs="Calibri" w:ascii="Calibri" w:hAnsi="Calibri"/>
          <w:spacing w:val="-1"/>
        </w:rPr>
        <w:t>movement.</w:t>
      </w:r>
    </w:p>
    <w:p>
      <w:pPr>
        <w:pStyle w:val="BodyText"/>
        <w:ind w:start="0" w:end="0"/>
        <w:rPr/>
      </w:pPr>
      <w:r>
        <w:rPr>
          <w:rFonts w:cs="Calibri" w:ascii="Calibri" w:hAnsi="Calibri"/>
          <w:spacing w:val="-1"/>
        </w:rPr>
        <w:t>Adjust</w:t>
      </w:r>
      <w:r>
        <w:rPr>
          <w:rFonts w:cs="Calibri" w:ascii="Calibri" w:hAnsi="Calibri"/>
          <w:spacing w:val="14"/>
        </w:rPr>
        <w:t xml:space="preserve"> </w:t>
      </w:r>
      <w:r>
        <w:rPr>
          <w:rFonts w:cs="Calibri" w:ascii="Calibri" w:hAnsi="Calibri"/>
          <w:spacing w:val="-1"/>
        </w:rPr>
        <w:t>pedestal</w:t>
      </w:r>
      <w:r>
        <w:rPr>
          <w:rFonts w:cs="Calibri" w:ascii="Calibri" w:hAnsi="Calibri"/>
          <w:spacing w:val="15"/>
        </w:rPr>
        <w:t xml:space="preserve"> </w:t>
      </w:r>
      <w:r>
        <w:rPr>
          <w:rFonts w:cs="Calibri" w:ascii="Calibri" w:hAnsi="Calibri"/>
        </w:rPr>
        <w:t>micro-switches.</w:t>
      </w:r>
      <w:r>
        <w:rPr>
          <w:rFonts w:cs="Calibri" w:ascii="Calibri" w:hAnsi="Calibri"/>
          <w:spacing w:val="24"/>
          <w:w w:val="102"/>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Engine</w:t>
      </w:r>
      <w:r>
        <w:rPr>
          <w:rFonts w:cs="Calibri" w:ascii="Calibri" w:hAnsi="Calibri"/>
          <w:b/>
          <w:spacing w:val="35"/>
          <w:w w:val="90"/>
        </w:rPr>
        <w:t xml:space="preserve"> </w:t>
      </w:r>
      <w:r>
        <w:rPr>
          <w:rFonts w:cs="Calibri" w:ascii="Calibri" w:hAnsi="Calibri"/>
          <w:b/>
          <w:spacing w:val="-2"/>
          <w:w w:val="90"/>
        </w:rPr>
        <w:t>I</w:t>
      </w:r>
      <w:r>
        <w:rPr>
          <w:rFonts w:cs="Calibri" w:ascii="Calibri" w:hAnsi="Calibri"/>
          <w:b/>
          <w:spacing w:val="-1"/>
          <w:w w:val="90"/>
        </w:rPr>
        <w:t>ndicating</w:t>
      </w:r>
    </w:p>
    <w:p>
      <w:pPr>
        <w:pStyle w:val="BodyText"/>
        <w:ind w:start="0" w:end="0"/>
        <w:rPr/>
      </w:pPr>
      <w:r>
        <w:rPr>
          <w:rFonts w:cs="Calibri" w:ascii="Calibri" w:hAnsi="Calibri"/>
          <w:spacing w:val="-2"/>
        </w:rPr>
        <w:t>Replace</w:t>
      </w:r>
      <w:r>
        <w:rPr>
          <w:rFonts w:cs="Calibri" w:ascii="Calibri" w:hAnsi="Calibri"/>
          <w:spacing w:val="-8"/>
        </w:rPr>
        <w:t xml:space="preserve"> </w:t>
      </w:r>
      <w:r>
        <w:rPr>
          <w:rFonts w:cs="Calibri" w:ascii="Calibri" w:hAnsi="Calibri"/>
          <w:spacing w:val="-1"/>
        </w:rPr>
        <w:t>engine</w:t>
      </w:r>
      <w:r>
        <w:rPr>
          <w:rFonts w:cs="Calibri" w:ascii="Calibri" w:hAnsi="Calibri"/>
          <w:spacing w:val="-8"/>
        </w:rPr>
        <w:t xml:space="preserve"> </w:t>
      </w:r>
      <w:r>
        <w:rPr>
          <w:rFonts w:cs="Calibri" w:ascii="Calibri" w:hAnsi="Calibri"/>
          <w:spacing w:val="-1"/>
        </w:rPr>
        <w:t>instrument</w:t>
      </w:r>
      <w:r>
        <w:rPr>
          <w:rFonts w:cs="Calibri" w:ascii="Calibri" w:hAnsi="Calibri"/>
          <w:spacing w:val="-2"/>
        </w:rPr>
        <w:t>(s).</w:t>
      </w:r>
      <w:r>
        <w:rPr>
          <w:rFonts w:cs="Calibri" w:ascii="Calibri" w:hAnsi="Calibri"/>
          <w:spacing w:val="49"/>
          <w:w w:val="92"/>
        </w:rPr>
        <w:t xml:space="preserve"> </w:t>
      </w:r>
    </w:p>
    <w:p>
      <w:pPr>
        <w:pStyle w:val="BodyText"/>
        <w:ind w:start="0" w:end="0"/>
        <w:rPr/>
      </w:pPr>
      <w:r>
        <w:rPr>
          <w:rFonts w:cs="Calibri" w:ascii="Calibri" w:hAnsi="Calibri"/>
          <w:spacing w:val="-2"/>
        </w:rPr>
        <w:t xml:space="preserve">Replace </w:t>
      </w:r>
      <w:r>
        <w:rPr>
          <w:rFonts w:cs="Calibri" w:ascii="Calibri" w:hAnsi="Calibri"/>
          <w:spacing w:val="-1"/>
        </w:rPr>
        <w:t>oil</w:t>
      </w:r>
      <w:r>
        <w:rPr>
          <w:rFonts w:cs="Calibri" w:ascii="Calibri" w:hAnsi="Calibri"/>
          <w:spacing w:val="-2"/>
        </w:rPr>
        <w:t xml:space="preserve"> </w:t>
      </w:r>
      <w:r>
        <w:rPr>
          <w:rFonts w:cs="Calibri" w:ascii="Calibri" w:hAnsi="Calibri"/>
          <w:spacing w:val="-1"/>
        </w:rPr>
        <w:t>temperature</w:t>
      </w:r>
      <w:r>
        <w:rPr>
          <w:rFonts w:cs="Calibri" w:ascii="Calibri" w:hAnsi="Calibri"/>
          <w:spacing w:val="-2"/>
        </w:rPr>
        <w:t xml:space="preserve"> </w:t>
      </w:r>
      <w:r>
        <w:rPr>
          <w:rFonts w:cs="Calibri" w:ascii="Calibri" w:hAnsi="Calibri"/>
          <w:spacing w:val="-1"/>
        </w:rPr>
        <w:t>bulb.</w:t>
      </w:r>
      <w:r>
        <w:rPr>
          <w:rFonts w:cs="Calibri" w:ascii="Calibri" w:hAnsi="Calibri"/>
          <w:spacing w:val="45"/>
          <w:w w:val="99"/>
        </w:rPr>
        <w:t xml:space="preserve"> </w:t>
      </w:r>
    </w:p>
    <w:p>
      <w:pPr>
        <w:pStyle w:val="BodyText"/>
        <w:ind w:start="0" w:end="0"/>
        <w:rPr>
          <w:rFonts w:ascii="Calibri" w:hAnsi="Calibri" w:cs="Calibri"/>
        </w:rPr>
      </w:pPr>
      <w:r>
        <w:rPr>
          <w:rFonts w:cs="Calibri" w:ascii="Calibri" w:hAnsi="Calibri"/>
          <w:spacing w:val="-2"/>
        </w:rPr>
        <w:t>Replace</w:t>
      </w:r>
      <w:r>
        <w:rPr>
          <w:rFonts w:cs="Calibri" w:ascii="Calibri" w:hAnsi="Calibri"/>
          <w:spacing w:val="-12"/>
        </w:rPr>
        <w:t xml:space="preserve"> </w:t>
      </w:r>
      <w:r>
        <w:rPr>
          <w:rFonts w:cs="Calibri" w:ascii="Calibri" w:hAnsi="Calibri"/>
          <w:spacing w:val="-1"/>
        </w:rPr>
        <w:t>thermocouples.</w:t>
      </w:r>
    </w:p>
    <w:p>
      <w:pPr>
        <w:pStyle w:val="BodyText"/>
        <w:ind w:start="0" w:end="0"/>
        <w:rPr/>
      </w:pPr>
      <w:r>
        <w:rPr>
          <w:rFonts w:cs="Calibri" w:ascii="Calibri" w:hAnsi="Calibri"/>
        </w:rPr>
        <w:t>Check</w:t>
      </w:r>
      <w:r>
        <w:rPr>
          <w:rFonts w:cs="Calibri" w:ascii="Calibri" w:hAnsi="Calibri"/>
          <w:spacing w:val="-40"/>
        </w:rPr>
        <w:t xml:space="preserve"> </w:t>
      </w:r>
      <w:r>
        <w:rPr>
          <w:rFonts w:cs="Calibri" w:ascii="Calibri" w:hAnsi="Calibri"/>
        </w:rPr>
        <w:t>calibration.</w:t>
      </w:r>
      <w:r>
        <w:rPr>
          <w:rFonts w:cs="Calibri" w:ascii="Calibri" w:hAnsi="Calibri"/>
          <w:w w:val="98"/>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w w:val="95"/>
        </w:rPr>
        <w:t>Exhaust</w:t>
      </w:r>
      <w:r>
        <w:rPr>
          <w:rFonts w:eastAsia="Lucida Sans" w:cs="Lucida Sans" w:ascii="Calibri" w:hAnsi="Calibri"/>
          <w:b/>
          <w:bCs/>
          <w:spacing w:val="-15"/>
          <w:w w:val="95"/>
        </w:rPr>
        <w:t xml:space="preserve"> </w:t>
      </w:r>
      <w:r>
        <w:rPr>
          <w:rFonts w:eastAsia="Lucida Sans" w:cs="Lucida Sans" w:ascii="Calibri" w:hAnsi="Calibri"/>
          <w:b/>
          <w:bCs/>
          <w:w w:val="95"/>
        </w:rPr>
        <w:t>–</w:t>
      </w:r>
      <w:r>
        <w:rPr>
          <w:rFonts w:eastAsia="Lucida Sans" w:cs="Lucida Sans" w:ascii="Calibri" w:hAnsi="Calibri"/>
          <w:b/>
          <w:bCs/>
          <w:spacing w:val="-15"/>
          <w:w w:val="95"/>
        </w:rPr>
        <w:t xml:space="preserve"> </w:t>
      </w:r>
      <w:r>
        <w:rPr>
          <w:rFonts w:eastAsia="Lucida Sans" w:cs="Lucida Sans" w:ascii="Calibri" w:hAnsi="Calibri"/>
          <w:b/>
          <w:bCs/>
          <w:w w:val="95"/>
        </w:rPr>
        <w:t>Piston</w:t>
      </w:r>
    </w:p>
    <w:p>
      <w:pPr>
        <w:pStyle w:val="BodyText"/>
        <w:ind w:start="0" w:end="0"/>
        <w:rPr/>
      </w:pPr>
      <w:r>
        <w:rPr>
          <w:rFonts w:cs="Calibri" w:ascii="Calibri" w:hAnsi="Calibri"/>
          <w:spacing w:val="-2"/>
        </w:rPr>
        <w:t>Replace</w:t>
      </w:r>
      <w:r>
        <w:rPr>
          <w:rFonts w:cs="Calibri" w:ascii="Calibri" w:hAnsi="Calibri"/>
          <w:spacing w:val="-19"/>
        </w:rPr>
        <w:t xml:space="preserve"> </w:t>
      </w:r>
      <w:r>
        <w:rPr>
          <w:rFonts w:cs="Calibri" w:ascii="Calibri" w:hAnsi="Calibri"/>
          <w:spacing w:val="-1"/>
        </w:rPr>
        <w:t>exhaust</w:t>
      </w:r>
      <w:r>
        <w:rPr>
          <w:rFonts w:cs="Calibri" w:ascii="Calibri" w:hAnsi="Calibri"/>
          <w:spacing w:val="-19"/>
        </w:rPr>
        <w:t xml:space="preserve"> </w:t>
      </w:r>
      <w:r>
        <w:rPr>
          <w:rFonts w:cs="Calibri" w:ascii="Calibri" w:hAnsi="Calibri"/>
          <w:spacing w:val="-1"/>
        </w:rPr>
        <w:t>gasket.</w:t>
      </w:r>
      <w:r>
        <w:rPr>
          <w:rFonts w:cs="Calibri" w:ascii="Calibri" w:hAnsi="Calibri"/>
          <w:spacing w:val="37"/>
          <w:w w:val="99"/>
        </w:rPr>
        <w:t xml:space="preserve"> </w:t>
      </w:r>
    </w:p>
    <w:p>
      <w:pPr>
        <w:pStyle w:val="BodyText"/>
        <w:ind w:start="0" w:end="0"/>
        <w:rPr/>
      </w:pPr>
      <w:r>
        <w:rPr>
          <w:rFonts w:cs="Calibri" w:ascii="Calibri" w:hAnsi="Calibri"/>
          <w:spacing w:val="-1"/>
        </w:rPr>
        <w:t>Inspect</w:t>
      </w:r>
      <w:r>
        <w:rPr>
          <w:rFonts w:cs="Calibri" w:ascii="Calibri" w:hAnsi="Calibri"/>
          <w:spacing w:val="3"/>
        </w:rPr>
        <w:t xml:space="preserve"> </w:t>
      </w:r>
      <w:r>
        <w:rPr>
          <w:rFonts w:cs="Calibri" w:ascii="Calibri" w:hAnsi="Calibri"/>
          <w:spacing w:val="-1"/>
        </w:rPr>
        <w:t>welded</w:t>
      </w:r>
      <w:r>
        <w:rPr>
          <w:rFonts w:cs="Calibri" w:ascii="Calibri" w:hAnsi="Calibri"/>
          <w:spacing w:val="4"/>
        </w:rPr>
        <w:t xml:space="preserve"> </w:t>
      </w:r>
      <w:r>
        <w:rPr>
          <w:rFonts w:cs="Calibri" w:ascii="Calibri" w:hAnsi="Calibri"/>
        </w:rPr>
        <w:t>repair.</w:t>
      </w:r>
    </w:p>
    <w:p>
      <w:pPr>
        <w:pStyle w:val="BodyText"/>
        <w:ind w:start="0" w:end="0"/>
        <w:rPr/>
      </w:pPr>
      <w:r>
        <w:rPr>
          <w:rFonts w:cs="Calibri" w:ascii="Calibri" w:hAnsi="Calibri"/>
        </w:rPr>
        <w:t>Pressure</w:t>
      </w:r>
      <w:r>
        <w:rPr>
          <w:rFonts w:cs="Calibri" w:ascii="Calibri" w:hAnsi="Calibri"/>
          <w:spacing w:val="-3"/>
        </w:rPr>
        <w:t xml:space="preserve"> </w:t>
      </w:r>
      <w:r>
        <w:rPr>
          <w:rFonts w:cs="Calibri" w:ascii="Calibri" w:hAnsi="Calibri"/>
        </w:rPr>
        <w:t>check</w:t>
      </w:r>
      <w:r>
        <w:rPr>
          <w:rFonts w:cs="Calibri" w:ascii="Calibri" w:hAnsi="Calibri"/>
          <w:spacing w:val="-3"/>
        </w:rPr>
        <w:t xml:space="preserve"> </w:t>
      </w:r>
      <w:r>
        <w:rPr>
          <w:rFonts w:cs="Calibri" w:ascii="Calibri" w:hAnsi="Calibri"/>
        </w:rPr>
        <w:t>cabin</w:t>
      </w:r>
      <w:r>
        <w:rPr>
          <w:rFonts w:cs="Calibri" w:ascii="Calibri" w:hAnsi="Calibri"/>
          <w:spacing w:val="-3"/>
        </w:rPr>
        <w:t xml:space="preserve"> </w:t>
      </w:r>
      <w:r>
        <w:rPr>
          <w:rFonts w:cs="Calibri" w:ascii="Calibri" w:hAnsi="Calibri"/>
        </w:rPr>
        <w:t>heater</w:t>
      </w:r>
      <w:r>
        <w:rPr>
          <w:rFonts w:cs="Calibri" w:ascii="Calibri" w:hAnsi="Calibri"/>
          <w:spacing w:val="-3"/>
        </w:rPr>
        <w:t xml:space="preserve"> </w:t>
      </w:r>
      <w:r>
        <w:rPr>
          <w:rFonts w:cs="Calibri" w:ascii="Calibri" w:hAnsi="Calibri"/>
        </w:rPr>
        <w:t>muff.</w:t>
      </w:r>
      <w:r>
        <w:rPr>
          <w:rFonts w:cs="Calibri" w:ascii="Calibri" w:hAnsi="Calibri"/>
          <w:w w:val="107"/>
        </w:rPr>
        <w:t xml:space="preserve"> </w:t>
      </w:r>
    </w:p>
    <w:p>
      <w:pPr>
        <w:pStyle w:val="BodyText"/>
        <w:ind w:start="0" w:end="0"/>
        <w:rPr/>
      </w:pPr>
      <w:r>
        <w:rPr>
          <w:rFonts w:cs="Calibri" w:ascii="Calibri" w:hAnsi="Calibri"/>
          <w:spacing w:val="-1"/>
        </w:rPr>
        <w:t>Troubleshoot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w w:val="95"/>
        </w:rPr>
        <w:t>Exhaust</w:t>
      </w:r>
      <w:r>
        <w:rPr>
          <w:rFonts w:eastAsia="Lucida Sans" w:cs="Lucida Sans" w:ascii="Calibri" w:hAnsi="Calibri"/>
          <w:b/>
          <w:bCs/>
          <w:spacing w:val="-25"/>
          <w:w w:val="95"/>
        </w:rPr>
        <w:t xml:space="preserve"> </w:t>
      </w:r>
      <w:r>
        <w:rPr>
          <w:rFonts w:eastAsia="Lucida Sans" w:cs="Lucida Sans" w:ascii="Calibri" w:hAnsi="Calibri"/>
          <w:b/>
          <w:bCs/>
          <w:w w:val="95"/>
        </w:rPr>
        <w:t>–</w:t>
      </w:r>
      <w:r>
        <w:rPr>
          <w:rFonts w:eastAsia="Lucida Sans" w:cs="Lucida Sans" w:ascii="Calibri" w:hAnsi="Calibri"/>
          <w:b/>
          <w:bCs/>
          <w:spacing w:val="-24"/>
          <w:w w:val="95"/>
        </w:rPr>
        <w:t xml:space="preserve"> </w:t>
      </w:r>
      <w:r>
        <w:rPr>
          <w:rFonts w:eastAsia="Lucida Sans" w:cs="Lucida Sans" w:ascii="Calibri" w:hAnsi="Calibri"/>
          <w:b/>
          <w:bCs/>
          <w:spacing w:val="-2"/>
          <w:w w:val="95"/>
        </w:rPr>
        <w:t>Turbin</w:t>
      </w:r>
      <w:r>
        <w:rPr>
          <w:rFonts w:eastAsia="Lucida Sans" w:cs="Lucida Sans" w:ascii="Calibri" w:hAnsi="Calibri"/>
          <w:b/>
          <w:bCs/>
          <w:spacing w:val="-1"/>
          <w:w w:val="95"/>
        </w:rPr>
        <w:t>e</w:t>
      </w:r>
    </w:p>
    <w:p>
      <w:pPr>
        <w:pStyle w:val="BodyText"/>
        <w:ind w:start="0" w:end="0"/>
        <w:rPr>
          <w:rFonts w:ascii="Calibri" w:hAnsi="Calibri" w:cs="Calibri"/>
        </w:rPr>
      </w:pPr>
      <w:r>
        <w:rPr>
          <w:rFonts w:cs="Calibri" w:ascii="Calibri" w:hAnsi="Calibri"/>
          <w:spacing w:val="-2"/>
        </w:rPr>
        <w:t>C</w:t>
      </w:r>
      <w:r>
        <w:rPr>
          <w:rFonts w:cs="Calibri" w:ascii="Calibri" w:hAnsi="Calibri"/>
          <w:spacing w:val="-1"/>
        </w:rPr>
        <w:t>h</w:t>
      </w:r>
      <w:r>
        <w:rPr>
          <w:rFonts w:cs="Calibri" w:ascii="Calibri" w:hAnsi="Calibri"/>
          <w:spacing w:val="-2"/>
        </w:rPr>
        <w:t>a</w:t>
      </w:r>
      <w:r>
        <w:rPr>
          <w:rFonts w:cs="Calibri" w:ascii="Calibri" w:hAnsi="Calibri"/>
          <w:spacing w:val="-1"/>
        </w:rPr>
        <w:t>nge</w:t>
      </w:r>
      <w:r>
        <w:rPr>
          <w:rFonts w:cs="Calibri" w:ascii="Calibri" w:hAnsi="Calibri"/>
          <w:spacing w:val="-13"/>
        </w:rPr>
        <w:t xml:space="preserve"> </w:t>
      </w:r>
      <w:r>
        <w:rPr>
          <w:rFonts w:cs="Calibri" w:ascii="Calibri" w:hAnsi="Calibri"/>
        </w:rPr>
        <w:t>jet</w:t>
      </w:r>
      <w:r>
        <w:rPr>
          <w:rFonts w:cs="Calibri" w:ascii="Calibri" w:hAnsi="Calibri"/>
          <w:spacing w:val="-12"/>
        </w:rPr>
        <w:t xml:space="preserve"> </w:t>
      </w:r>
      <w:r>
        <w:rPr>
          <w:rFonts w:cs="Calibri" w:ascii="Calibri" w:hAnsi="Calibri"/>
          <w:spacing w:val="-1"/>
        </w:rPr>
        <w:t>pipe.</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0"/>
        </w:rPr>
        <w:t xml:space="preserve"> </w:t>
      </w:r>
      <w:r>
        <w:rPr>
          <w:rFonts w:cs="Calibri" w:ascii="Calibri" w:hAnsi="Calibri"/>
          <w:spacing w:val="-1"/>
        </w:rPr>
        <w:t>shroud</w:t>
      </w:r>
      <w:r>
        <w:rPr>
          <w:rFonts w:cs="Calibri" w:ascii="Calibri" w:hAnsi="Calibri"/>
          <w:spacing w:val="-19"/>
        </w:rPr>
        <w:t xml:space="preserve"> </w:t>
      </w:r>
      <w:r>
        <w:rPr>
          <w:rFonts w:cs="Calibri" w:ascii="Calibri" w:hAnsi="Calibri"/>
          <w:spacing w:val="-2"/>
        </w:rPr>
        <w:t>a</w:t>
      </w:r>
      <w:r>
        <w:rPr>
          <w:rFonts w:cs="Calibri" w:ascii="Calibri" w:hAnsi="Calibri"/>
          <w:spacing w:val="-1"/>
        </w:rPr>
        <w:t>ssembly.</w:t>
      </w:r>
      <w:r>
        <w:rPr>
          <w:rFonts w:cs="Calibri" w:ascii="Calibri" w:hAnsi="Calibri"/>
          <w:spacing w:val="31"/>
          <w:w w:val="99"/>
        </w:rPr>
        <w:t xml:space="preserve"> </w:t>
      </w:r>
    </w:p>
    <w:p>
      <w:pPr>
        <w:pStyle w:val="BodyText"/>
        <w:ind w:start="0" w:end="0"/>
        <w:rPr/>
      </w:pPr>
      <w:r>
        <w:rPr>
          <w:rFonts w:cs="Calibri" w:ascii="Calibri" w:hAnsi="Calibri"/>
        </w:rPr>
        <w:t>Install</w:t>
      </w:r>
      <w:r>
        <w:rPr>
          <w:rFonts w:cs="Calibri" w:ascii="Calibri" w:hAnsi="Calibri"/>
          <w:spacing w:val="21"/>
        </w:rPr>
        <w:t xml:space="preserve"> </w:t>
      </w:r>
      <w:r>
        <w:rPr>
          <w:rFonts w:cs="Calibri" w:ascii="Calibri" w:hAnsi="Calibri"/>
        </w:rPr>
        <w:t>trimmers.</w:t>
      </w:r>
    </w:p>
    <w:p>
      <w:pPr>
        <w:pStyle w:val="BodyText"/>
        <w:ind w:start="0" w:end="0"/>
        <w:rPr/>
      </w:pPr>
      <w:r>
        <w:rPr>
          <w:rFonts w:cs="Calibri" w:ascii="Calibri" w:hAnsi="Calibri"/>
        </w:rPr>
        <w:t>Inspect/replace</w:t>
      </w:r>
      <w:r>
        <w:rPr>
          <w:rFonts w:cs="Calibri" w:ascii="Calibri" w:hAnsi="Calibri"/>
          <w:spacing w:val="-1"/>
        </w:rPr>
        <w:t xml:space="preserve"> </w:t>
      </w:r>
      <w:r>
        <w:rPr>
          <w:rFonts w:cs="Calibri" w:ascii="Calibri" w:hAnsi="Calibri"/>
        </w:rPr>
        <w:t>thrust</w:t>
      </w:r>
      <w:r>
        <w:rPr>
          <w:rFonts w:cs="Calibri" w:ascii="Calibri" w:hAnsi="Calibri"/>
          <w:spacing w:val="-1"/>
        </w:rPr>
        <w:t xml:space="preserve"> </w:t>
      </w:r>
      <w:r>
        <w:rPr>
          <w:rFonts w:cs="Calibri" w:ascii="Calibri" w:hAnsi="Calibri"/>
        </w:rPr>
        <w:t>reverser.</w:t>
      </w:r>
      <w:r>
        <w:rPr>
          <w:rFonts w:cs="Calibri" w:ascii="Calibri" w:hAnsi="Calibri"/>
          <w:w w:val="99"/>
        </w:rPr>
        <w:t xml:space="preserve"> </w:t>
      </w:r>
    </w:p>
    <w:p>
      <w:pPr>
        <w:pStyle w:val="BodyText"/>
        <w:ind w:start="0" w:end="0"/>
        <w:rPr/>
      </w:pPr>
      <w:r>
        <w:rPr>
          <w:rFonts w:cs="Calibri" w:ascii="Calibri" w:hAnsi="Calibri"/>
          <w:spacing w:val="-2"/>
        </w:rPr>
        <w:t>Replace</w:t>
      </w:r>
      <w:r>
        <w:rPr>
          <w:rFonts w:cs="Calibri" w:ascii="Calibri" w:hAnsi="Calibri"/>
          <w:spacing w:val="1"/>
        </w:rPr>
        <w:t xml:space="preserve"> </w:t>
      </w:r>
      <w:r>
        <w:rPr>
          <w:rFonts w:cs="Calibri" w:ascii="Calibri" w:hAnsi="Calibri"/>
          <w:spacing w:val="-1"/>
        </w:rPr>
        <w:t>thrust</w:t>
      </w:r>
      <w:r>
        <w:rPr>
          <w:rFonts w:cs="Calibri" w:ascii="Calibri" w:hAnsi="Calibri"/>
          <w:spacing w:val="2"/>
        </w:rPr>
        <w:t xml:space="preserve"> </w:t>
      </w:r>
      <w:r>
        <w:rPr>
          <w:rFonts w:cs="Calibri" w:ascii="Calibri" w:hAnsi="Calibri"/>
          <w:spacing w:val="-1"/>
        </w:rPr>
        <w:t>reverser</w:t>
      </w:r>
      <w:r>
        <w:rPr>
          <w:rFonts w:cs="Calibri" w:ascii="Calibri" w:hAnsi="Calibri"/>
          <w:spacing w:val="2"/>
        </w:rPr>
        <w:t xml:space="preserve"> </w:t>
      </w:r>
      <w:r>
        <w:rPr>
          <w:rFonts w:cs="Calibri" w:ascii="Calibri" w:hAnsi="Calibri"/>
          <w:spacing w:val="-1"/>
        </w:rPr>
        <w:t>component.</w:t>
      </w:r>
      <w:r>
        <w:rPr>
          <w:rFonts w:cs="Calibri" w:ascii="Calibri" w:hAnsi="Calibri"/>
          <w:spacing w:val="53"/>
          <w:w w:val="104"/>
        </w:rPr>
        <w:t xml:space="preserve"> </w:t>
      </w:r>
    </w:p>
    <w:p>
      <w:pPr>
        <w:pStyle w:val="BodyText"/>
        <w:ind w:start="0" w:end="0"/>
        <w:rPr/>
      </w:pPr>
      <w:r>
        <w:rPr>
          <w:rFonts w:cs="Calibri" w:ascii="Calibri" w:hAnsi="Calibri"/>
          <w:spacing w:val="-1"/>
        </w:rPr>
        <w:t>Deactivate/reactivate</w:t>
      </w:r>
      <w:r>
        <w:rPr>
          <w:rFonts w:cs="Calibri" w:ascii="Calibri" w:hAnsi="Calibri"/>
          <w:spacing w:val="-4"/>
        </w:rPr>
        <w:t xml:space="preserve"> </w:t>
      </w:r>
      <w:r>
        <w:rPr>
          <w:rFonts w:cs="Calibri" w:ascii="Calibri" w:hAnsi="Calibri"/>
        </w:rPr>
        <w:t>thrust</w:t>
      </w:r>
      <w:r>
        <w:rPr>
          <w:rFonts w:cs="Calibri" w:ascii="Calibri" w:hAnsi="Calibri"/>
          <w:spacing w:val="-4"/>
        </w:rPr>
        <w:t xml:space="preserve"> </w:t>
      </w:r>
      <w:r>
        <w:rPr>
          <w:rFonts w:cs="Calibri" w:ascii="Calibri" w:hAnsi="Calibri"/>
        </w:rPr>
        <w:t>reverser.</w:t>
      </w:r>
    </w:p>
    <w:p>
      <w:pPr>
        <w:pStyle w:val="BodyText"/>
        <w:ind w:start="0" w:end="0"/>
        <w:rPr/>
      </w:pPr>
      <w:r>
        <w:rPr>
          <w:rFonts w:cs="Calibri" w:ascii="Calibri" w:hAnsi="Calibri"/>
        </w:rPr>
        <w:t>Operational</w:t>
      </w:r>
      <w:r>
        <w:rPr>
          <w:rFonts w:cs="Calibri" w:ascii="Calibri" w:hAnsi="Calibri"/>
          <w:spacing w:val="9"/>
        </w:rPr>
        <w:t xml:space="preserve"> </w:t>
      </w:r>
      <w:r>
        <w:rPr>
          <w:rFonts w:cs="Calibri" w:ascii="Calibri" w:hAnsi="Calibri"/>
        </w:rPr>
        <w:t>test</w:t>
      </w:r>
      <w:r>
        <w:rPr>
          <w:rFonts w:cs="Calibri" w:ascii="Calibri" w:hAnsi="Calibri"/>
          <w:spacing w:val="9"/>
        </w:rPr>
        <w:t xml:space="preserve"> </w:t>
      </w:r>
      <w:r>
        <w:rPr>
          <w:rFonts w:cs="Calibri" w:ascii="Calibri" w:hAnsi="Calibri"/>
        </w:rPr>
        <w:t>of</w:t>
      </w:r>
      <w:r>
        <w:rPr>
          <w:rFonts w:cs="Calibri" w:ascii="Calibri" w:hAnsi="Calibri"/>
          <w:spacing w:val="9"/>
        </w:rPr>
        <w:t xml:space="preserve"> </w:t>
      </w:r>
      <w:r>
        <w:rPr>
          <w:rFonts w:cs="Calibri" w:ascii="Calibri" w:hAnsi="Calibri"/>
        </w:rPr>
        <w:t>the</w:t>
      </w:r>
      <w:r>
        <w:rPr>
          <w:rFonts w:cs="Calibri" w:ascii="Calibri" w:hAnsi="Calibri"/>
          <w:spacing w:val="9"/>
        </w:rPr>
        <w:t xml:space="preserve"> </w:t>
      </w:r>
      <w:r>
        <w:rPr>
          <w:rFonts w:cs="Calibri" w:ascii="Calibri" w:hAnsi="Calibri"/>
        </w:rPr>
        <w:t>thrust</w:t>
      </w:r>
      <w:r>
        <w:rPr>
          <w:rFonts w:cs="Calibri" w:ascii="Calibri" w:hAnsi="Calibri"/>
          <w:spacing w:val="10"/>
        </w:rPr>
        <w:t xml:space="preserve"> </w:t>
      </w:r>
      <w:r>
        <w:rPr>
          <w:rFonts w:cs="Calibri" w:ascii="Calibri" w:hAnsi="Calibri"/>
        </w:rPr>
        <w:t>reverser</w:t>
      </w:r>
      <w:r>
        <w:rPr>
          <w:rFonts w:cs="Calibri" w:ascii="Calibri" w:hAnsi="Calibri"/>
          <w:spacing w:val="9"/>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Oil</w:t>
      </w:r>
    </w:p>
    <w:p>
      <w:pPr>
        <w:pStyle w:val="BodyText"/>
        <w:ind w:start="0" w:end="0"/>
        <w:rPr/>
      </w:pPr>
      <w:r>
        <w:rPr>
          <w:rFonts w:cs="Calibri" w:ascii="Calibri" w:hAnsi="Calibri"/>
          <w:spacing w:val="-2"/>
        </w:rPr>
        <w:t>Chang</w:t>
      </w:r>
      <w:r>
        <w:rPr>
          <w:rFonts w:cs="Calibri" w:ascii="Calibri" w:hAnsi="Calibri"/>
          <w:spacing w:val="-1"/>
        </w:rPr>
        <w:t>e</w:t>
      </w:r>
      <w:r>
        <w:rPr>
          <w:rFonts w:cs="Calibri" w:ascii="Calibri" w:hAnsi="Calibri"/>
          <w:spacing w:val="-28"/>
        </w:rPr>
        <w:t xml:space="preserve"> </w:t>
      </w:r>
      <w:r>
        <w:rPr>
          <w:rFonts w:cs="Calibri" w:ascii="Calibri" w:hAnsi="Calibri"/>
          <w:spacing w:val="-1"/>
        </w:rPr>
        <w:t>oil.</w:t>
      </w:r>
      <w:r>
        <w:rPr>
          <w:rFonts w:cs="Calibri" w:ascii="Calibri" w:hAnsi="Calibri"/>
          <w:spacing w:val="27"/>
          <w:w w:val="99"/>
        </w:rPr>
        <w:t xml:space="preserve"> </w:t>
      </w:r>
    </w:p>
    <w:p>
      <w:pPr>
        <w:pStyle w:val="BodyText"/>
        <w:ind w:start="0" w:end="0"/>
        <w:rPr/>
      </w:pPr>
      <w:r>
        <w:rPr>
          <w:rFonts w:cs="Calibri" w:ascii="Calibri" w:hAnsi="Calibri"/>
          <w:spacing w:val="-2"/>
        </w:rPr>
        <w:t>Ch</w:t>
      </w:r>
      <w:r>
        <w:rPr>
          <w:rFonts w:cs="Calibri" w:ascii="Calibri" w:hAnsi="Calibri"/>
          <w:spacing w:val="-1"/>
        </w:rPr>
        <w:t>eck</w:t>
      </w:r>
      <w:r>
        <w:rPr>
          <w:rFonts w:cs="Calibri" w:ascii="Calibri" w:hAnsi="Calibri"/>
          <w:spacing w:val="-23"/>
        </w:rPr>
        <w:t xml:space="preserve"> </w:t>
      </w:r>
      <w:r>
        <w:rPr>
          <w:rFonts w:cs="Calibri" w:ascii="Calibri" w:hAnsi="Calibri"/>
        </w:rPr>
        <w:t>filter(s).</w:t>
      </w:r>
    </w:p>
    <w:p>
      <w:pPr>
        <w:pStyle w:val="BodyText"/>
        <w:ind w:start="0" w:end="0"/>
        <w:rPr/>
      </w:pPr>
      <w:r>
        <w:rPr>
          <w:rFonts w:cs="Calibri" w:ascii="Calibri" w:hAnsi="Calibri"/>
          <w:spacing w:val="-1"/>
        </w:rPr>
        <w:t>Adjust</w:t>
      </w:r>
      <w:r>
        <w:rPr>
          <w:rFonts w:cs="Calibri" w:ascii="Calibri" w:hAnsi="Calibri"/>
          <w:spacing w:val="-2"/>
        </w:rPr>
        <w:t xml:space="preserve"> </w:t>
      </w:r>
      <w:r>
        <w:rPr>
          <w:rFonts w:cs="Calibri" w:ascii="Calibri" w:hAnsi="Calibri"/>
        </w:rPr>
        <w:t>pressure</w:t>
      </w:r>
      <w:r>
        <w:rPr>
          <w:rFonts w:cs="Calibri" w:ascii="Calibri" w:hAnsi="Calibri"/>
          <w:spacing w:val="-2"/>
        </w:rPr>
        <w:t xml:space="preserve"> </w:t>
      </w:r>
      <w:r>
        <w:rPr>
          <w:rFonts w:cs="Calibri" w:ascii="Calibri" w:hAnsi="Calibri"/>
          <w:spacing w:val="-1"/>
        </w:rPr>
        <w:t>relief</w:t>
      </w:r>
      <w:r>
        <w:rPr>
          <w:rFonts w:cs="Calibri" w:ascii="Calibri" w:hAnsi="Calibri"/>
          <w:spacing w:val="-2"/>
        </w:rPr>
        <w:t xml:space="preserve"> valve</w:t>
      </w:r>
      <w:r>
        <w:rPr>
          <w:rFonts w:cs="Calibri" w:ascii="Calibri" w:hAnsi="Calibri"/>
          <w:spacing w:val="-1"/>
        </w:rPr>
        <w:t>.</w:t>
      </w:r>
      <w:r>
        <w:rPr>
          <w:rFonts w:cs="Calibri" w:ascii="Calibri" w:hAnsi="Calibri"/>
          <w:spacing w:val="31"/>
          <w:w w:val="99"/>
        </w:rPr>
        <w:t xml:space="preserve"> </w:t>
      </w:r>
    </w:p>
    <w:p>
      <w:pPr>
        <w:pStyle w:val="BodyText"/>
        <w:ind w:start="0" w:end="0"/>
        <w:rPr/>
      </w:pPr>
      <w:r>
        <w:rPr>
          <w:rFonts w:cs="Calibri" w:ascii="Calibri" w:hAnsi="Calibri"/>
          <w:spacing w:val="-2"/>
        </w:rPr>
        <w:t>Replace</w:t>
      </w:r>
      <w:r>
        <w:rPr>
          <w:rFonts w:cs="Calibri" w:ascii="Calibri" w:hAnsi="Calibri"/>
          <w:spacing w:val="-15"/>
        </w:rPr>
        <w:t xml:space="preserve"> </w:t>
      </w:r>
      <w:r>
        <w:rPr>
          <w:rFonts w:cs="Calibri" w:ascii="Calibri" w:hAnsi="Calibri"/>
          <w:spacing w:val="-1"/>
        </w:rPr>
        <w:t>oil</w:t>
      </w:r>
      <w:r>
        <w:rPr>
          <w:rFonts w:cs="Calibri" w:ascii="Calibri" w:hAnsi="Calibri"/>
          <w:spacing w:val="-15"/>
        </w:rPr>
        <w:t xml:space="preserve"> </w:t>
      </w:r>
      <w:r>
        <w:rPr>
          <w:rFonts w:cs="Calibri" w:ascii="Calibri" w:hAnsi="Calibri"/>
        </w:rPr>
        <w:t>tank.</w:t>
      </w:r>
    </w:p>
    <w:p>
      <w:pPr>
        <w:pStyle w:val="BodyText"/>
        <w:ind w:start="0" w:end="0"/>
        <w:rPr>
          <w:rFonts w:ascii="Calibri" w:hAnsi="Calibri" w:cs="Calibri"/>
        </w:rPr>
      </w:pPr>
      <w:r>
        <w:rPr>
          <w:rFonts w:cs="Calibri" w:ascii="Calibri" w:hAnsi="Calibri"/>
          <w:spacing w:val="-2"/>
        </w:rPr>
        <w:t>Replace</w:t>
      </w:r>
      <w:r>
        <w:rPr>
          <w:rFonts w:cs="Calibri" w:ascii="Calibri" w:hAnsi="Calibri"/>
          <w:spacing w:val="-9"/>
        </w:rPr>
        <w:t xml:space="preserve"> </w:t>
      </w:r>
      <w:r>
        <w:rPr>
          <w:rFonts w:cs="Calibri" w:ascii="Calibri" w:hAnsi="Calibri"/>
          <w:spacing w:val="-1"/>
        </w:rPr>
        <w:t>oil</w:t>
      </w:r>
      <w:r>
        <w:rPr>
          <w:rFonts w:cs="Calibri" w:ascii="Calibri" w:hAnsi="Calibri"/>
          <w:spacing w:val="-8"/>
        </w:rPr>
        <w:t xml:space="preserve"> </w:t>
      </w:r>
      <w:r>
        <w:rPr>
          <w:rFonts w:cs="Calibri" w:ascii="Calibri" w:hAnsi="Calibri"/>
          <w:spacing w:val="-1"/>
        </w:rPr>
        <w:t>pump.</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7"/>
        </w:rPr>
        <w:t xml:space="preserve"> </w:t>
      </w:r>
      <w:r>
        <w:rPr>
          <w:rFonts w:cs="Calibri" w:ascii="Calibri" w:hAnsi="Calibri"/>
        </w:rPr>
        <w:t>oil</w:t>
      </w:r>
      <w:r>
        <w:rPr>
          <w:rFonts w:cs="Calibri" w:ascii="Calibri" w:hAnsi="Calibri"/>
          <w:spacing w:val="-17"/>
        </w:rPr>
        <w:t xml:space="preserve"> </w:t>
      </w:r>
      <w:r>
        <w:rPr>
          <w:rFonts w:cs="Calibri" w:ascii="Calibri" w:hAnsi="Calibri"/>
          <w:spacing w:val="-1"/>
        </w:rPr>
        <w:t>cooler.</w:t>
      </w:r>
    </w:p>
    <w:p>
      <w:pPr>
        <w:pStyle w:val="BodyText"/>
        <w:ind w:start="0" w:end="0"/>
        <w:rPr/>
      </w:pPr>
      <w:r>
        <w:rPr>
          <w:rFonts w:cs="Calibri" w:ascii="Calibri" w:hAnsi="Calibri"/>
          <w:spacing w:val="-2"/>
        </w:rPr>
        <w:t>Replac</w:t>
      </w:r>
      <w:r>
        <w:rPr>
          <w:rFonts w:cs="Calibri" w:ascii="Calibri" w:hAnsi="Calibri"/>
          <w:spacing w:val="-1"/>
        </w:rPr>
        <w:t>e firewall shut-off</w:t>
      </w:r>
      <w:r>
        <w:rPr>
          <w:rFonts w:cs="Calibri" w:ascii="Calibri" w:hAnsi="Calibri"/>
          <w:spacing w:val="-3"/>
        </w:rPr>
        <w:t xml:space="preserve"> </w:t>
      </w:r>
      <w:r>
        <w:rPr>
          <w:rFonts w:cs="Calibri" w:ascii="Calibri" w:hAnsi="Calibri"/>
          <w:spacing w:val="-2"/>
        </w:rPr>
        <w:t>val</w:t>
      </w:r>
      <w:r>
        <w:rPr>
          <w:rFonts w:cs="Calibri" w:ascii="Calibri" w:hAnsi="Calibri"/>
          <w:spacing w:val="-1"/>
        </w:rPr>
        <w:t>ve.</w:t>
      </w:r>
      <w:r>
        <w:rPr>
          <w:rFonts w:cs="Calibri" w:ascii="Calibri" w:hAnsi="Calibri"/>
          <w:spacing w:val="47"/>
          <w:w w:val="99"/>
        </w:rPr>
        <w:t xml:space="preserve"> </w:t>
      </w:r>
    </w:p>
    <w:p>
      <w:pPr>
        <w:pStyle w:val="BodyText"/>
        <w:ind w:start="0" w:end="0"/>
        <w:rPr/>
      </w:pPr>
      <w:r>
        <w:rPr>
          <w:rFonts w:cs="Calibri" w:ascii="Calibri" w:hAnsi="Calibri"/>
        </w:rPr>
        <w:t>Perform</w:t>
      </w:r>
      <w:r>
        <w:rPr>
          <w:rFonts w:cs="Calibri" w:ascii="Calibri" w:hAnsi="Calibri"/>
          <w:spacing w:val="11"/>
        </w:rPr>
        <w:t xml:space="preserve"> </w:t>
      </w:r>
      <w:r>
        <w:rPr>
          <w:rFonts w:cs="Calibri" w:ascii="Calibri" w:hAnsi="Calibri"/>
        </w:rPr>
        <w:t>oil</w:t>
      </w:r>
      <w:r>
        <w:rPr>
          <w:rFonts w:cs="Calibri" w:ascii="Calibri" w:hAnsi="Calibri"/>
          <w:spacing w:val="11"/>
        </w:rPr>
        <w:t xml:space="preserve"> </w:t>
      </w:r>
      <w:r>
        <w:rPr>
          <w:rFonts w:cs="Calibri" w:ascii="Calibri" w:hAnsi="Calibri"/>
        </w:rPr>
        <w:t>dilution</w:t>
      </w:r>
      <w:r>
        <w:rPr>
          <w:rFonts w:cs="Calibri" w:ascii="Calibri" w:hAnsi="Calibri"/>
          <w:spacing w:val="11"/>
        </w:rPr>
        <w:t xml:space="preserve"> </w:t>
      </w:r>
      <w:r>
        <w:rPr>
          <w:rFonts w:cs="Calibri" w:ascii="Calibri" w:hAnsi="Calibri"/>
        </w:rPr>
        <w:t>test.</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keepNext w:val="true"/>
        <w:ind w:start="0" w:end="0"/>
        <w:rPr>
          <w:rFonts w:ascii="Calibri" w:hAnsi="Calibri" w:eastAsia="Lucida Sans" w:cs="Lucida Sans"/>
        </w:rPr>
      </w:pPr>
      <w:r>
        <w:rPr>
          <w:rFonts w:cs="Calibri" w:ascii="Calibri" w:hAnsi="Calibri"/>
          <w:b/>
          <w:w w:val="95"/>
        </w:rPr>
        <w:t>Starting</w:t>
      </w:r>
    </w:p>
    <w:p>
      <w:pPr>
        <w:pStyle w:val="BodyText"/>
        <w:keepNext w:val="true"/>
        <w:ind w:start="0" w:end="0"/>
        <w:rPr>
          <w:rFonts w:ascii="Calibri" w:hAnsi="Calibri" w:eastAsia="Lucida Sans" w:cs="Lucida Sans"/>
        </w:rPr>
      </w:pPr>
      <w:r>
        <w:rPr>
          <w:rFonts w:cs="Calibri" w:ascii="Calibri" w:hAnsi="Calibri"/>
          <w:spacing w:val="-2"/>
        </w:rPr>
        <w:t>Rep</w:t>
      </w:r>
      <w:r>
        <w:rPr>
          <w:rFonts w:cs="Calibri" w:ascii="Calibri" w:hAnsi="Calibri"/>
          <w:spacing w:val="-1"/>
        </w:rPr>
        <w:t>l</w:t>
      </w:r>
      <w:r>
        <w:rPr>
          <w:rFonts w:cs="Calibri" w:ascii="Calibri" w:hAnsi="Calibri"/>
          <w:spacing w:val="-2"/>
        </w:rPr>
        <w:t>ac</w:t>
      </w:r>
      <w:r>
        <w:rPr>
          <w:rFonts w:cs="Calibri" w:ascii="Calibri" w:hAnsi="Calibri"/>
          <w:spacing w:val="-1"/>
        </w:rPr>
        <w:t>e</w:t>
      </w:r>
      <w:r>
        <w:rPr>
          <w:rFonts w:cs="Calibri" w:ascii="Calibri" w:hAnsi="Calibri"/>
          <w:spacing w:val="-22"/>
        </w:rPr>
        <w:t xml:space="preserve"> </w:t>
      </w:r>
      <w:r>
        <w:rPr>
          <w:rFonts w:cs="Calibri" w:ascii="Calibri" w:hAnsi="Calibri"/>
          <w:spacing w:val="-1"/>
        </w:rPr>
        <w:t>starter.</w:t>
      </w:r>
      <w:r>
        <w:rPr>
          <w:rFonts w:cs="Calibri" w:ascii="Calibri" w:hAnsi="Calibri"/>
          <w:spacing w:val="23"/>
          <w:w w:val="99"/>
        </w:rPr>
        <w:t xml:space="preserve"> </w:t>
      </w:r>
    </w:p>
    <w:p>
      <w:pPr>
        <w:pStyle w:val="BodyText"/>
        <w:ind w:start="0" w:end="0"/>
        <w:rPr>
          <w:rFonts w:ascii="Calibri" w:hAnsi="Calibri" w:cs="Calibri"/>
        </w:rPr>
      </w:pPr>
      <w:r>
        <w:rPr>
          <w:rFonts w:cs="Calibri" w:ascii="Calibri" w:hAnsi="Calibri"/>
          <w:spacing w:val="-2"/>
        </w:rPr>
        <w:t>Rep</w:t>
      </w:r>
      <w:r>
        <w:rPr>
          <w:rFonts w:cs="Calibri" w:ascii="Calibri" w:hAnsi="Calibri"/>
          <w:spacing w:val="-1"/>
        </w:rPr>
        <w:t>l</w:t>
      </w:r>
      <w:r>
        <w:rPr>
          <w:rFonts w:cs="Calibri" w:ascii="Calibri" w:hAnsi="Calibri"/>
          <w:spacing w:val="-2"/>
        </w:rPr>
        <w:t>ac</w:t>
      </w:r>
      <w:r>
        <w:rPr>
          <w:rFonts w:cs="Calibri" w:ascii="Calibri" w:hAnsi="Calibri"/>
          <w:spacing w:val="-1"/>
        </w:rPr>
        <w:t>e</w:t>
      </w:r>
      <w:r>
        <w:rPr>
          <w:rFonts w:cs="Calibri" w:ascii="Calibri" w:hAnsi="Calibri"/>
          <w:spacing w:val="-18"/>
        </w:rPr>
        <w:t xml:space="preserve"> </w:t>
      </w:r>
      <w:r>
        <w:rPr>
          <w:rFonts w:cs="Calibri" w:ascii="Calibri" w:hAnsi="Calibri"/>
          <w:spacing w:val="-1"/>
        </w:rPr>
        <w:t>start</w:t>
      </w:r>
      <w:r>
        <w:rPr>
          <w:rFonts w:cs="Calibri" w:ascii="Calibri" w:hAnsi="Calibri"/>
          <w:spacing w:val="-18"/>
        </w:rPr>
        <w:t xml:space="preserve"> </w:t>
      </w:r>
      <w:r>
        <w:rPr>
          <w:rFonts w:cs="Calibri" w:ascii="Calibri" w:hAnsi="Calibri"/>
          <w:spacing w:val="-1"/>
        </w:rPr>
        <w:t>rel</w:t>
      </w:r>
      <w:r>
        <w:rPr>
          <w:rFonts w:cs="Calibri" w:ascii="Calibri" w:hAnsi="Calibri"/>
          <w:spacing w:val="-2"/>
        </w:rPr>
        <w:t>a</w:t>
      </w:r>
      <w:r>
        <w:rPr>
          <w:rFonts w:cs="Calibri" w:ascii="Calibri" w:hAnsi="Calibri"/>
          <w:spacing w:val="-1"/>
        </w:rPr>
        <w:t>y.</w:t>
      </w:r>
    </w:p>
    <w:p>
      <w:pPr>
        <w:pStyle w:val="BodyText"/>
        <w:ind w:start="0" w:end="0"/>
        <w:rPr/>
      </w:pPr>
      <w:r>
        <w:rPr>
          <w:rFonts w:cs="Calibri" w:ascii="Calibri" w:hAnsi="Calibri"/>
          <w:spacing w:val="-2"/>
        </w:rPr>
        <w:t>Replac</w:t>
      </w:r>
      <w:r>
        <w:rPr>
          <w:rFonts w:cs="Calibri" w:ascii="Calibri" w:hAnsi="Calibri"/>
          <w:spacing w:val="-1"/>
        </w:rPr>
        <w:t>e</w:t>
      </w:r>
      <w:r>
        <w:rPr>
          <w:rFonts w:cs="Calibri" w:ascii="Calibri" w:hAnsi="Calibri"/>
          <w:spacing w:val="-8"/>
        </w:rPr>
        <w:t xml:space="preserve"> </w:t>
      </w:r>
      <w:r>
        <w:rPr>
          <w:rFonts w:cs="Calibri" w:ascii="Calibri" w:hAnsi="Calibri"/>
          <w:spacing w:val="-1"/>
        </w:rPr>
        <w:t>start</w:t>
      </w:r>
      <w:r>
        <w:rPr>
          <w:rFonts w:cs="Calibri" w:ascii="Calibri" w:hAnsi="Calibri"/>
          <w:spacing w:val="-7"/>
        </w:rPr>
        <w:t xml:space="preserve"> </w:t>
      </w:r>
      <w:r>
        <w:rPr>
          <w:rFonts w:cs="Calibri" w:ascii="Calibri" w:hAnsi="Calibri"/>
          <w:spacing w:val="-1"/>
        </w:rPr>
        <w:t>control</w:t>
      </w:r>
      <w:r>
        <w:rPr>
          <w:rFonts w:cs="Calibri" w:ascii="Calibri" w:hAnsi="Calibri"/>
          <w:spacing w:val="-8"/>
        </w:rPr>
        <w:t xml:space="preserve"> </w:t>
      </w:r>
      <w:r>
        <w:rPr>
          <w:rFonts w:cs="Calibri" w:ascii="Calibri" w:hAnsi="Calibri"/>
          <w:spacing w:val="-2"/>
        </w:rPr>
        <w:t>val</w:t>
      </w:r>
      <w:r>
        <w:rPr>
          <w:rFonts w:cs="Calibri" w:ascii="Calibri" w:hAnsi="Calibri"/>
          <w:spacing w:val="-1"/>
        </w:rPr>
        <w:t>ve.</w:t>
      </w:r>
      <w:r>
        <w:rPr>
          <w:rFonts w:cs="Calibri" w:ascii="Calibri" w:hAnsi="Calibri"/>
          <w:spacing w:val="39"/>
          <w:w w:val="99"/>
        </w:rPr>
        <w:t xml:space="preserve"> </w:t>
      </w:r>
    </w:p>
    <w:p>
      <w:pPr>
        <w:pStyle w:val="BodyText"/>
        <w:ind w:start="0" w:end="0"/>
        <w:rPr>
          <w:rFonts w:ascii="Calibri" w:hAnsi="Calibri" w:cs="Calibri"/>
        </w:rPr>
      </w:pPr>
      <w:r>
        <w:rPr>
          <w:rFonts w:cs="Calibri" w:ascii="Calibri" w:hAnsi="Calibri"/>
          <w:spacing w:val="-2"/>
        </w:rPr>
        <w:t>Che</w:t>
      </w:r>
      <w:r>
        <w:rPr>
          <w:rFonts w:cs="Calibri" w:ascii="Calibri" w:hAnsi="Calibri"/>
          <w:spacing w:val="-1"/>
        </w:rPr>
        <w:t>ck</w:t>
      </w:r>
      <w:r>
        <w:rPr>
          <w:rFonts w:cs="Calibri" w:ascii="Calibri" w:hAnsi="Calibri"/>
          <w:spacing w:val="-21"/>
        </w:rPr>
        <w:t xml:space="preserve"> </w:t>
      </w:r>
      <w:r>
        <w:rPr>
          <w:rFonts w:cs="Calibri" w:ascii="Calibri" w:hAnsi="Calibri"/>
          <w:spacing w:val="-2"/>
        </w:rPr>
        <w:t>cran</w:t>
      </w:r>
      <w:r>
        <w:rPr>
          <w:rFonts w:cs="Calibri" w:ascii="Calibri" w:hAnsi="Calibri"/>
          <w:spacing w:val="-1"/>
        </w:rPr>
        <w:t>king</w:t>
      </w:r>
      <w:r>
        <w:rPr>
          <w:rFonts w:cs="Calibri" w:ascii="Calibri" w:hAnsi="Calibri"/>
          <w:spacing w:val="-20"/>
        </w:rPr>
        <w:t xml:space="preserve"> </w:t>
      </w:r>
      <w:r>
        <w:rPr>
          <w:rFonts w:cs="Calibri" w:ascii="Calibri" w:hAnsi="Calibri"/>
          <w:spacing w:val="-1"/>
        </w:rPr>
        <w:t>speed.</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2"/>
        </w:rPr>
        <w:t xml:space="preserve"> </w:t>
      </w:r>
      <w:r>
        <w:rPr>
          <w:rFonts w:cs="Calibri" w:ascii="Calibri" w:hAnsi="Calibri"/>
        </w:rPr>
        <w:t>faulty</w:t>
      </w:r>
      <w:r>
        <w:rPr>
          <w:rFonts w:cs="Calibri" w:ascii="Calibri" w:hAnsi="Calibri"/>
          <w:spacing w:val="12"/>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eastAsia="Lucida Sans" w:cs="Lucida Sans" w:ascii="Calibri" w:hAnsi="Calibri"/>
          <w:b/>
          <w:bCs/>
          <w:spacing w:val="-2"/>
          <w:w w:val="95"/>
        </w:rPr>
        <w:t>Turbo</w:t>
      </w:r>
      <w:r>
        <w:rPr>
          <w:rFonts w:eastAsia="Lucida Sans" w:cs="Lucida Sans" w:ascii="Calibri" w:hAnsi="Calibri"/>
          <w:b/>
          <w:bCs/>
          <w:spacing w:val="-1"/>
          <w:w w:val="95"/>
        </w:rPr>
        <w:t>c</w:t>
      </w:r>
      <w:r>
        <w:rPr>
          <w:rFonts w:eastAsia="Lucida Sans" w:cs="Lucida Sans" w:ascii="Calibri" w:hAnsi="Calibri"/>
          <w:b/>
          <w:bCs/>
          <w:spacing w:val="-2"/>
          <w:w w:val="95"/>
        </w:rPr>
        <w:t>harger</w:t>
      </w:r>
      <w:r>
        <w:rPr>
          <w:rFonts w:eastAsia="Lucida Sans" w:cs="Lucida Sans" w:ascii="Calibri" w:hAnsi="Calibri"/>
          <w:b/>
          <w:bCs/>
          <w:spacing w:val="-33"/>
          <w:w w:val="95"/>
        </w:rPr>
        <w:t xml:space="preserve"> </w:t>
      </w:r>
      <w:r>
        <w:rPr>
          <w:rFonts w:eastAsia="Lucida Sans" w:cs="Lucida Sans" w:ascii="Calibri" w:hAnsi="Calibri"/>
          <w:b/>
          <w:bCs/>
          <w:w w:val="95"/>
        </w:rPr>
        <w:t>–</w:t>
      </w:r>
      <w:r>
        <w:rPr>
          <w:rFonts w:eastAsia="Lucida Sans" w:cs="Lucida Sans" w:ascii="Calibri" w:hAnsi="Calibri"/>
          <w:b/>
          <w:bCs/>
          <w:spacing w:val="-32"/>
          <w:w w:val="95"/>
        </w:rPr>
        <w:t xml:space="preserve"> </w:t>
      </w:r>
      <w:r>
        <w:rPr>
          <w:rFonts w:eastAsia="Lucida Sans" w:cs="Lucida Sans" w:ascii="Calibri" w:hAnsi="Calibri"/>
          <w:b/>
          <w:bCs/>
          <w:w w:val="95"/>
        </w:rPr>
        <w:t>Piston</w:t>
      </w:r>
      <w:r>
        <w:rPr>
          <w:rFonts w:eastAsia="Lucida Sans" w:cs="Lucida Sans" w:ascii="Calibri" w:hAnsi="Calibri"/>
          <w:b/>
          <w:bCs/>
          <w:spacing w:val="-33"/>
          <w:w w:val="95"/>
        </w:rPr>
        <w:t xml:space="preserve"> </w:t>
      </w:r>
      <w:r>
        <w:rPr>
          <w:rFonts w:eastAsia="Lucida Sans" w:cs="Lucida Sans" w:ascii="Calibri" w:hAnsi="Calibri"/>
          <w:b/>
          <w:bCs/>
          <w:w w:val="95"/>
        </w:rPr>
        <w:t>Engines</w:t>
      </w:r>
    </w:p>
    <w:p>
      <w:pPr>
        <w:pStyle w:val="BodyText"/>
        <w:ind w:start="0" w:end="0"/>
        <w:rPr/>
      </w:pPr>
      <w:r>
        <w:rPr>
          <w:rFonts w:cs="Calibri" w:ascii="Calibri" w:hAnsi="Calibri"/>
          <w:spacing w:val="-1"/>
          <w:w w:val="95"/>
        </w:rPr>
        <w:t>Replace</w:t>
      </w:r>
      <w:r>
        <w:rPr>
          <w:rFonts w:cs="Calibri" w:ascii="Calibri" w:hAnsi="Calibri"/>
          <w:spacing w:val="-3"/>
          <w:w w:val="95"/>
        </w:rPr>
        <w:t xml:space="preserve"> </w:t>
      </w:r>
      <w:r>
        <w:rPr>
          <w:rFonts w:cs="Calibri" w:ascii="Calibri" w:hAnsi="Calibri"/>
          <w:w w:val="95"/>
        </w:rPr>
        <w:t>PRT.</w:t>
      </w:r>
      <w:r>
        <w:rPr>
          <w:rFonts w:cs="Calibri" w:ascii="Calibri" w:hAnsi="Calibri"/>
          <w:w w:val="92"/>
        </w:rPr>
        <w:t xml:space="preserve"> </w:t>
      </w:r>
      <w:r>
        <w:rPr>
          <w:rFonts w:cs="Calibri" w:ascii="Calibri" w:hAnsi="Calibri"/>
          <w:spacing w:val="26"/>
          <w:w w:val="92"/>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7"/>
        </w:rPr>
        <w:t xml:space="preserve"> </w:t>
      </w:r>
      <w:r>
        <w:rPr>
          <w:rFonts w:cs="Calibri" w:ascii="Calibri" w:hAnsi="Calibri"/>
          <w:spacing w:val="-1"/>
        </w:rPr>
        <w:t>turbo-blower.</w:t>
      </w:r>
      <w:r>
        <w:rPr>
          <w:rFonts w:cs="Calibri" w:ascii="Calibri" w:hAnsi="Calibri"/>
          <w:spacing w:val="36"/>
          <w:w w:val="101"/>
        </w:rPr>
        <w:t xml:space="preserve"> </w:t>
      </w:r>
    </w:p>
    <w:p>
      <w:pPr>
        <w:pStyle w:val="BodyText"/>
        <w:ind w:start="0" w:end="0"/>
        <w:rPr/>
      </w:pPr>
      <w:r>
        <w:rPr>
          <w:rFonts w:cs="Calibri" w:ascii="Calibri" w:hAnsi="Calibri"/>
          <w:spacing w:val="-2"/>
        </w:rPr>
        <w:t>Replac</w:t>
      </w:r>
      <w:r>
        <w:rPr>
          <w:rFonts w:cs="Calibri" w:ascii="Calibri" w:hAnsi="Calibri"/>
          <w:spacing w:val="-1"/>
        </w:rPr>
        <w:t>e</w:t>
      </w:r>
      <w:r>
        <w:rPr>
          <w:rFonts w:cs="Calibri" w:ascii="Calibri" w:hAnsi="Calibri"/>
          <w:spacing w:val="-17"/>
        </w:rPr>
        <w:t xml:space="preserve"> </w:t>
      </w:r>
      <w:r>
        <w:rPr>
          <w:rFonts w:cs="Calibri" w:ascii="Calibri" w:hAnsi="Calibri"/>
          <w:spacing w:val="-2"/>
        </w:rPr>
        <w:t>hea</w:t>
      </w:r>
      <w:r>
        <w:rPr>
          <w:rFonts w:cs="Calibri" w:ascii="Calibri" w:hAnsi="Calibri"/>
          <w:spacing w:val="-1"/>
        </w:rPr>
        <w:t>t</w:t>
      </w:r>
      <w:r>
        <w:rPr>
          <w:rFonts w:cs="Calibri" w:ascii="Calibri" w:hAnsi="Calibri"/>
          <w:spacing w:val="-16"/>
        </w:rPr>
        <w:t xml:space="preserve"> </w:t>
      </w:r>
      <w:r>
        <w:rPr>
          <w:rFonts w:cs="Calibri" w:ascii="Calibri" w:hAnsi="Calibri"/>
          <w:spacing w:val="-1"/>
        </w:rPr>
        <w:t>shields.</w:t>
      </w:r>
      <w:r>
        <w:rPr>
          <w:rFonts w:cs="Calibri" w:ascii="Calibri" w:hAnsi="Calibri"/>
          <w:spacing w:val="29"/>
          <w:w w:val="99"/>
        </w:rPr>
        <w:t xml:space="preserve"> </w:t>
      </w:r>
    </w:p>
    <w:p>
      <w:pPr>
        <w:pStyle w:val="BodyText"/>
        <w:ind w:start="0" w:end="0"/>
        <w:rPr>
          <w:rFonts w:ascii="Calibri" w:hAnsi="Calibri" w:cs="Calibri"/>
        </w:rPr>
      </w:pPr>
      <w:r>
        <w:rPr>
          <w:rFonts w:cs="Calibri" w:ascii="Calibri" w:hAnsi="Calibri"/>
          <w:spacing w:val="-2"/>
        </w:rPr>
        <w:t>Replac</w:t>
      </w:r>
      <w:r>
        <w:rPr>
          <w:rFonts w:cs="Calibri" w:ascii="Calibri" w:hAnsi="Calibri"/>
          <w:spacing w:val="-1"/>
        </w:rPr>
        <w:t>e</w:t>
      </w:r>
      <w:r>
        <w:rPr>
          <w:rFonts w:cs="Calibri" w:ascii="Calibri" w:hAnsi="Calibri"/>
          <w:spacing w:val="-6"/>
        </w:rPr>
        <w:t xml:space="preserve"> </w:t>
      </w:r>
      <w:r>
        <w:rPr>
          <w:rFonts w:cs="Calibri" w:ascii="Calibri" w:hAnsi="Calibri"/>
          <w:spacing w:val="-1"/>
        </w:rPr>
        <w:t>waste</w:t>
      </w:r>
      <w:r>
        <w:rPr>
          <w:rFonts w:cs="Calibri" w:ascii="Calibri" w:hAnsi="Calibri"/>
          <w:spacing w:val="-6"/>
        </w:rPr>
        <w:t xml:space="preserve"> </w:t>
      </w:r>
      <w:r>
        <w:rPr>
          <w:rFonts w:cs="Calibri" w:ascii="Calibri" w:hAnsi="Calibri"/>
          <w:spacing w:val="-1"/>
        </w:rPr>
        <w:t>gate.</w:t>
      </w:r>
    </w:p>
    <w:p>
      <w:pPr>
        <w:pStyle w:val="BodyText"/>
        <w:ind w:start="0" w:end="0"/>
        <w:rPr/>
      </w:pPr>
      <w:r>
        <w:rPr>
          <w:rFonts w:cs="Calibri" w:ascii="Calibri" w:hAnsi="Calibri"/>
        </w:rPr>
        <w:t>Adjust</w:t>
      </w:r>
      <w:r>
        <w:rPr>
          <w:rFonts w:cs="Calibri" w:ascii="Calibri" w:hAnsi="Calibri"/>
          <w:spacing w:val="10"/>
        </w:rPr>
        <w:t xml:space="preserve"> </w:t>
      </w:r>
      <w:r>
        <w:rPr>
          <w:rFonts w:cs="Calibri" w:ascii="Calibri" w:hAnsi="Calibri"/>
          <w:spacing w:val="-1"/>
        </w:rPr>
        <w:t>density</w:t>
      </w:r>
      <w:r>
        <w:rPr>
          <w:rFonts w:cs="Calibri" w:ascii="Calibri" w:hAnsi="Calibri"/>
          <w:spacing w:val="10"/>
        </w:rPr>
        <w:t xml:space="preserve"> </w:t>
      </w:r>
      <w:r>
        <w:rPr>
          <w:rFonts w:cs="Calibri" w:ascii="Calibri" w:hAnsi="Calibri"/>
        </w:rPr>
        <w:t>controller.</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spacing w:val="-1"/>
          <w:w w:val="95"/>
        </w:rPr>
        <w:t>En</w:t>
      </w:r>
      <w:r>
        <w:rPr>
          <w:rFonts w:cs="Calibri" w:ascii="Calibri" w:hAnsi="Calibri"/>
          <w:b/>
          <w:spacing w:val="-2"/>
          <w:w w:val="95"/>
        </w:rPr>
        <w:t>gine</w:t>
      </w:r>
      <w:r>
        <w:rPr>
          <w:rFonts w:cs="Calibri" w:ascii="Calibri" w:hAnsi="Calibri"/>
          <w:b/>
          <w:spacing w:val="-20"/>
          <w:w w:val="95"/>
        </w:rPr>
        <w:t xml:space="preserve"> </w:t>
      </w:r>
      <w:r>
        <w:rPr>
          <w:rFonts w:cs="Calibri" w:ascii="Calibri" w:hAnsi="Calibri"/>
          <w:b/>
          <w:w w:val="95"/>
        </w:rPr>
        <w:t>Water</w:t>
      </w:r>
      <w:r>
        <w:rPr>
          <w:rFonts w:cs="Calibri" w:ascii="Calibri" w:hAnsi="Calibri"/>
          <w:b/>
          <w:spacing w:val="-19"/>
          <w:w w:val="95"/>
        </w:rPr>
        <w:t xml:space="preserve"> </w:t>
      </w:r>
      <w:r>
        <w:rPr>
          <w:rFonts w:cs="Calibri" w:ascii="Calibri" w:hAnsi="Calibri"/>
          <w:b/>
          <w:w w:val="95"/>
        </w:rPr>
        <w:t>Injection</w:t>
      </w:r>
    </w:p>
    <w:p>
      <w:pPr>
        <w:pStyle w:val="BodyText"/>
        <w:ind w:start="0" w:end="0"/>
        <w:rPr/>
      </w:pPr>
      <w:r>
        <w:rPr>
          <w:rFonts w:cs="Calibri" w:ascii="Calibri" w:hAnsi="Calibri"/>
        </w:rPr>
        <w:t>Replace</w:t>
      </w:r>
      <w:r>
        <w:rPr>
          <w:rFonts w:cs="Calibri" w:ascii="Calibri" w:hAnsi="Calibri"/>
          <w:spacing w:val="1"/>
        </w:rPr>
        <w:t xml:space="preserve"> </w:t>
      </w:r>
      <w:r>
        <w:rPr>
          <w:rFonts w:cs="Calibri" w:ascii="Calibri" w:hAnsi="Calibri"/>
        </w:rPr>
        <w:t>water/methanol</w:t>
      </w:r>
      <w:r>
        <w:rPr>
          <w:rFonts w:cs="Calibri" w:ascii="Calibri" w:hAnsi="Calibri"/>
          <w:spacing w:val="2"/>
        </w:rPr>
        <w:t xml:space="preserve"> </w:t>
      </w:r>
      <w:r>
        <w:rPr>
          <w:rFonts w:cs="Calibri" w:ascii="Calibri" w:hAnsi="Calibri"/>
        </w:rPr>
        <w:t>pump.</w:t>
      </w:r>
      <w:r>
        <w:rPr>
          <w:rFonts w:cs="Calibri" w:ascii="Calibri" w:hAnsi="Calibri"/>
          <w:w w:val="101"/>
        </w:rPr>
        <w:t xml:space="preserve"> </w:t>
      </w:r>
    </w:p>
    <w:p>
      <w:pPr>
        <w:pStyle w:val="BodyText"/>
        <w:ind w:start="0" w:end="0"/>
        <w:rPr/>
      </w:pPr>
      <w:r>
        <w:rPr>
          <w:rFonts w:cs="Calibri" w:ascii="Calibri" w:hAnsi="Calibri"/>
        </w:rPr>
        <w:t>Flow</w:t>
      </w:r>
      <w:r>
        <w:rPr>
          <w:rFonts w:cs="Calibri" w:ascii="Calibri" w:hAnsi="Calibri"/>
          <w:spacing w:val="15"/>
        </w:rPr>
        <w:t xml:space="preserve"> </w:t>
      </w:r>
      <w:r>
        <w:rPr>
          <w:rFonts w:cs="Calibri" w:ascii="Calibri" w:hAnsi="Calibri"/>
        </w:rPr>
        <w:t>check</w:t>
      </w:r>
      <w:r>
        <w:rPr>
          <w:rFonts w:cs="Calibri" w:ascii="Calibri" w:hAnsi="Calibri"/>
          <w:spacing w:val="17"/>
        </w:rPr>
        <w:t xml:space="preserve"> </w:t>
      </w:r>
      <w:r>
        <w:rPr>
          <w:rFonts w:cs="Calibri" w:ascii="Calibri" w:hAnsi="Calibri"/>
          <w:spacing w:val="-1"/>
        </w:rPr>
        <w:t>water/methanol</w:t>
      </w:r>
      <w:r>
        <w:rPr>
          <w:rFonts w:cs="Calibri" w:ascii="Calibri" w:hAnsi="Calibri"/>
          <w:spacing w:val="15"/>
        </w:rPr>
        <w:t xml:space="preserve"> </w:t>
      </w:r>
      <w:r>
        <w:rPr>
          <w:rFonts w:cs="Calibri" w:ascii="Calibri" w:hAnsi="Calibri"/>
        </w:rPr>
        <w:t>system.</w:t>
      </w:r>
      <w:r>
        <w:rPr>
          <w:rFonts w:cs="Calibri" w:ascii="Calibri" w:hAnsi="Calibri"/>
          <w:spacing w:val="26"/>
          <w:w w:val="103"/>
        </w:rPr>
        <w:t xml:space="preserve"> </w:t>
      </w:r>
    </w:p>
    <w:p>
      <w:pPr>
        <w:pStyle w:val="BodyText"/>
        <w:ind w:start="0" w:end="0"/>
        <w:rPr/>
      </w:pPr>
      <w:r>
        <w:rPr>
          <w:rFonts w:cs="Calibri" w:ascii="Calibri" w:hAnsi="Calibri"/>
        </w:rPr>
        <w:t>Adjust</w:t>
      </w:r>
      <w:r>
        <w:rPr>
          <w:rFonts w:cs="Calibri" w:ascii="Calibri" w:hAnsi="Calibri"/>
          <w:spacing w:val="17"/>
        </w:rPr>
        <w:t xml:space="preserve"> </w:t>
      </w:r>
      <w:r>
        <w:rPr>
          <w:rFonts w:cs="Calibri" w:ascii="Calibri" w:hAnsi="Calibri"/>
        </w:rPr>
        <w:t>water/methanol</w:t>
      </w:r>
      <w:r>
        <w:rPr>
          <w:rFonts w:cs="Calibri" w:ascii="Calibri" w:hAnsi="Calibri"/>
          <w:spacing w:val="14"/>
        </w:rPr>
        <w:t xml:space="preserve"> </w:t>
      </w:r>
      <w:r>
        <w:rPr>
          <w:rFonts w:cs="Calibri" w:ascii="Calibri" w:hAnsi="Calibri"/>
        </w:rPr>
        <w:t>control</w:t>
      </w:r>
      <w:r>
        <w:rPr>
          <w:rFonts w:cs="Calibri" w:ascii="Calibri" w:hAnsi="Calibri"/>
          <w:spacing w:val="18"/>
        </w:rPr>
        <w:t xml:space="preserve"> </w:t>
      </w:r>
      <w:r>
        <w:rPr>
          <w:rFonts w:cs="Calibri" w:ascii="Calibri" w:hAnsi="Calibri"/>
        </w:rPr>
        <w:t>unit.</w:t>
      </w:r>
      <w:r>
        <w:rPr>
          <w:rFonts w:cs="Calibri" w:ascii="Calibri" w:hAnsi="Calibri"/>
          <w:w w:val="102"/>
        </w:rPr>
        <w:t xml:space="preserve"> </w:t>
      </w:r>
    </w:p>
    <w:p>
      <w:pPr>
        <w:pStyle w:val="BodyText"/>
        <w:ind w:start="0" w:end="0"/>
        <w:rPr/>
      </w:pPr>
      <w:r>
        <w:rPr>
          <w:rFonts w:cs="Calibri" w:ascii="Calibri" w:hAnsi="Calibri"/>
        </w:rPr>
        <w:t>Check</w:t>
      </w:r>
      <w:r>
        <w:rPr>
          <w:rFonts w:cs="Calibri" w:ascii="Calibri" w:hAnsi="Calibri"/>
          <w:spacing w:val="-5"/>
        </w:rPr>
        <w:t xml:space="preserve"> </w:t>
      </w:r>
      <w:r>
        <w:rPr>
          <w:rFonts w:cs="Calibri" w:ascii="Calibri" w:hAnsi="Calibri"/>
        </w:rPr>
        <w:t>fluid</w:t>
      </w:r>
      <w:r>
        <w:rPr>
          <w:rFonts w:cs="Calibri" w:ascii="Calibri" w:hAnsi="Calibri"/>
          <w:spacing w:val="-2"/>
        </w:rPr>
        <w:t xml:space="preserve"> </w:t>
      </w:r>
      <w:r>
        <w:rPr>
          <w:rFonts w:cs="Calibri" w:ascii="Calibri" w:hAnsi="Calibri"/>
        </w:rPr>
        <w:t>for</w:t>
      </w:r>
      <w:r>
        <w:rPr>
          <w:rFonts w:cs="Calibri" w:ascii="Calibri" w:hAnsi="Calibri"/>
          <w:spacing w:val="-3"/>
        </w:rPr>
        <w:t xml:space="preserve"> </w:t>
      </w:r>
      <w:r>
        <w:rPr>
          <w:rFonts w:cs="Calibri" w:ascii="Calibri" w:hAnsi="Calibri"/>
        </w:rPr>
        <w:t>quality.</w:t>
      </w:r>
    </w:p>
    <w:p>
      <w:pPr>
        <w:pStyle w:val="BodyText"/>
        <w:ind w:start="0" w:end="0"/>
        <w:rPr/>
      </w:pPr>
      <w:r>
        <w:rPr>
          <w:rFonts w:cs="Calibri" w:ascii="Calibri" w:hAnsi="Calibri"/>
          <w:spacing w:val="-2"/>
        </w:rPr>
        <w:t>Tr</w:t>
      </w:r>
      <w:r>
        <w:rPr>
          <w:rFonts w:cs="Calibri" w:ascii="Calibri" w:hAnsi="Calibri"/>
          <w:spacing w:val="-1"/>
        </w:rPr>
        <w:t>oubleshoot</w:t>
      </w:r>
      <w:r>
        <w:rPr>
          <w:rFonts w:cs="Calibri" w:ascii="Calibri" w:hAnsi="Calibri"/>
          <w:spacing w:val="11"/>
        </w:rPr>
        <w:t xml:space="preserve"> </w:t>
      </w:r>
      <w:r>
        <w:rPr>
          <w:rFonts w:cs="Calibri" w:ascii="Calibri" w:hAnsi="Calibri"/>
        </w:rPr>
        <w:t>faulty</w:t>
      </w:r>
      <w:r>
        <w:rPr>
          <w:rFonts w:cs="Calibri" w:ascii="Calibri" w:hAnsi="Calibri"/>
          <w:spacing w:val="11"/>
        </w:rPr>
        <w:t xml:space="preserve"> </w:t>
      </w:r>
      <w:r>
        <w:rPr>
          <w:rFonts w:cs="Calibri" w:ascii="Calibri" w:hAnsi="Calibri"/>
        </w:rPr>
        <w:t>system.</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w w:val="90"/>
        </w:rPr>
        <w:t>Accessory</w:t>
      </w:r>
      <w:r>
        <w:rPr>
          <w:rFonts w:cs="Calibri" w:ascii="Calibri" w:hAnsi="Calibri"/>
          <w:b/>
          <w:spacing w:val="61"/>
          <w:w w:val="90"/>
        </w:rPr>
        <w:t xml:space="preserve"> </w:t>
      </w:r>
      <w:r>
        <w:rPr>
          <w:rFonts w:cs="Calibri" w:ascii="Calibri" w:hAnsi="Calibri"/>
          <w:b/>
          <w:spacing w:val="-1"/>
          <w:w w:val="90"/>
        </w:rPr>
        <w:t>Gearboxes</w:t>
      </w:r>
    </w:p>
    <w:p>
      <w:pPr>
        <w:pStyle w:val="BodyText"/>
        <w:ind w:start="0" w:end="0"/>
        <w:rPr/>
      </w:pPr>
      <w:r>
        <w:rPr>
          <w:rFonts w:cs="Calibri" w:ascii="Calibri" w:hAnsi="Calibri"/>
          <w:spacing w:val="-1"/>
          <w:w w:val="95"/>
        </w:rPr>
        <w:t>Replace</w:t>
      </w:r>
      <w:r>
        <w:rPr>
          <w:rFonts w:cs="Calibri" w:ascii="Calibri" w:hAnsi="Calibri"/>
          <w:spacing w:val="38"/>
          <w:w w:val="95"/>
        </w:rPr>
        <w:t xml:space="preserve"> </w:t>
      </w:r>
      <w:r>
        <w:rPr>
          <w:rFonts w:cs="Calibri" w:ascii="Calibri" w:hAnsi="Calibri"/>
          <w:w w:val="95"/>
        </w:rPr>
        <w:t>gearbox.</w:t>
      </w:r>
      <w:r>
        <w:rPr>
          <w:rFonts w:cs="Calibri" w:ascii="Calibri" w:hAnsi="Calibri"/>
          <w:spacing w:val="26"/>
          <w:w w:val="98"/>
        </w:rPr>
        <w:t xml:space="preserve"> </w:t>
      </w:r>
    </w:p>
    <w:p>
      <w:pPr>
        <w:pStyle w:val="BodyText"/>
        <w:ind w:start="0" w:end="0"/>
        <w:rPr/>
      </w:pPr>
      <w:r>
        <w:rPr>
          <w:rFonts w:cs="Calibri" w:ascii="Calibri" w:hAnsi="Calibri"/>
          <w:spacing w:val="-2"/>
        </w:rPr>
        <w:t>Rep</w:t>
      </w:r>
      <w:r>
        <w:rPr>
          <w:rFonts w:cs="Calibri" w:ascii="Calibri" w:hAnsi="Calibri"/>
          <w:spacing w:val="-1"/>
        </w:rPr>
        <w:t>l</w:t>
      </w:r>
      <w:r>
        <w:rPr>
          <w:rFonts w:cs="Calibri" w:ascii="Calibri" w:hAnsi="Calibri"/>
          <w:spacing w:val="-2"/>
        </w:rPr>
        <w:t>ace</w:t>
      </w:r>
      <w:r>
        <w:rPr>
          <w:rFonts w:cs="Calibri" w:ascii="Calibri" w:hAnsi="Calibri"/>
          <w:spacing w:val="-10"/>
        </w:rPr>
        <w:t xml:space="preserve"> </w:t>
      </w:r>
      <w:r>
        <w:rPr>
          <w:rFonts w:cs="Calibri" w:ascii="Calibri" w:hAnsi="Calibri"/>
        </w:rPr>
        <w:t>drive</w:t>
      </w:r>
      <w:r>
        <w:rPr>
          <w:rFonts w:cs="Calibri" w:ascii="Calibri" w:hAnsi="Calibri"/>
          <w:spacing w:val="-9"/>
        </w:rPr>
        <w:t xml:space="preserve"> </w:t>
      </w:r>
      <w:r>
        <w:rPr>
          <w:rFonts w:cs="Calibri" w:ascii="Calibri" w:hAnsi="Calibri"/>
        </w:rPr>
        <w:t>shaft.</w:t>
      </w:r>
    </w:p>
    <w:p>
      <w:pPr>
        <w:pStyle w:val="BodyText"/>
        <w:ind w:start="0" w:end="0"/>
        <w:rPr/>
      </w:pPr>
      <w:r>
        <w:rPr>
          <w:rFonts w:cs="Calibri" w:ascii="Calibri" w:hAnsi="Calibri"/>
          <w:spacing w:val="-2"/>
        </w:rPr>
        <w:t>Che</w:t>
      </w:r>
      <w:r>
        <w:rPr>
          <w:rFonts w:cs="Calibri" w:ascii="Calibri" w:hAnsi="Calibri"/>
          <w:spacing w:val="-1"/>
        </w:rPr>
        <w:t>ck/inspect</w:t>
      </w:r>
      <w:r>
        <w:rPr>
          <w:rFonts w:cs="Calibri" w:ascii="Calibri" w:hAnsi="Calibri"/>
          <w:spacing w:val="2"/>
        </w:rPr>
        <w:t xml:space="preserve"> </w:t>
      </w:r>
      <w:r>
        <w:rPr>
          <w:rFonts w:cs="Calibri" w:ascii="Calibri" w:hAnsi="Calibri"/>
          <w:spacing w:val="-1"/>
        </w:rPr>
        <w:t>m</w:t>
      </w:r>
      <w:r>
        <w:rPr>
          <w:rFonts w:cs="Calibri" w:ascii="Calibri" w:hAnsi="Calibri"/>
          <w:spacing w:val="-2"/>
        </w:rPr>
        <w:t>a</w:t>
      </w:r>
      <w:r>
        <w:rPr>
          <w:rFonts w:cs="Calibri" w:ascii="Calibri" w:hAnsi="Calibri"/>
          <w:spacing w:val="-1"/>
        </w:rPr>
        <w:t>gnetic</w:t>
      </w:r>
      <w:r>
        <w:rPr>
          <w:rFonts w:cs="Calibri" w:ascii="Calibri" w:hAnsi="Calibri"/>
          <w:spacing w:val="2"/>
        </w:rPr>
        <w:t xml:space="preserve"> </w:t>
      </w:r>
      <w:r>
        <w:rPr>
          <w:rFonts w:cs="Calibri" w:ascii="Calibri" w:hAnsi="Calibri"/>
        </w:rPr>
        <w:t>chip</w:t>
      </w:r>
      <w:r>
        <w:rPr>
          <w:rFonts w:cs="Calibri" w:ascii="Calibri" w:hAnsi="Calibri"/>
          <w:spacing w:val="2"/>
        </w:rPr>
        <w:t xml:space="preserve"> </w:t>
      </w:r>
      <w:r>
        <w:rPr>
          <w:rFonts w:cs="Calibri" w:ascii="Calibri" w:hAnsi="Calibri"/>
        </w:rPr>
        <w:t>detector.</w:t>
      </w:r>
    </w:p>
    <w:p>
      <w:pPr>
        <w:pStyle w:val="BodyText"/>
        <w:ind w:start="0" w:end="0"/>
        <w:rPr>
          <w:rFonts w:ascii="Calibri" w:hAnsi="Calibri" w:cs="Calibri"/>
        </w:rPr>
      </w:pPr>
      <w:r>
        <w:rPr>
          <w:rFonts w:cs="Calibri" w:ascii="Calibri" w:hAnsi="Calibri"/>
        </w:rPr>
      </w:r>
    </w:p>
    <w:p>
      <w:pPr>
        <w:pStyle w:val="BodyText"/>
        <w:ind w:start="0" w:end="0"/>
        <w:rPr>
          <w:rFonts w:ascii="Calibri" w:hAnsi="Calibri" w:eastAsia="Lucida Sans" w:cs="Lucida Sans"/>
        </w:rPr>
      </w:pPr>
      <w:r>
        <w:rPr>
          <w:rFonts w:cs="Calibri" w:ascii="Calibri" w:hAnsi="Calibri"/>
          <w:b/>
        </w:rPr>
        <w:t>APU</w:t>
      </w:r>
    </w:p>
    <w:p>
      <w:pPr>
        <w:pStyle w:val="BodyText"/>
        <w:ind w:start="0" w:end="0"/>
        <w:rPr/>
      </w:pPr>
      <w:r>
        <w:rPr>
          <w:rFonts w:cs="Calibri" w:ascii="Calibri" w:hAnsi="Calibri"/>
          <w:spacing w:val="-1"/>
        </w:rPr>
        <w:t>Remo</w:t>
      </w:r>
      <w:r>
        <w:rPr>
          <w:rFonts w:cs="Calibri" w:ascii="Calibri" w:hAnsi="Calibri"/>
          <w:spacing w:val="-2"/>
        </w:rPr>
        <w:t>val/in</w:t>
      </w:r>
      <w:r>
        <w:rPr>
          <w:rFonts w:cs="Calibri" w:ascii="Calibri" w:hAnsi="Calibri"/>
          <w:spacing w:val="-1"/>
        </w:rPr>
        <w:t>stallation</w:t>
      </w:r>
      <w:r>
        <w:rPr>
          <w:rFonts w:cs="Calibri" w:ascii="Calibri" w:hAnsi="Calibri"/>
          <w:spacing w:val="-9"/>
        </w:rPr>
        <w:t xml:space="preserve"> </w:t>
      </w:r>
      <w:r>
        <w:rPr>
          <w:rFonts w:cs="Calibri" w:ascii="Calibri" w:hAnsi="Calibri"/>
        </w:rPr>
        <w:t>of</w:t>
      </w:r>
      <w:r>
        <w:rPr>
          <w:rFonts w:cs="Calibri" w:ascii="Calibri" w:hAnsi="Calibri"/>
          <w:spacing w:val="-6"/>
        </w:rPr>
        <w:t xml:space="preserve"> </w:t>
      </w:r>
      <w:r>
        <w:rPr>
          <w:rFonts w:cs="Calibri" w:ascii="Calibri" w:hAnsi="Calibri"/>
        </w:rPr>
        <w:t>the</w:t>
      </w:r>
      <w:r>
        <w:rPr>
          <w:rFonts w:cs="Calibri" w:ascii="Calibri" w:hAnsi="Calibri"/>
          <w:spacing w:val="-7"/>
        </w:rPr>
        <w:t xml:space="preserve"> </w:t>
      </w:r>
      <w:r>
        <w:rPr>
          <w:rFonts w:cs="Calibri" w:ascii="Calibri" w:hAnsi="Calibri"/>
        </w:rPr>
        <w:t>APU.</w:t>
      </w:r>
      <w:r>
        <w:rPr>
          <w:rFonts w:cs="Calibri" w:ascii="Calibri" w:hAnsi="Calibri"/>
          <w:spacing w:val="36"/>
          <w:w w:val="97"/>
        </w:rPr>
        <w:t xml:space="preserve"> </w:t>
      </w:r>
    </w:p>
    <w:p>
      <w:pPr>
        <w:pStyle w:val="BodyText"/>
        <w:ind w:start="0" w:end="0"/>
        <w:rPr/>
      </w:pPr>
      <w:r>
        <w:rPr>
          <w:rFonts w:cs="Calibri" w:ascii="Calibri" w:hAnsi="Calibri"/>
          <w:spacing w:val="-1"/>
        </w:rPr>
        <w:t>Remo</w:t>
      </w:r>
      <w:r>
        <w:rPr>
          <w:rFonts w:cs="Calibri" w:ascii="Calibri" w:hAnsi="Calibri"/>
          <w:spacing w:val="-2"/>
        </w:rPr>
        <w:t>val/in</w:t>
      </w:r>
      <w:r>
        <w:rPr>
          <w:rFonts w:cs="Calibri" w:ascii="Calibri" w:hAnsi="Calibri"/>
          <w:spacing w:val="-1"/>
        </w:rPr>
        <w:t>stallation</w:t>
      </w:r>
      <w:r>
        <w:rPr>
          <w:rFonts w:cs="Calibri" w:ascii="Calibri" w:hAnsi="Calibri"/>
          <w:spacing w:val="-9"/>
        </w:rPr>
        <w:t xml:space="preserve"> </w:t>
      </w:r>
      <w:r>
        <w:rPr>
          <w:rFonts w:cs="Calibri" w:ascii="Calibri" w:hAnsi="Calibri"/>
        </w:rPr>
        <w:t>of</w:t>
      </w:r>
      <w:r>
        <w:rPr>
          <w:rFonts w:cs="Calibri" w:ascii="Calibri" w:hAnsi="Calibri"/>
          <w:spacing w:val="-6"/>
        </w:rPr>
        <w:t xml:space="preserve"> </w:t>
      </w:r>
      <w:r>
        <w:rPr>
          <w:rFonts w:cs="Calibri" w:ascii="Calibri" w:hAnsi="Calibri"/>
        </w:rPr>
        <w:t>the</w:t>
      </w:r>
      <w:r>
        <w:rPr>
          <w:rFonts w:cs="Calibri" w:ascii="Calibri" w:hAnsi="Calibri"/>
          <w:spacing w:val="-7"/>
        </w:rPr>
        <w:t xml:space="preserve"> </w:t>
      </w:r>
      <w:r>
        <w:rPr>
          <w:rFonts w:cs="Calibri" w:ascii="Calibri" w:hAnsi="Calibri"/>
        </w:rPr>
        <w:t>inlet</w:t>
      </w:r>
      <w:r>
        <w:rPr>
          <w:rFonts w:cs="Calibri" w:ascii="Calibri" w:hAnsi="Calibri"/>
          <w:spacing w:val="-8"/>
        </w:rPr>
        <w:t xml:space="preserve"> </w:t>
      </w:r>
      <w:r>
        <w:rPr>
          <w:rFonts w:cs="Calibri" w:ascii="Calibri" w:hAnsi="Calibri"/>
          <w:spacing w:val="-1"/>
        </w:rPr>
        <w:t>guide</w:t>
      </w:r>
      <w:r>
        <w:rPr>
          <w:rFonts w:cs="Calibri" w:ascii="Calibri" w:hAnsi="Calibri"/>
          <w:spacing w:val="-2"/>
        </w:rPr>
        <w:t>-vane</w:t>
      </w:r>
      <w:r>
        <w:rPr>
          <w:rFonts w:cs="Calibri" w:ascii="Calibri" w:hAnsi="Calibri"/>
          <w:spacing w:val="-7"/>
        </w:rPr>
        <w:t xml:space="preserve"> </w:t>
      </w:r>
      <w:r>
        <w:rPr>
          <w:rFonts w:cs="Calibri" w:ascii="Calibri" w:hAnsi="Calibri"/>
        </w:rPr>
        <w:t>actuator.</w:t>
      </w:r>
      <w:r>
        <w:rPr>
          <w:rFonts w:cs="Calibri" w:ascii="Calibri" w:hAnsi="Calibri"/>
          <w:spacing w:val="55"/>
          <w:w w:val="99"/>
        </w:rPr>
        <w:t xml:space="preserve"> </w:t>
      </w:r>
    </w:p>
    <w:p>
      <w:pPr>
        <w:pStyle w:val="BodyText"/>
        <w:ind w:start="0" w:end="0"/>
        <w:rPr/>
      </w:pPr>
      <w:r>
        <w:rPr>
          <w:rFonts w:cs="Calibri" w:ascii="Calibri" w:hAnsi="Calibri"/>
        </w:rPr>
        <w:t>Operational</w:t>
      </w:r>
      <w:r>
        <w:rPr>
          <w:rFonts w:cs="Calibri" w:ascii="Calibri" w:hAnsi="Calibri"/>
          <w:spacing w:val="1"/>
        </w:rPr>
        <w:t xml:space="preserve"> </w:t>
      </w:r>
      <w:r>
        <w:rPr>
          <w:rFonts w:cs="Calibri" w:ascii="Calibri" w:hAnsi="Calibri"/>
          <w:spacing w:val="-1"/>
        </w:rPr>
        <w:t>test</w:t>
      </w:r>
      <w:r>
        <w:rPr>
          <w:rFonts w:cs="Calibri" w:ascii="Calibri" w:hAnsi="Calibri"/>
        </w:rPr>
        <w:t xml:space="preserve"> of</w:t>
      </w:r>
      <w:r>
        <w:rPr>
          <w:rFonts w:cs="Calibri" w:ascii="Calibri" w:hAnsi="Calibri"/>
          <w:spacing w:val="1"/>
        </w:rPr>
        <w:t xml:space="preserve"> </w:t>
      </w:r>
      <w:r>
        <w:rPr>
          <w:rFonts w:cs="Calibri" w:ascii="Calibri" w:hAnsi="Calibri"/>
          <w:spacing w:val="-1"/>
        </w:rPr>
        <w:t>the</w:t>
      </w:r>
      <w:r>
        <w:rPr>
          <w:rFonts w:cs="Calibri" w:ascii="Calibri" w:hAnsi="Calibri"/>
          <w:spacing w:val="1"/>
        </w:rPr>
        <w:t xml:space="preserve"> </w:t>
      </w:r>
      <w:r>
        <w:rPr>
          <w:rFonts w:cs="Calibri" w:ascii="Calibri" w:hAnsi="Calibri"/>
        </w:rPr>
        <w:t>APU.</w:t>
      </w:r>
    </w:p>
    <w:p>
      <w:pPr>
        <w:pStyle w:val="Normal"/>
        <w:rPr>
          <w:rFonts w:ascii="Calibri" w:hAnsi="Calibri" w:cs="Calibri"/>
        </w:rPr>
      </w:pPr>
      <w:r>
        <w:rPr>
          <w:rFonts w:cs="Calibri" w:ascii="Calibri" w:hAnsi="Calibri"/>
        </w:rPr>
      </w:r>
    </w:p>
    <w:p>
      <w:pPr>
        <w:sectPr>
          <w:type w:val="continuous"/>
          <w:pgSz w:orient="landscape" w:w="16838" w:h="11906"/>
          <w:pgMar w:left="851" w:right="851" w:gutter="0" w:header="567" w:top="794" w:footer="567" w:bottom="794"/>
          <w:cols w:num="2" w:space="566" w:equalWidth="true" w:sep="false"/>
          <w:formProt w:val="false"/>
          <w:textDirection w:val="lrTb"/>
          <w:docGrid w:type="default" w:linePitch="299" w:charSpace="0"/>
        </w:sectPr>
      </w:pPr>
    </w:p>
    <w:p>
      <w:pPr>
        <w:pStyle w:val="Normal"/>
        <w:spacing w:before="60" w:after="0"/>
        <w:jc w:val="both"/>
        <w:rPr/>
      </w:pPr>
      <w:r>
        <w:rPr/>
      </w:r>
      <w:r>
        <w:br w:type="page"/>
      </w:r>
    </w:p>
    <w:p>
      <w:pPr>
        <w:pStyle w:val="Heading2"/>
        <w:tabs>
          <w:tab w:val="clear" w:pos="720"/>
          <w:tab w:val="left" w:pos="2102" w:leader="none"/>
        </w:tabs>
        <w:spacing w:before="60" w:after="0"/>
        <w:ind w:start="0" w:end="0"/>
        <w:jc w:val="both"/>
        <w:rPr>
          <w:rFonts w:ascii="Calibri" w:hAnsi="Calibri" w:cs="Calibri"/>
          <w:b/>
          <w:w w:val="95"/>
          <w:sz w:val="22"/>
          <w:szCs w:val="22"/>
        </w:rPr>
      </w:pPr>
      <w:bookmarkStart w:id="4" w:name="Section_3.3_Glossary"/>
      <w:bookmarkEnd w:id="4"/>
      <w:r>
        <w:rPr>
          <w:rFonts w:cs="Calibri" w:ascii="Calibri" w:hAnsi="Calibri"/>
          <w:b/>
          <w:w w:val="95"/>
          <w:sz w:val="22"/>
          <w:szCs w:val="22"/>
        </w:rPr>
        <w:t>Glossary</w:t>
      </w:r>
    </w:p>
    <w:p>
      <w:pPr>
        <w:pStyle w:val="Normal"/>
        <w:spacing w:before="60" w:after="0"/>
        <w:jc w:val="both"/>
        <w:rPr>
          <w:rFonts w:ascii="Calibri" w:hAnsi="Calibri" w:cs="Calibri"/>
          <w:b/>
          <w:w w:val="95"/>
          <w:sz w:val="22"/>
          <w:szCs w:val="22"/>
        </w:rPr>
      </w:pPr>
      <w:r>
        <w:rPr>
          <w:rFonts w:cs="Calibri" w:ascii="Calibri" w:hAnsi="Calibri"/>
          <w:b/>
          <w:w w:val="95"/>
          <w:sz w:val="22"/>
          <w:szCs w:val="22"/>
        </w:rPr>
      </w:r>
    </w:p>
    <w:p>
      <w:pPr>
        <w:pStyle w:val="Normal"/>
        <w:spacing w:before="60" w:after="0"/>
        <w:jc w:val="both"/>
        <w:rPr>
          <w:rFonts w:cs="Arial"/>
        </w:rPr>
      </w:pPr>
      <w:r>
        <w:rPr>
          <w:rFonts w:cs="Arial"/>
        </w:rPr>
      </w:r>
    </w:p>
    <w:tbl>
      <w:tblPr>
        <w:tblW w:w="14260" w:type="dxa"/>
        <w:jc w:val="start"/>
        <w:tblInd w:w="140" w:type="dxa"/>
        <w:tblLayout w:type="fixed"/>
        <w:tblCellMar>
          <w:top w:w="0" w:type="dxa"/>
          <w:start w:w="0" w:type="dxa"/>
          <w:bottom w:w="0" w:type="dxa"/>
          <w:end w:w="0" w:type="dxa"/>
        </w:tblCellMar>
      </w:tblPr>
      <w:tblGrid>
        <w:gridCol w:w="1140"/>
        <w:gridCol w:w="5275"/>
        <w:gridCol w:w="2161"/>
        <w:gridCol w:w="3770"/>
        <w:gridCol w:w="1914"/>
      </w:tblGrid>
      <w:tr>
        <w:trPr/>
        <w:tc>
          <w:tcPr>
            <w:tcW w:w="1140" w:type="dxa"/>
            <w:tcBorders/>
          </w:tcPr>
          <w:p>
            <w:pPr>
              <w:pStyle w:val="TableParagraph"/>
              <w:spacing w:before="60" w:after="0"/>
              <w:jc w:val="both"/>
              <w:rPr>
                <w:rFonts w:eastAsia="Arial" w:cs="Arial"/>
              </w:rPr>
            </w:pPr>
            <w:r>
              <w:rPr>
                <w:rFonts w:cs="Arial"/>
                <w:w w:val="95"/>
              </w:rPr>
              <w:t>ABC</w:t>
            </w:r>
          </w:p>
        </w:tc>
        <w:tc>
          <w:tcPr>
            <w:tcW w:w="5275" w:type="dxa"/>
            <w:tcBorders/>
          </w:tcPr>
          <w:p>
            <w:pPr>
              <w:pStyle w:val="TableParagraph"/>
              <w:spacing w:before="60" w:after="0"/>
              <w:jc w:val="both"/>
              <w:rPr>
                <w:rFonts w:eastAsia="Arial" w:cs="Arial"/>
              </w:rPr>
            </w:pPr>
            <w:r>
              <w:rPr>
                <w:rFonts w:cs="Arial"/>
                <w:spacing w:val="-1"/>
              </w:rPr>
              <w:t>Automatic</w:t>
            </w:r>
            <w:r>
              <w:rPr>
                <w:rFonts w:cs="Arial"/>
                <w:spacing w:val="8"/>
              </w:rPr>
              <w:t xml:space="preserve"> </w:t>
            </w:r>
            <w:r>
              <w:rPr>
                <w:rFonts w:cs="Arial"/>
                <w:spacing w:val="-1"/>
              </w:rPr>
              <w:t>Boost</w:t>
            </w:r>
            <w:r>
              <w:rPr>
                <w:rFonts w:cs="Arial"/>
                <w:spacing w:val="9"/>
              </w:rPr>
              <w:t xml:space="preserve"> </w:t>
            </w:r>
            <w:r>
              <w:rPr>
                <w:rFonts w:cs="Arial"/>
              </w:rPr>
              <w:t>Control</w:t>
            </w:r>
          </w:p>
        </w:tc>
        <w:tc>
          <w:tcPr>
            <w:tcW w:w="2161" w:type="dxa"/>
            <w:tcBorders/>
          </w:tcPr>
          <w:p>
            <w:pPr>
              <w:pStyle w:val="TableParagraph"/>
              <w:spacing w:before="60" w:after="0"/>
              <w:jc w:val="both"/>
              <w:rPr>
                <w:rFonts w:eastAsia="Arial" w:cs="Arial"/>
              </w:rPr>
            </w:pPr>
            <w:r>
              <w:rPr>
                <w:rFonts w:cs="Arial"/>
                <w:w w:val="95"/>
              </w:rPr>
              <w:t>FDR</w:t>
            </w:r>
          </w:p>
        </w:tc>
        <w:tc>
          <w:tcPr>
            <w:tcW w:w="3770" w:type="dxa"/>
            <w:tcBorders/>
          </w:tcPr>
          <w:p>
            <w:pPr>
              <w:pStyle w:val="TableParagraph"/>
              <w:spacing w:before="60" w:after="0"/>
              <w:jc w:val="both"/>
              <w:rPr>
                <w:rFonts w:eastAsia="Arial" w:cs="Arial"/>
              </w:rPr>
            </w:pPr>
            <w:r>
              <w:rPr>
                <w:rFonts w:cs="Arial"/>
              </w:rPr>
              <w:t>Flight</w:t>
            </w:r>
            <w:r>
              <w:rPr>
                <w:rFonts w:cs="Arial"/>
                <w:spacing w:val="-21"/>
              </w:rPr>
              <w:t xml:space="preserve"> </w:t>
            </w:r>
            <w:r>
              <w:rPr>
                <w:rFonts w:cs="Arial"/>
              </w:rPr>
              <w:t>Data</w:t>
            </w:r>
            <w:r>
              <w:rPr>
                <w:rFonts w:cs="Arial"/>
                <w:spacing w:val="-21"/>
              </w:rPr>
              <w:t xml:space="preserve"> </w:t>
            </w:r>
            <w:r>
              <w:rPr>
                <w:rFonts w:cs="Arial"/>
                <w:spacing w:val="-2"/>
              </w:rPr>
              <w:t>R</w:t>
            </w:r>
            <w:r>
              <w:rPr>
                <w:rFonts w:cs="Arial"/>
                <w:spacing w:val="-1"/>
              </w:rPr>
              <w:t>ecorder</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ADI</w:t>
            </w:r>
          </w:p>
        </w:tc>
        <w:tc>
          <w:tcPr>
            <w:tcW w:w="5275" w:type="dxa"/>
            <w:tcBorders/>
          </w:tcPr>
          <w:p>
            <w:pPr>
              <w:pStyle w:val="TableParagraph"/>
              <w:spacing w:before="60" w:after="0"/>
              <w:jc w:val="both"/>
              <w:rPr>
                <w:rFonts w:eastAsia="Arial" w:cs="Arial"/>
              </w:rPr>
            </w:pPr>
            <w:r>
              <w:rPr>
                <w:rFonts w:cs="Arial"/>
                <w:spacing w:val="-3"/>
              </w:rPr>
              <w:t>Attitude</w:t>
            </w:r>
            <w:r>
              <w:rPr>
                <w:rFonts w:cs="Arial"/>
                <w:spacing w:val="12"/>
              </w:rPr>
              <w:t xml:space="preserve"> </w:t>
            </w:r>
            <w:r>
              <w:rPr>
                <w:rFonts w:cs="Arial"/>
                <w:spacing w:val="-1"/>
              </w:rPr>
              <w:t>Direction</w:t>
            </w:r>
            <w:r>
              <w:rPr>
                <w:rFonts w:cs="Arial"/>
                <w:spacing w:val="13"/>
              </w:rPr>
              <w:t xml:space="preserve"> </w:t>
            </w:r>
            <w:r>
              <w:rPr>
                <w:rFonts w:cs="Arial"/>
              </w:rPr>
              <w:t>Indicator</w:t>
            </w:r>
          </w:p>
        </w:tc>
        <w:tc>
          <w:tcPr>
            <w:tcW w:w="2161" w:type="dxa"/>
            <w:tcBorders/>
          </w:tcPr>
          <w:p>
            <w:pPr>
              <w:pStyle w:val="TableParagraph"/>
              <w:spacing w:before="60" w:after="0"/>
              <w:jc w:val="both"/>
              <w:rPr>
                <w:rFonts w:eastAsia="Arial" w:cs="Arial"/>
              </w:rPr>
            </w:pPr>
            <w:r>
              <w:rPr>
                <w:rFonts w:cs="Arial"/>
                <w:spacing w:val="-1"/>
                <w:w w:val="90"/>
              </w:rPr>
              <w:t>GPS</w:t>
            </w:r>
          </w:p>
        </w:tc>
        <w:tc>
          <w:tcPr>
            <w:tcW w:w="3770" w:type="dxa"/>
            <w:tcBorders/>
          </w:tcPr>
          <w:p>
            <w:pPr>
              <w:pStyle w:val="TableParagraph"/>
              <w:spacing w:before="60" w:after="0"/>
              <w:jc w:val="both"/>
              <w:rPr>
                <w:rFonts w:eastAsia="Arial" w:cs="Arial"/>
              </w:rPr>
            </w:pPr>
            <w:r>
              <w:rPr>
                <w:rFonts w:cs="Arial"/>
              </w:rPr>
              <w:t>Global</w:t>
            </w:r>
            <w:r>
              <w:rPr>
                <w:rFonts w:cs="Arial"/>
                <w:spacing w:val="-17"/>
              </w:rPr>
              <w:t xml:space="preserve"> </w:t>
            </w:r>
            <w:r>
              <w:rPr>
                <w:rFonts w:cs="Arial"/>
                <w:spacing w:val="-3"/>
              </w:rPr>
              <w:t>P</w:t>
            </w:r>
            <w:r>
              <w:rPr>
                <w:rFonts w:cs="Arial"/>
                <w:spacing w:val="-2"/>
              </w:rPr>
              <w:t>ositioning</w:t>
            </w:r>
            <w:r>
              <w:rPr>
                <w:rFonts w:cs="Arial"/>
                <w:spacing w:val="-17"/>
              </w:rPr>
              <w:t xml:space="preserve"> </w:t>
            </w:r>
            <w:r>
              <w:rPr>
                <w:rFonts w:cs="Arial"/>
                <w:spacing w:val="-3"/>
              </w:rPr>
              <w:t>S</w:t>
            </w:r>
            <w:r>
              <w:rPr>
                <w:rFonts w:cs="Arial"/>
                <w:spacing w:val="-2"/>
              </w:rPr>
              <w:t>ystem</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AMC</w:t>
            </w:r>
          </w:p>
        </w:tc>
        <w:tc>
          <w:tcPr>
            <w:tcW w:w="5275" w:type="dxa"/>
            <w:tcBorders/>
          </w:tcPr>
          <w:p>
            <w:pPr>
              <w:pStyle w:val="TableParagraph"/>
              <w:spacing w:before="60" w:after="0"/>
              <w:jc w:val="both"/>
              <w:rPr>
                <w:rFonts w:eastAsia="Arial" w:cs="Arial"/>
              </w:rPr>
            </w:pPr>
            <w:r>
              <w:rPr>
                <w:rFonts w:cs="Arial"/>
                <w:spacing w:val="-1"/>
              </w:rPr>
              <w:t>Automatic</w:t>
            </w:r>
            <w:r>
              <w:rPr>
                <w:rFonts w:cs="Arial"/>
                <w:spacing w:val="18"/>
              </w:rPr>
              <w:t xml:space="preserve"> </w:t>
            </w:r>
            <w:r>
              <w:rPr>
                <w:rFonts w:cs="Arial"/>
                <w:spacing w:val="-1"/>
              </w:rPr>
              <w:t>Mixture</w:t>
            </w:r>
            <w:r>
              <w:rPr>
                <w:rFonts w:cs="Arial"/>
                <w:spacing w:val="18"/>
              </w:rPr>
              <w:t xml:space="preserve"> </w:t>
            </w:r>
            <w:r>
              <w:rPr>
                <w:rFonts w:cs="Arial"/>
              </w:rPr>
              <w:t>Control</w:t>
            </w:r>
          </w:p>
        </w:tc>
        <w:tc>
          <w:tcPr>
            <w:tcW w:w="2161" w:type="dxa"/>
            <w:tcBorders/>
          </w:tcPr>
          <w:p>
            <w:pPr>
              <w:pStyle w:val="TableParagraph"/>
              <w:spacing w:before="60" w:after="0"/>
              <w:jc w:val="both"/>
              <w:rPr>
                <w:rFonts w:eastAsia="Arial" w:cs="Arial"/>
              </w:rPr>
            </w:pPr>
            <w:r>
              <w:rPr>
                <w:rFonts w:cs="Arial"/>
                <w:spacing w:val="-1"/>
                <w:w w:val="95"/>
              </w:rPr>
              <w:t>H</w:t>
            </w:r>
            <w:r>
              <w:rPr>
                <w:rFonts w:cs="Arial"/>
                <w:spacing w:val="-2"/>
                <w:w w:val="95"/>
              </w:rPr>
              <w:t>F</w:t>
            </w:r>
          </w:p>
        </w:tc>
        <w:tc>
          <w:tcPr>
            <w:tcW w:w="3770" w:type="dxa"/>
            <w:tcBorders/>
          </w:tcPr>
          <w:p>
            <w:pPr>
              <w:pStyle w:val="TableParagraph"/>
              <w:spacing w:before="60" w:after="0"/>
              <w:jc w:val="both"/>
              <w:rPr>
                <w:rFonts w:eastAsia="Arial" w:cs="Arial"/>
              </w:rPr>
            </w:pPr>
            <w:r>
              <w:rPr>
                <w:rFonts w:cs="Arial"/>
                <w:spacing w:val="-1"/>
              </w:rPr>
              <w:t>High</w:t>
            </w:r>
            <w:r>
              <w:rPr>
                <w:rFonts w:cs="Arial"/>
                <w:spacing w:val="-26"/>
              </w:rPr>
              <w:t xml:space="preserve"> </w:t>
            </w:r>
            <w:r>
              <w:rPr>
                <w:rFonts w:cs="Arial"/>
                <w:spacing w:val="-3"/>
              </w:rPr>
              <w:t>F</w:t>
            </w:r>
            <w:r>
              <w:rPr>
                <w:rFonts w:cs="Arial"/>
                <w:spacing w:val="-2"/>
              </w:rPr>
              <w:t>requency</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110"/>
              </w:rPr>
              <w:t>AMM</w:t>
            </w:r>
          </w:p>
        </w:tc>
        <w:tc>
          <w:tcPr>
            <w:tcW w:w="5275" w:type="dxa"/>
            <w:tcBorders/>
          </w:tcPr>
          <w:p>
            <w:pPr>
              <w:pStyle w:val="TableParagraph"/>
              <w:spacing w:before="60" w:after="0"/>
              <w:jc w:val="both"/>
              <w:rPr>
                <w:rFonts w:eastAsia="Arial" w:cs="Arial"/>
              </w:rPr>
            </w:pPr>
            <w:r>
              <w:rPr>
                <w:rFonts w:cs="Arial"/>
                <w:spacing w:val="-2"/>
              </w:rPr>
              <w:t>Aircraft</w:t>
            </w:r>
            <w:r>
              <w:rPr>
                <w:rFonts w:cs="Arial"/>
              </w:rPr>
              <w:t xml:space="preserve"> Maintenance </w:t>
            </w:r>
            <w:r>
              <w:rPr>
                <w:rFonts w:cs="Arial"/>
                <w:spacing w:val="-1"/>
              </w:rPr>
              <w:t>Manu</w:t>
            </w:r>
            <w:r>
              <w:rPr>
                <w:rFonts w:cs="Arial"/>
                <w:spacing w:val="-2"/>
              </w:rPr>
              <w:t>al</w:t>
            </w:r>
          </w:p>
        </w:tc>
        <w:tc>
          <w:tcPr>
            <w:tcW w:w="2161" w:type="dxa"/>
            <w:tcBorders/>
          </w:tcPr>
          <w:p>
            <w:pPr>
              <w:pStyle w:val="TableParagraph"/>
              <w:spacing w:before="60" w:after="0"/>
              <w:jc w:val="both"/>
              <w:rPr>
                <w:rFonts w:eastAsia="Arial" w:cs="Arial"/>
              </w:rPr>
            </w:pPr>
            <w:r>
              <w:rPr>
                <w:rFonts w:cs="Arial"/>
                <w:w w:val="95"/>
              </w:rPr>
              <w:t>HIRF</w:t>
            </w:r>
          </w:p>
        </w:tc>
        <w:tc>
          <w:tcPr>
            <w:tcW w:w="3770" w:type="dxa"/>
            <w:tcBorders/>
          </w:tcPr>
          <w:p>
            <w:pPr>
              <w:pStyle w:val="TableParagraph"/>
              <w:spacing w:before="60" w:after="0"/>
              <w:jc w:val="both"/>
              <w:rPr>
                <w:rFonts w:eastAsia="Arial" w:cs="Arial"/>
              </w:rPr>
            </w:pPr>
            <w:r>
              <w:rPr>
                <w:rFonts w:cs="Arial"/>
              </w:rPr>
              <w:t>High</w:t>
            </w:r>
            <w:r>
              <w:rPr>
                <w:rFonts w:cs="Arial"/>
                <w:spacing w:val="-11"/>
              </w:rPr>
              <w:t xml:space="preserve"> </w:t>
            </w:r>
            <w:r>
              <w:rPr>
                <w:rFonts w:cs="Arial"/>
              </w:rPr>
              <w:t>Intensity</w:t>
            </w:r>
            <w:r>
              <w:rPr>
                <w:rFonts w:cs="Arial"/>
                <w:spacing w:val="-11"/>
              </w:rPr>
              <w:t xml:space="preserve"> </w:t>
            </w:r>
            <w:r>
              <w:rPr>
                <w:rFonts w:cs="Arial"/>
                <w:spacing w:val="-2"/>
              </w:rPr>
              <w:t>Ra</w:t>
            </w:r>
            <w:r>
              <w:rPr>
                <w:rFonts w:cs="Arial"/>
                <w:spacing w:val="-1"/>
              </w:rPr>
              <w:t>diated</w:t>
            </w:r>
            <w:r>
              <w:rPr>
                <w:rFonts w:cs="Arial"/>
                <w:spacing w:val="-11"/>
              </w:rPr>
              <w:t xml:space="preserve"> </w:t>
            </w:r>
            <w:r>
              <w:rPr>
                <w:rFonts w:cs="Arial"/>
                <w:spacing w:val="-2"/>
              </w:rPr>
              <w:t>F</w:t>
            </w:r>
            <w:r>
              <w:rPr>
                <w:rFonts w:cs="Arial"/>
                <w:spacing w:val="-1"/>
              </w:rPr>
              <w:t>ield</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APU</w:t>
            </w:r>
          </w:p>
        </w:tc>
        <w:tc>
          <w:tcPr>
            <w:tcW w:w="5275" w:type="dxa"/>
            <w:tcBorders/>
          </w:tcPr>
          <w:p>
            <w:pPr>
              <w:pStyle w:val="TableParagraph"/>
              <w:spacing w:before="60" w:after="0"/>
              <w:jc w:val="both"/>
              <w:rPr>
                <w:rFonts w:eastAsia="Arial" w:cs="Arial"/>
              </w:rPr>
            </w:pPr>
            <w:r>
              <w:rPr>
                <w:rFonts w:cs="Arial"/>
              </w:rPr>
              <w:t>Auxiliary</w:t>
            </w:r>
            <w:r>
              <w:rPr>
                <w:rFonts w:cs="Arial"/>
                <w:spacing w:val="-1"/>
              </w:rPr>
              <w:t xml:space="preserve"> </w:t>
            </w:r>
            <w:r>
              <w:rPr>
                <w:rFonts w:cs="Arial"/>
                <w:spacing w:val="-6"/>
              </w:rPr>
              <w:t>Po</w:t>
            </w:r>
            <w:r>
              <w:rPr>
                <w:rFonts w:cs="Arial"/>
                <w:spacing w:val="-5"/>
              </w:rPr>
              <w:t>w</w:t>
            </w:r>
            <w:r>
              <w:rPr>
                <w:rFonts w:cs="Arial"/>
                <w:spacing w:val="-6"/>
              </w:rPr>
              <w:t>er</w:t>
            </w:r>
            <w:r>
              <w:rPr>
                <w:rFonts w:cs="Arial"/>
              </w:rPr>
              <w:t xml:space="preserve"> Unit</w:t>
            </w:r>
          </w:p>
        </w:tc>
        <w:tc>
          <w:tcPr>
            <w:tcW w:w="2161" w:type="dxa"/>
            <w:tcBorders/>
          </w:tcPr>
          <w:p>
            <w:pPr>
              <w:pStyle w:val="TableParagraph"/>
              <w:spacing w:before="60" w:after="0"/>
              <w:jc w:val="both"/>
              <w:rPr>
                <w:rFonts w:eastAsia="Arial" w:cs="Arial"/>
              </w:rPr>
            </w:pPr>
            <w:r>
              <w:rPr>
                <w:rFonts w:cs="Arial"/>
                <w:w w:val="95"/>
              </w:rPr>
              <w:t>HP</w:t>
            </w:r>
          </w:p>
        </w:tc>
        <w:tc>
          <w:tcPr>
            <w:tcW w:w="3770" w:type="dxa"/>
            <w:tcBorders/>
          </w:tcPr>
          <w:p>
            <w:pPr>
              <w:pStyle w:val="TableParagraph"/>
              <w:spacing w:before="60" w:after="0"/>
              <w:jc w:val="both"/>
              <w:rPr>
                <w:rFonts w:eastAsia="Arial" w:cs="Arial"/>
              </w:rPr>
            </w:pPr>
            <w:r>
              <w:rPr>
                <w:rFonts w:cs="Arial"/>
              </w:rPr>
              <w:t>High</w:t>
            </w:r>
            <w:r>
              <w:rPr>
                <w:rFonts w:cs="Arial"/>
                <w:spacing w:val="-25"/>
              </w:rPr>
              <w:t xml:space="preserve"> </w:t>
            </w:r>
            <w:r>
              <w:rPr>
                <w:rFonts w:cs="Arial"/>
                <w:spacing w:val="-2"/>
              </w:rPr>
              <w:t>P</w:t>
            </w:r>
            <w:r>
              <w:rPr>
                <w:rFonts w:cs="Arial"/>
                <w:spacing w:val="-1"/>
              </w:rPr>
              <w:t>ressure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6"/>
                <w:w w:val="95"/>
              </w:rPr>
              <w:t>A</w:t>
            </w:r>
            <w:r>
              <w:rPr>
                <w:rFonts w:cs="Arial"/>
                <w:spacing w:val="-7"/>
                <w:w w:val="95"/>
              </w:rPr>
              <w:t>TC</w:t>
            </w:r>
          </w:p>
        </w:tc>
        <w:tc>
          <w:tcPr>
            <w:tcW w:w="5275" w:type="dxa"/>
            <w:tcBorders/>
          </w:tcPr>
          <w:p>
            <w:pPr>
              <w:pStyle w:val="TableParagraph"/>
              <w:spacing w:before="60" w:after="0"/>
              <w:jc w:val="both"/>
              <w:rPr>
                <w:rFonts w:eastAsia="Arial" w:cs="Arial"/>
              </w:rPr>
            </w:pPr>
            <w:r>
              <w:rPr>
                <w:rFonts w:cs="Arial"/>
                <w:spacing w:val="-1"/>
              </w:rPr>
              <w:t>Air</w:t>
            </w:r>
            <w:r>
              <w:rPr>
                <w:rFonts w:cs="Arial"/>
                <w:spacing w:val="-7"/>
              </w:rPr>
              <w:t xml:space="preserve"> Traf</w:t>
            </w:r>
            <w:r>
              <w:rPr>
                <w:rFonts w:cs="Arial"/>
                <w:spacing w:val="-6"/>
              </w:rPr>
              <w:t xml:space="preserve">fic </w:t>
            </w:r>
            <w:r>
              <w:rPr>
                <w:rFonts w:cs="Arial"/>
                <w:spacing w:val="-1"/>
              </w:rPr>
              <w:t>Control</w:t>
            </w:r>
          </w:p>
        </w:tc>
        <w:tc>
          <w:tcPr>
            <w:tcW w:w="2161" w:type="dxa"/>
            <w:tcBorders/>
          </w:tcPr>
          <w:p>
            <w:pPr>
              <w:pStyle w:val="TableParagraph"/>
              <w:spacing w:before="60" w:after="0"/>
              <w:jc w:val="both"/>
              <w:rPr>
                <w:rFonts w:eastAsia="Arial" w:cs="Arial"/>
              </w:rPr>
            </w:pPr>
            <w:r>
              <w:rPr>
                <w:rFonts w:cs="Arial"/>
                <w:spacing w:val="-1"/>
                <w:w w:val="95"/>
              </w:rPr>
              <w:t>HSI</w:t>
            </w:r>
          </w:p>
        </w:tc>
        <w:tc>
          <w:tcPr>
            <w:tcW w:w="3770" w:type="dxa"/>
            <w:tcBorders/>
          </w:tcPr>
          <w:p>
            <w:pPr>
              <w:pStyle w:val="TableParagraph"/>
              <w:spacing w:before="60" w:after="0"/>
              <w:jc w:val="both"/>
              <w:rPr>
                <w:rFonts w:eastAsia="Arial" w:cs="Arial"/>
              </w:rPr>
            </w:pPr>
            <w:r>
              <w:rPr>
                <w:rFonts w:cs="Arial"/>
                <w:spacing w:val="-2"/>
              </w:rPr>
              <w:t>Horiz</w:t>
            </w:r>
            <w:r>
              <w:rPr>
                <w:rFonts w:cs="Arial"/>
                <w:spacing w:val="-1"/>
              </w:rPr>
              <w:t>ont</w:t>
            </w:r>
            <w:r>
              <w:rPr>
                <w:rFonts w:cs="Arial"/>
                <w:spacing w:val="-2"/>
              </w:rPr>
              <w:t>al</w:t>
            </w:r>
            <w:r>
              <w:rPr>
                <w:rFonts w:cs="Arial"/>
                <w:spacing w:val="-16"/>
              </w:rPr>
              <w:t xml:space="preserve"> </w:t>
            </w:r>
            <w:r>
              <w:rPr>
                <w:rFonts w:cs="Arial"/>
                <w:spacing w:val="-2"/>
              </w:rPr>
              <w:t>Situation</w:t>
            </w:r>
            <w:r>
              <w:rPr>
                <w:rFonts w:cs="Arial"/>
                <w:spacing w:val="-15"/>
              </w:rPr>
              <w:t xml:space="preserve"> </w:t>
            </w:r>
            <w:r>
              <w:rPr>
                <w:rFonts w:cs="Arial"/>
                <w:spacing w:val="-1"/>
              </w:rPr>
              <w:t>Indic</w:t>
            </w:r>
            <w:r>
              <w:rPr>
                <w:rFonts w:cs="Arial"/>
                <w:spacing w:val="-2"/>
              </w:rPr>
              <w:t>a</w:t>
            </w:r>
            <w:r>
              <w:rPr>
                <w:rFonts w:cs="Arial"/>
                <w:spacing w:val="-1"/>
              </w:rPr>
              <w:t>tor</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5"/>
              </w:rPr>
              <w:t>AV</w:t>
            </w:r>
            <w:r>
              <w:rPr>
                <w:rFonts w:cs="Arial"/>
                <w:spacing w:val="-4"/>
              </w:rPr>
              <w:t>M</w:t>
            </w:r>
          </w:p>
        </w:tc>
        <w:tc>
          <w:tcPr>
            <w:tcW w:w="5275" w:type="dxa"/>
            <w:tcBorders/>
          </w:tcPr>
          <w:p>
            <w:pPr>
              <w:pStyle w:val="TableParagraph"/>
              <w:spacing w:before="60" w:after="0"/>
              <w:jc w:val="both"/>
              <w:rPr>
                <w:rFonts w:eastAsia="Arial" w:cs="Arial"/>
              </w:rPr>
            </w:pPr>
            <w:r>
              <w:rPr>
                <w:rFonts w:cs="Arial"/>
                <w:spacing w:val="-2"/>
              </w:rPr>
              <w:t>Aircraft</w:t>
            </w:r>
            <w:r>
              <w:rPr>
                <w:rFonts w:cs="Arial"/>
                <w:spacing w:val="9"/>
              </w:rPr>
              <w:t xml:space="preserve"> </w:t>
            </w:r>
            <w:r>
              <w:rPr>
                <w:rFonts w:cs="Arial"/>
                <w:spacing w:val="-2"/>
              </w:rPr>
              <w:t>V</w:t>
            </w:r>
            <w:r>
              <w:rPr>
                <w:rFonts w:cs="Arial"/>
                <w:spacing w:val="-1"/>
              </w:rPr>
              <w:t>ibration</w:t>
            </w:r>
            <w:r>
              <w:rPr>
                <w:rFonts w:cs="Arial"/>
                <w:spacing w:val="7"/>
              </w:rPr>
              <w:t xml:space="preserve"> </w:t>
            </w:r>
            <w:r>
              <w:rPr>
                <w:rFonts w:cs="Arial"/>
                <w:spacing w:val="-1"/>
              </w:rPr>
              <w:t>Monitor</w:t>
            </w:r>
          </w:p>
        </w:tc>
        <w:tc>
          <w:tcPr>
            <w:tcW w:w="2161" w:type="dxa"/>
            <w:tcBorders/>
          </w:tcPr>
          <w:p>
            <w:pPr>
              <w:pStyle w:val="TableParagraph"/>
              <w:spacing w:before="60" w:after="0"/>
              <w:jc w:val="both"/>
              <w:rPr>
                <w:rFonts w:eastAsia="Arial" w:cs="Arial"/>
              </w:rPr>
            </w:pPr>
            <w:r>
              <w:rPr>
                <w:rFonts w:cs="Arial"/>
                <w:spacing w:val="-2"/>
                <w:w w:val="95"/>
              </w:rPr>
              <w:t>L</w:t>
            </w:r>
            <w:r>
              <w:rPr>
                <w:rFonts w:cs="Arial"/>
                <w:spacing w:val="-3"/>
                <w:w w:val="95"/>
              </w:rPr>
              <w:t>R</w:t>
            </w:r>
            <w:r>
              <w:rPr>
                <w:rFonts w:cs="Arial"/>
                <w:spacing w:val="-2"/>
                <w:w w:val="95"/>
              </w:rPr>
              <w:t>U</w:t>
            </w:r>
          </w:p>
        </w:tc>
        <w:tc>
          <w:tcPr>
            <w:tcW w:w="3770" w:type="dxa"/>
            <w:tcBorders/>
          </w:tcPr>
          <w:p>
            <w:pPr>
              <w:pStyle w:val="TableParagraph"/>
              <w:spacing w:before="60" w:after="0"/>
              <w:jc w:val="both"/>
              <w:rPr>
                <w:rFonts w:eastAsia="Arial" w:cs="Arial"/>
              </w:rPr>
            </w:pPr>
            <w:r>
              <w:rPr>
                <w:rFonts w:cs="Arial"/>
                <w:spacing w:val="-1"/>
              </w:rPr>
              <w:t>Line</w:t>
            </w:r>
            <w:r>
              <w:rPr>
                <w:rFonts w:cs="Arial"/>
                <w:spacing w:val="-15"/>
              </w:rPr>
              <w:t xml:space="preserve"> </w:t>
            </w:r>
            <w:r>
              <w:rPr>
                <w:rFonts w:cs="Arial"/>
                <w:spacing w:val="-2"/>
              </w:rPr>
              <w:t>R</w:t>
            </w:r>
            <w:r>
              <w:rPr>
                <w:rFonts w:cs="Arial"/>
                <w:spacing w:val="-1"/>
              </w:rPr>
              <w:t>e</w:t>
            </w:r>
            <w:r>
              <w:rPr>
                <w:rFonts w:cs="Arial"/>
                <w:spacing w:val="-2"/>
              </w:rPr>
              <w:t>placeable</w:t>
            </w:r>
            <w:r>
              <w:rPr>
                <w:rFonts w:cs="Arial"/>
                <w:spacing w:val="-14"/>
              </w:rPr>
              <w:t xml:space="preserve"> </w:t>
            </w:r>
            <w:r>
              <w:rPr>
                <w:rFonts w:cs="Arial"/>
              </w:rPr>
              <w:t>Unit</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2"/>
                <w:w w:val="95"/>
              </w:rPr>
              <w:t>BI</w:t>
            </w:r>
            <w:r>
              <w:rPr>
                <w:rFonts w:cs="Arial"/>
                <w:spacing w:val="-3"/>
                <w:w w:val="95"/>
              </w:rPr>
              <w:t>TE</w:t>
            </w:r>
          </w:p>
        </w:tc>
        <w:tc>
          <w:tcPr>
            <w:tcW w:w="5275" w:type="dxa"/>
            <w:tcBorders/>
          </w:tcPr>
          <w:p>
            <w:pPr>
              <w:pStyle w:val="TableParagraph"/>
              <w:spacing w:before="60" w:after="0"/>
              <w:jc w:val="both"/>
              <w:rPr>
                <w:rFonts w:eastAsia="Arial" w:cs="Arial"/>
              </w:rPr>
            </w:pPr>
            <w:r>
              <w:rPr>
                <w:rFonts w:cs="Arial"/>
                <w:spacing w:val="-1"/>
              </w:rPr>
              <w:t>Built</w:t>
            </w:r>
            <w:r>
              <w:rPr>
                <w:rFonts w:cs="Arial"/>
                <w:spacing w:val="2"/>
              </w:rPr>
              <w:t xml:space="preserve"> </w:t>
            </w:r>
            <w:r>
              <w:rPr>
                <w:rFonts w:cs="Arial"/>
              </w:rPr>
              <w:t>in</w:t>
            </w:r>
            <w:r>
              <w:rPr>
                <w:rFonts w:cs="Arial"/>
                <w:spacing w:val="2"/>
              </w:rPr>
              <w:t xml:space="preserve"> </w:t>
            </w:r>
            <w:r>
              <w:rPr>
                <w:rFonts w:cs="Arial"/>
                <w:spacing w:val="-8"/>
              </w:rPr>
              <w:t>Te</w:t>
            </w:r>
            <w:r>
              <w:rPr>
                <w:rFonts w:cs="Arial"/>
                <w:spacing w:val="-7"/>
              </w:rPr>
              <w:t>st</w:t>
            </w:r>
            <w:r>
              <w:rPr>
                <w:rFonts w:cs="Arial"/>
                <w:spacing w:val="2"/>
              </w:rPr>
              <w:t xml:space="preserve"> </w:t>
            </w:r>
            <w:r>
              <w:rPr>
                <w:rFonts w:cs="Arial"/>
                <w:spacing w:val="-1"/>
              </w:rPr>
              <w:t>Equipment</w:t>
            </w:r>
          </w:p>
        </w:tc>
        <w:tc>
          <w:tcPr>
            <w:tcW w:w="2161" w:type="dxa"/>
            <w:tcBorders/>
          </w:tcPr>
          <w:p>
            <w:pPr>
              <w:pStyle w:val="TableParagraph"/>
              <w:spacing w:before="60" w:after="0"/>
              <w:jc w:val="both"/>
              <w:rPr>
                <w:rFonts w:eastAsia="Arial" w:cs="Arial"/>
              </w:rPr>
            </w:pPr>
            <w:r>
              <w:rPr>
                <w:rFonts w:cs="Arial"/>
                <w:spacing w:val="-2"/>
                <w:w w:val="90"/>
              </w:rPr>
              <w:t>PRT</w:t>
            </w:r>
          </w:p>
        </w:tc>
        <w:tc>
          <w:tcPr>
            <w:tcW w:w="3770" w:type="dxa"/>
            <w:tcBorders/>
          </w:tcPr>
          <w:p>
            <w:pPr>
              <w:pStyle w:val="TableParagraph"/>
              <w:spacing w:before="60" w:after="0"/>
              <w:jc w:val="both"/>
              <w:rPr>
                <w:rFonts w:eastAsia="Arial" w:cs="Arial"/>
              </w:rPr>
            </w:pPr>
            <w:r>
              <w:rPr>
                <w:rFonts w:cs="Arial"/>
                <w:spacing w:val="-14"/>
              </w:rPr>
              <w:t>P</w:t>
            </w:r>
            <w:r>
              <w:rPr>
                <w:rFonts w:cs="Arial"/>
                <w:spacing w:val="-6"/>
              </w:rPr>
              <w:t>o</w:t>
            </w:r>
            <w:r>
              <w:rPr>
                <w:rFonts w:cs="Arial"/>
                <w:spacing w:val="-5"/>
              </w:rPr>
              <w:t>w</w:t>
            </w:r>
            <w:r>
              <w:rPr>
                <w:rFonts w:cs="Arial"/>
              </w:rPr>
              <w:t>er</w:t>
            </w:r>
            <w:r>
              <w:rPr>
                <w:rFonts w:cs="Arial"/>
                <w:spacing w:val="-12"/>
              </w:rPr>
              <w:t xml:space="preserve"> </w:t>
            </w:r>
            <w:r>
              <w:rPr>
                <w:rFonts w:cs="Arial"/>
                <w:spacing w:val="-6"/>
              </w:rPr>
              <w:t>R</w:t>
            </w:r>
            <w:r>
              <w:rPr>
                <w:rFonts w:cs="Arial"/>
              </w:rPr>
              <w:t>ec</w:t>
            </w:r>
            <w:r>
              <w:rPr>
                <w:rFonts w:cs="Arial"/>
                <w:spacing w:val="-6"/>
              </w:rPr>
              <w:t>ov</w:t>
            </w:r>
            <w:r>
              <w:rPr>
                <w:rFonts w:cs="Arial"/>
                <w:spacing w:val="-1"/>
              </w:rPr>
              <w:t>e</w:t>
            </w:r>
            <w:r>
              <w:rPr>
                <w:rFonts w:cs="Arial"/>
                <w:spacing w:val="9"/>
              </w:rPr>
              <w:t>r</w:t>
            </w:r>
            <w:r>
              <w:rPr>
                <w:rFonts w:cs="Arial"/>
              </w:rPr>
              <w:t>y</w:t>
            </w:r>
            <w:r>
              <w:rPr>
                <w:rFonts w:cs="Arial"/>
                <w:spacing w:val="-13"/>
              </w:rPr>
              <w:t xml:space="preserve"> </w:t>
            </w:r>
            <w:r>
              <w:rPr>
                <w:rFonts w:cs="Arial"/>
                <w:spacing w:val="-28"/>
              </w:rPr>
              <w:t>T</w:t>
            </w:r>
            <w:r>
              <w:rPr>
                <w:rFonts w:cs="Arial"/>
              </w:rPr>
              <w:t>urbine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CFDIU</w:t>
            </w:r>
          </w:p>
        </w:tc>
        <w:tc>
          <w:tcPr>
            <w:tcW w:w="5275" w:type="dxa"/>
            <w:tcBorders/>
          </w:tcPr>
          <w:p>
            <w:pPr>
              <w:pStyle w:val="TableParagraph"/>
              <w:spacing w:before="60" w:after="0"/>
              <w:jc w:val="both"/>
              <w:rPr>
                <w:rFonts w:eastAsia="Arial" w:cs="Arial"/>
              </w:rPr>
            </w:pPr>
            <w:r>
              <w:rPr>
                <w:rFonts w:cs="Arial"/>
                <w:spacing w:val="-2"/>
              </w:rPr>
              <w:t>Centraliz</w:t>
            </w:r>
            <w:r>
              <w:rPr>
                <w:rFonts w:cs="Arial"/>
                <w:spacing w:val="-1"/>
              </w:rPr>
              <w:t>ed</w:t>
            </w:r>
            <w:r>
              <w:rPr>
                <w:rFonts w:cs="Arial"/>
                <w:spacing w:val="-10"/>
              </w:rPr>
              <w:t xml:space="preserve"> </w:t>
            </w:r>
            <w:r>
              <w:rPr>
                <w:rFonts w:cs="Arial"/>
                <w:spacing w:val="-2"/>
              </w:rPr>
              <w:t>Fa</w:t>
            </w:r>
            <w:r>
              <w:rPr>
                <w:rFonts w:cs="Arial"/>
                <w:spacing w:val="-1"/>
              </w:rPr>
              <w:t>ult</w:t>
            </w:r>
            <w:r>
              <w:rPr>
                <w:rFonts w:cs="Arial"/>
                <w:spacing w:val="-9"/>
              </w:rPr>
              <w:t xml:space="preserve"> </w:t>
            </w:r>
            <w:r>
              <w:rPr>
                <w:rFonts w:cs="Arial"/>
                <w:spacing w:val="-2"/>
              </w:rPr>
              <w:t>Displa</w:t>
            </w:r>
            <w:r>
              <w:rPr>
                <w:rFonts w:cs="Arial"/>
                <w:spacing w:val="-1"/>
              </w:rPr>
              <w:t>y</w:t>
            </w:r>
            <w:r>
              <w:rPr>
                <w:rFonts w:cs="Arial"/>
                <w:spacing w:val="-10"/>
              </w:rPr>
              <w:t xml:space="preserve"> </w:t>
            </w:r>
            <w:r>
              <w:rPr>
                <w:rFonts w:cs="Arial"/>
                <w:spacing w:val="-1"/>
              </w:rPr>
              <w:t>Interf</w:t>
            </w:r>
            <w:r>
              <w:rPr>
                <w:rFonts w:cs="Arial"/>
                <w:spacing w:val="-2"/>
              </w:rPr>
              <w:t>ace</w:t>
            </w:r>
            <w:r>
              <w:rPr>
                <w:rFonts w:cs="Arial"/>
                <w:spacing w:val="-9"/>
              </w:rPr>
              <w:t xml:space="preserve"> </w:t>
            </w:r>
            <w:r>
              <w:rPr>
                <w:rFonts w:cs="Arial"/>
              </w:rPr>
              <w:t>Unit</w:t>
            </w:r>
          </w:p>
        </w:tc>
        <w:tc>
          <w:tcPr>
            <w:tcW w:w="2161" w:type="dxa"/>
            <w:tcBorders/>
          </w:tcPr>
          <w:p>
            <w:pPr>
              <w:pStyle w:val="TableParagraph"/>
              <w:spacing w:before="60" w:after="0"/>
              <w:jc w:val="both"/>
              <w:rPr>
                <w:rFonts w:eastAsia="Arial" w:cs="Arial"/>
              </w:rPr>
            </w:pPr>
            <w:r>
              <w:rPr>
                <w:rFonts w:cs="Arial"/>
                <w:w w:val="95"/>
              </w:rPr>
              <w:t>PTU</w:t>
            </w:r>
          </w:p>
        </w:tc>
        <w:tc>
          <w:tcPr>
            <w:tcW w:w="3770" w:type="dxa"/>
            <w:tcBorders/>
          </w:tcPr>
          <w:p>
            <w:pPr>
              <w:pStyle w:val="TableParagraph"/>
              <w:spacing w:before="60" w:after="0"/>
              <w:jc w:val="both"/>
              <w:rPr>
                <w:rFonts w:eastAsia="Arial" w:cs="Arial"/>
              </w:rPr>
            </w:pPr>
            <w:r>
              <w:rPr>
                <w:rFonts w:cs="Arial"/>
                <w:spacing w:val="-14"/>
              </w:rPr>
              <w:t>P</w:t>
            </w:r>
            <w:r>
              <w:rPr>
                <w:rFonts w:cs="Arial"/>
                <w:spacing w:val="-6"/>
              </w:rPr>
              <w:t>o</w:t>
            </w:r>
            <w:r>
              <w:rPr>
                <w:rFonts w:cs="Arial"/>
                <w:spacing w:val="-5"/>
              </w:rPr>
              <w:t>w</w:t>
            </w:r>
            <w:r>
              <w:rPr>
                <w:rFonts w:cs="Arial"/>
              </w:rPr>
              <w:t>er</w:t>
            </w:r>
            <w:r>
              <w:rPr>
                <w:rFonts w:cs="Arial"/>
                <w:spacing w:val="1"/>
              </w:rPr>
              <w:t xml:space="preserve"> </w:t>
            </w:r>
            <w:r>
              <w:rPr>
                <w:rFonts w:cs="Arial"/>
                <w:spacing w:val="-30"/>
              </w:rPr>
              <w:t>T</w:t>
            </w:r>
            <w:r>
              <w:rPr>
                <w:rFonts w:cs="Arial"/>
              </w:rPr>
              <w:t>rans</w:t>
            </w:r>
            <w:r>
              <w:rPr>
                <w:rFonts w:cs="Arial"/>
                <w:spacing w:val="-10"/>
              </w:rPr>
              <w:t>f</w:t>
            </w:r>
            <w:r>
              <w:rPr>
                <w:rFonts w:cs="Arial"/>
              </w:rPr>
              <w:t>er Unit</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CMU</w:t>
            </w:r>
          </w:p>
        </w:tc>
        <w:tc>
          <w:tcPr>
            <w:tcW w:w="5275" w:type="dxa"/>
            <w:tcBorders/>
          </w:tcPr>
          <w:p>
            <w:pPr>
              <w:pStyle w:val="TableParagraph"/>
              <w:spacing w:before="60" w:after="0"/>
              <w:jc w:val="both"/>
              <w:rPr>
                <w:rFonts w:eastAsia="Arial" w:cs="Arial"/>
              </w:rPr>
            </w:pPr>
            <w:r>
              <w:rPr>
                <w:rFonts w:cs="Arial"/>
                <w:spacing w:val="-2"/>
              </w:rPr>
              <w:t>C</w:t>
            </w:r>
            <w:r>
              <w:rPr>
                <w:rFonts w:cs="Arial"/>
                <w:spacing w:val="-1"/>
              </w:rPr>
              <w:t>entral</w:t>
            </w:r>
            <w:r>
              <w:rPr>
                <w:rFonts w:cs="Arial"/>
                <w:spacing w:val="11"/>
              </w:rPr>
              <w:t xml:space="preserve"> </w:t>
            </w:r>
            <w:r>
              <w:rPr>
                <w:rFonts w:cs="Arial"/>
              </w:rPr>
              <w:t>Monitoring</w:t>
            </w:r>
            <w:r>
              <w:rPr>
                <w:rFonts w:cs="Arial"/>
                <w:spacing w:val="9"/>
              </w:rPr>
              <w:t xml:space="preserve"> </w:t>
            </w:r>
            <w:r>
              <w:rPr>
                <w:rFonts w:cs="Arial"/>
                <w:spacing w:val="-1"/>
              </w:rPr>
              <w:t>Unit</w:t>
            </w:r>
          </w:p>
        </w:tc>
        <w:tc>
          <w:tcPr>
            <w:tcW w:w="2161" w:type="dxa"/>
            <w:tcBorders/>
          </w:tcPr>
          <w:p>
            <w:pPr>
              <w:pStyle w:val="TableParagraph"/>
              <w:spacing w:before="60" w:after="0"/>
              <w:jc w:val="both"/>
              <w:rPr>
                <w:rFonts w:eastAsia="Arial" w:cs="Arial"/>
              </w:rPr>
            </w:pPr>
            <w:r>
              <w:rPr>
                <w:rFonts w:cs="Arial"/>
              </w:rPr>
              <w:t>RPM</w:t>
            </w:r>
          </w:p>
        </w:tc>
        <w:tc>
          <w:tcPr>
            <w:tcW w:w="3770" w:type="dxa"/>
            <w:tcBorders/>
          </w:tcPr>
          <w:p>
            <w:pPr>
              <w:pStyle w:val="TableParagraph"/>
              <w:spacing w:before="60" w:after="0"/>
              <w:jc w:val="both"/>
              <w:rPr>
                <w:rFonts w:eastAsia="Arial" w:cs="Arial"/>
              </w:rPr>
            </w:pPr>
            <w:r>
              <w:rPr>
                <w:rFonts w:cs="Arial"/>
                <w:spacing w:val="-3"/>
              </w:rPr>
              <w:t>R</w:t>
            </w:r>
            <w:r>
              <w:rPr>
                <w:rFonts w:cs="Arial"/>
                <w:spacing w:val="-2"/>
              </w:rPr>
              <w:t>evolutions</w:t>
            </w:r>
            <w:r>
              <w:rPr>
                <w:rFonts w:cs="Arial"/>
                <w:spacing w:val="6"/>
              </w:rPr>
              <w:t xml:space="preserve"> </w:t>
            </w:r>
            <w:r>
              <w:rPr>
                <w:rFonts w:cs="Arial"/>
                <w:spacing w:val="-6"/>
              </w:rPr>
              <w:t>Per</w:t>
            </w:r>
            <w:r>
              <w:rPr>
                <w:rFonts w:cs="Arial"/>
                <w:spacing w:val="6"/>
              </w:rPr>
              <w:t xml:space="preserve"> </w:t>
            </w:r>
            <w:r>
              <w:rPr>
                <w:rFonts w:cs="Arial"/>
                <w:spacing w:val="-1"/>
              </w:rPr>
              <w:t>Minute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rPr>
              <w:t>DME</w:t>
            </w:r>
          </w:p>
        </w:tc>
        <w:tc>
          <w:tcPr>
            <w:tcW w:w="5275" w:type="dxa"/>
            <w:tcBorders/>
          </w:tcPr>
          <w:p>
            <w:pPr>
              <w:pStyle w:val="TableParagraph"/>
              <w:spacing w:before="60" w:after="0"/>
              <w:jc w:val="both"/>
              <w:rPr>
                <w:rFonts w:eastAsia="Arial" w:cs="Arial"/>
              </w:rPr>
            </w:pPr>
            <w:r>
              <w:rPr>
                <w:rFonts w:cs="Arial"/>
              </w:rPr>
              <w:t>Distance Measuring</w:t>
            </w:r>
            <w:r>
              <w:rPr>
                <w:rFonts w:cs="Arial"/>
                <w:spacing w:val="1"/>
              </w:rPr>
              <w:t xml:space="preserve"> </w:t>
            </w:r>
            <w:r>
              <w:rPr>
                <w:rFonts w:cs="Arial"/>
                <w:spacing w:val="-2"/>
              </w:rPr>
              <w:t>Equ</w:t>
            </w:r>
            <w:r>
              <w:rPr>
                <w:rFonts w:cs="Arial"/>
                <w:spacing w:val="-1"/>
              </w:rPr>
              <w:t>ipment</w:t>
            </w:r>
          </w:p>
        </w:tc>
        <w:tc>
          <w:tcPr>
            <w:tcW w:w="2161" w:type="dxa"/>
            <w:tcBorders/>
          </w:tcPr>
          <w:p>
            <w:pPr>
              <w:pStyle w:val="TableParagraph"/>
              <w:spacing w:before="60" w:after="0"/>
              <w:jc w:val="both"/>
              <w:rPr>
                <w:rFonts w:eastAsia="Arial" w:cs="Arial"/>
              </w:rPr>
            </w:pPr>
            <w:r>
              <w:rPr>
                <w:rFonts w:cs="Arial"/>
                <w:spacing w:val="-12"/>
                <w:w w:val="95"/>
              </w:rPr>
              <w:t>T</w:t>
            </w:r>
            <w:r>
              <w:rPr>
                <w:rFonts w:cs="Arial"/>
                <w:spacing w:val="-11"/>
                <w:w w:val="95"/>
              </w:rPr>
              <w:t>A</w:t>
            </w:r>
            <w:r>
              <w:rPr>
                <w:rFonts w:cs="Arial"/>
                <w:spacing w:val="-12"/>
                <w:w w:val="95"/>
              </w:rPr>
              <w:t>T</w:t>
            </w:r>
          </w:p>
        </w:tc>
        <w:tc>
          <w:tcPr>
            <w:tcW w:w="3770" w:type="dxa"/>
            <w:tcBorders/>
          </w:tcPr>
          <w:p>
            <w:pPr>
              <w:pStyle w:val="TableParagraph"/>
              <w:spacing w:before="60" w:after="0"/>
              <w:jc w:val="both"/>
              <w:rPr>
                <w:rFonts w:eastAsia="Arial" w:cs="Arial"/>
              </w:rPr>
            </w:pPr>
            <w:r>
              <w:rPr>
                <w:rFonts w:cs="Arial"/>
                <w:spacing w:val="-28"/>
              </w:rPr>
              <w:t>T</w:t>
            </w:r>
            <w:r>
              <w:rPr>
                <w:rFonts w:cs="Arial"/>
              </w:rPr>
              <w:t>o</w:t>
            </w:r>
            <w:r>
              <w:rPr>
                <w:rFonts w:cs="Arial"/>
                <w:spacing w:val="2"/>
              </w:rPr>
              <w:t>t</w:t>
            </w:r>
            <w:r>
              <w:rPr>
                <w:rFonts w:cs="Arial"/>
              </w:rPr>
              <w:t>al</w:t>
            </w:r>
            <w:r>
              <w:rPr>
                <w:rFonts w:cs="Arial"/>
                <w:spacing w:val="-13"/>
              </w:rPr>
              <w:t xml:space="preserve"> </w:t>
            </w:r>
            <w:r>
              <w:rPr>
                <w:rFonts w:cs="Arial"/>
              </w:rPr>
              <w:t>Air</w:t>
            </w:r>
            <w:r>
              <w:rPr>
                <w:rFonts w:cs="Arial"/>
                <w:spacing w:val="-12"/>
              </w:rPr>
              <w:t xml:space="preserve"> </w:t>
            </w:r>
            <w:r>
              <w:rPr>
                <w:rFonts w:cs="Arial"/>
                <w:spacing w:val="-28"/>
              </w:rPr>
              <w:t>T</w:t>
            </w:r>
            <w:r>
              <w:rPr>
                <w:rFonts w:cs="Arial"/>
              </w:rPr>
              <w:t>em</w:t>
            </w:r>
            <w:r>
              <w:rPr>
                <w:rFonts w:cs="Arial"/>
                <w:spacing w:val="-1"/>
              </w:rPr>
              <w:t>p</w:t>
            </w:r>
            <w:r>
              <w:rPr>
                <w:rFonts w:cs="Arial"/>
              </w:rPr>
              <w:t>era</w:t>
            </w:r>
            <w:r>
              <w:rPr>
                <w:rFonts w:cs="Arial"/>
                <w:spacing w:val="-7"/>
              </w:rPr>
              <w:t>t</w:t>
            </w:r>
            <w:r>
              <w:rPr>
                <w:rFonts w:cs="Arial"/>
              </w:rPr>
              <w:t>ure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ECU</w:t>
            </w:r>
          </w:p>
        </w:tc>
        <w:tc>
          <w:tcPr>
            <w:tcW w:w="5275" w:type="dxa"/>
            <w:tcBorders/>
          </w:tcPr>
          <w:p>
            <w:pPr>
              <w:pStyle w:val="TableParagraph"/>
              <w:spacing w:before="60" w:after="0"/>
              <w:jc w:val="both"/>
              <w:rPr>
                <w:rFonts w:eastAsia="Arial" w:cs="Arial"/>
              </w:rPr>
            </w:pPr>
            <w:r>
              <w:rPr>
                <w:rFonts w:cs="Arial"/>
                <w:spacing w:val="-2"/>
              </w:rPr>
              <w:t>E</w:t>
            </w:r>
            <w:r>
              <w:rPr>
                <w:rFonts w:cs="Arial"/>
                <w:spacing w:val="-1"/>
              </w:rPr>
              <w:t>lectronic</w:t>
            </w:r>
            <w:r>
              <w:rPr>
                <w:rFonts w:cs="Arial"/>
                <w:spacing w:val="-2"/>
              </w:rPr>
              <w:t xml:space="preserve"> </w:t>
            </w:r>
            <w:r>
              <w:rPr>
                <w:rFonts w:cs="Arial"/>
              </w:rPr>
              <w:t>Control</w:t>
            </w:r>
            <w:r>
              <w:rPr>
                <w:rFonts w:cs="Arial"/>
                <w:spacing w:val="-2"/>
              </w:rPr>
              <w:t xml:space="preserve"> </w:t>
            </w:r>
            <w:r>
              <w:rPr>
                <w:rFonts w:cs="Arial"/>
              </w:rPr>
              <w:t>Unit</w:t>
            </w:r>
          </w:p>
        </w:tc>
        <w:tc>
          <w:tcPr>
            <w:tcW w:w="2161" w:type="dxa"/>
            <w:tcBorders/>
          </w:tcPr>
          <w:p>
            <w:pPr>
              <w:pStyle w:val="TableParagraph"/>
              <w:spacing w:before="60" w:after="0"/>
              <w:jc w:val="both"/>
              <w:rPr>
                <w:rFonts w:eastAsia="Arial" w:cs="Arial"/>
              </w:rPr>
            </w:pPr>
            <w:r>
              <w:rPr>
                <w:rFonts w:cs="Arial"/>
                <w:spacing w:val="-2"/>
                <w:w w:val="95"/>
              </w:rPr>
              <w:t>TCA</w:t>
            </w:r>
            <w:r>
              <w:rPr>
                <w:rFonts w:cs="Arial"/>
                <w:spacing w:val="-3"/>
                <w:w w:val="95"/>
              </w:rPr>
              <w:t>S</w:t>
            </w:r>
          </w:p>
        </w:tc>
        <w:tc>
          <w:tcPr>
            <w:tcW w:w="3770" w:type="dxa"/>
            <w:tcBorders/>
          </w:tcPr>
          <w:p>
            <w:pPr>
              <w:pStyle w:val="TableParagraph"/>
              <w:spacing w:before="60" w:after="0"/>
              <w:jc w:val="both"/>
              <w:rPr>
                <w:rFonts w:eastAsia="Arial" w:cs="Arial"/>
              </w:rPr>
            </w:pPr>
            <w:r>
              <w:rPr>
                <w:rFonts w:cs="Arial"/>
                <w:spacing w:val="-28"/>
              </w:rPr>
              <w:t>T</w:t>
            </w:r>
            <w:r>
              <w:rPr>
                <w:rFonts w:cs="Arial"/>
              </w:rPr>
              <w:t>ra</w:t>
            </w:r>
            <w:r>
              <w:rPr>
                <w:rFonts w:cs="Arial"/>
                <w:spacing w:val="-11"/>
              </w:rPr>
              <w:t>f</w:t>
            </w:r>
            <w:r>
              <w:rPr>
                <w:rFonts w:cs="Arial"/>
              </w:rPr>
              <w:t>fic</w:t>
            </w:r>
            <w:r>
              <w:rPr>
                <w:rFonts w:cs="Arial"/>
                <w:spacing w:val="-9"/>
              </w:rPr>
              <w:t xml:space="preserve"> </w:t>
            </w:r>
            <w:r>
              <w:rPr>
                <w:rFonts w:cs="Arial"/>
              </w:rPr>
              <w:t>Collision</w:t>
            </w:r>
            <w:r>
              <w:rPr>
                <w:rFonts w:cs="Arial"/>
                <w:spacing w:val="-9"/>
              </w:rPr>
              <w:t xml:space="preserve"> </w:t>
            </w:r>
            <w:r>
              <w:rPr>
                <w:rFonts w:cs="Arial"/>
                <w:spacing w:val="-14"/>
              </w:rPr>
              <w:t>A</w:t>
            </w:r>
            <w:r>
              <w:rPr>
                <w:rFonts w:cs="Arial"/>
                <w:spacing w:val="-6"/>
              </w:rPr>
              <w:t>v</w:t>
            </w:r>
            <w:r>
              <w:rPr>
                <w:rFonts w:cs="Arial"/>
              </w:rPr>
              <w:t>oidance</w:t>
            </w:r>
            <w:r>
              <w:rPr>
                <w:rFonts w:cs="Arial"/>
                <w:spacing w:val="-9"/>
              </w:rPr>
              <w:t xml:space="preserve"> </w:t>
            </w:r>
            <w:r>
              <w:rPr>
                <w:rFonts w:cs="Arial"/>
                <w:spacing w:val="-7"/>
              </w:rPr>
              <w:t>S</w:t>
            </w:r>
            <w:r>
              <w:rPr>
                <w:rFonts w:cs="Arial"/>
                <w:spacing w:val="-6"/>
              </w:rPr>
              <w:t>y</w:t>
            </w:r>
            <w:r>
              <w:rPr>
                <w:rFonts w:cs="Arial"/>
              </w:rPr>
              <w:t>st</w:t>
            </w:r>
            <w:r>
              <w:rPr>
                <w:rFonts w:cs="Arial"/>
                <w:spacing w:val="-1"/>
              </w:rPr>
              <w:t>e</w:t>
            </w:r>
            <w:r>
              <w:rPr>
                <w:rFonts w:cs="Arial"/>
              </w:rPr>
              <w:t>m</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0"/>
              </w:rPr>
              <w:t>EIS</w:t>
            </w:r>
          </w:p>
        </w:tc>
        <w:tc>
          <w:tcPr>
            <w:tcW w:w="5275" w:type="dxa"/>
            <w:tcBorders/>
          </w:tcPr>
          <w:p>
            <w:pPr>
              <w:pStyle w:val="TableParagraph"/>
              <w:spacing w:before="60" w:after="0"/>
              <w:jc w:val="both"/>
              <w:rPr>
                <w:rFonts w:eastAsia="Arial" w:cs="Arial"/>
              </w:rPr>
            </w:pPr>
            <w:r>
              <w:rPr>
                <w:rFonts w:cs="Arial"/>
                <w:spacing w:val="-2"/>
              </w:rPr>
              <w:t>E</w:t>
            </w:r>
            <w:r>
              <w:rPr>
                <w:rFonts w:cs="Arial"/>
                <w:spacing w:val="-1"/>
              </w:rPr>
              <w:t>lectronic</w:t>
            </w:r>
            <w:r>
              <w:rPr>
                <w:rFonts w:cs="Arial"/>
                <w:spacing w:val="15"/>
              </w:rPr>
              <w:t xml:space="preserve"> </w:t>
            </w:r>
            <w:r>
              <w:rPr>
                <w:rFonts w:cs="Arial"/>
                <w:spacing w:val="-1"/>
              </w:rPr>
              <w:t>Instrument</w:t>
            </w:r>
            <w:r>
              <w:rPr>
                <w:rFonts w:cs="Arial"/>
                <w:spacing w:val="15"/>
              </w:rPr>
              <w:t xml:space="preserve"> </w:t>
            </w:r>
            <w:r>
              <w:rPr>
                <w:rFonts w:cs="Arial"/>
                <w:spacing w:val="-3"/>
              </w:rPr>
              <w:t>S</w:t>
            </w:r>
            <w:r>
              <w:rPr>
                <w:rFonts w:cs="Arial"/>
                <w:spacing w:val="-2"/>
              </w:rPr>
              <w:t>ystem</w:t>
            </w:r>
          </w:p>
        </w:tc>
        <w:tc>
          <w:tcPr>
            <w:tcW w:w="2161" w:type="dxa"/>
            <w:tcBorders/>
          </w:tcPr>
          <w:p>
            <w:pPr>
              <w:pStyle w:val="TableParagraph"/>
              <w:spacing w:before="60" w:after="0"/>
              <w:jc w:val="both"/>
              <w:rPr>
                <w:rFonts w:eastAsia="Arial" w:cs="Arial"/>
              </w:rPr>
            </w:pPr>
            <w:r>
              <w:rPr>
                <w:rFonts w:cs="Arial"/>
                <w:w w:val="95"/>
              </w:rPr>
              <w:t>THS</w:t>
            </w:r>
          </w:p>
        </w:tc>
        <w:tc>
          <w:tcPr>
            <w:tcW w:w="3770" w:type="dxa"/>
            <w:tcBorders/>
          </w:tcPr>
          <w:p>
            <w:pPr>
              <w:pStyle w:val="TableParagraph"/>
              <w:spacing w:before="60" w:after="0"/>
              <w:jc w:val="both"/>
              <w:rPr>
                <w:rFonts w:eastAsia="Arial" w:cs="Arial"/>
              </w:rPr>
            </w:pPr>
            <w:r>
              <w:rPr>
                <w:rFonts w:cs="Arial"/>
                <w:spacing w:val="-28"/>
              </w:rPr>
              <w:t>T</w:t>
            </w:r>
            <w:r>
              <w:rPr>
                <w:rFonts w:cs="Arial"/>
              </w:rPr>
              <w:t>ri</w:t>
            </w:r>
            <w:r>
              <w:rPr>
                <w:rFonts w:cs="Arial"/>
                <w:spacing w:val="-1"/>
              </w:rPr>
              <w:t>m</w:t>
            </w:r>
            <w:r>
              <w:rPr>
                <w:rFonts w:cs="Arial"/>
              </w:rPr>
              <w:t>mable</w:t>
            </w:r>
            <w:r>
              <w:rPr>
                <w:rFonts w:cs="Arial"/>
                <w:spacing w:val="-22"/>
              </w:rPr>
              <w:t xml:space="preserve"> </w:t>
            </w:r>
            <w:r>
              <w:rPr>
                <w:rFonts w:cs="Arial"/>
              </w:rPr>
              <w:t>Hori</w:t>
            </w:r>
            <w:r>
              <w:rPr>
                <w:rFonts w:cs="Arial"/>
                <w:spacing w:val="-7"/>
              </w:rPr>
              <w:t>z</w:t>
            </w:r>
            <w:r>
              <w:rPr>
                <w:rFonts w:cs="Arial"/>
              </w:rPr>
              <w:t>on</w:t>
            </w:r>
            <w:r>
              <w:rPr>
                <w:rFonts w:cs="Arial"/>
                <w:spacing w:val="2"/>
              </w:rPr>
              <w:t>t</w:t>
            </w:r>
            <w:r>
              <w:rPr>
                <w:rFonts w:cs="Arial"/>
              </w:rPr>
              <w:t>al</w:t>
            </w:r>
            <w:r>
              <w:rPr>
                <w:rFonts w:cs="Arial"/>
                <w:spacing w:val="-21"/>
              </w:rPr>
              <w:t xml:space="preserve"> </w:t>
            </w:r>
            <w:r>
              <w:rPr>
                <w:rFonts w:cs="Arial"/>
                <w:spacing w:val="-2"/>
              </w:rPr>
              <w:t>S</w:t>
            </w:r>
            <w:r>
              <w:rPr>
                <w:rFonts w:cs="Arial"/>
                <w:spacing w:val="3"/>
              </w:rPr>
              <w:t>t</w:t>
            </w:r>
            <w:r>
              <w:rPr>
                <w:rFonts w:cs="Arial"/>
              </w:rPr>
              <w:t>a</w:t>
            </w:r>
            <w:r>
              <w:rPr>
                <w:rFonts w:cs="Arial"/>
                <w:spacing w:val="-2"/>
              </w:rPr>
              <w:t>b</w:t>
            </w:r>
            <w:r>
              <w:rPr>
                <w:rFonts w:cs="Arial"/>
              </w:rPr>
              <w:t>ilizer</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9"/>
                <w:w w:val="95"/>
              </w:rPr>
              <w:t>E</w:t>
            </w:r>
            <w:r>
              <w:rPr>
                <w:rFonts w:cs="Arial"/>
                <w:spacing w:val="-8"/>
                <w:w w:val="95"/>
              </w:rPr>
              <w:t>L</w:t>
            </w:r>
            <w:r>
              <w:rPr>
                <w:rFonts w:cs="Arial"/>
                <w:spacing w:val="-9"/>
                <w:w w:val="95"/>
              </w:rPr>
              <w:t>T</w:t>
            </w:r>
          </w:p>
        </w:tc>
        <w:tc>
          <w:tcPr>
            <w:tcW w:w="5275" w:type="dxa"/>
            <w:tcBorders/>
          </w:tcPr>
          <w:p>
            <w:pPr>
              <w:pStyle w:val="TableParagraph"/>
              <w:spacing w:before="60" w:after="0"/>
              <w:jc w:val="both"/>
              <w:rPr>
                <w:rFonts w:eastAsia="Arial" w:cs="Arial"/>
              </w:rPr>
            </w:pPr>
            <w:r>
              <w:rPr>
                <w:rFonts w:cs="Arial"/>
                <w:spacing w:val="-2"/>
              </w:rPr>
              <w:t>E</w:t>
            </w:r>
            <w:r>
              <w:rPr>
                <w:rFonts w:cs="Arial"/>
              </w:rPr>
              <w:t>merge</w:t>
            </w:r>
            <w:r>
              <w:rPr>
                <w:rFonts w:cs="Arial"/>
                <w:spacing w:val="-1"/>
              </w:rPr>
              <w:t>n</w:t>
            </w:r>
            <w:r>
              <w:rPr>
                <w:rFonts w:cs="Arial"/>
              </w:rPr>
              <w:t>cy</w:t>
            </w:r>
            <w:r>
              <w:rPr>
                <w:rFonts w:cs="Arial"/>
                <w:spacing w:val="-6"/>
              </w:rPr>
              <w:t xml:space="preserve"> </w:t>
            </w:r>
            <w:r>
              <w:rPr>
                <w:rFonts w:cs="Arial"/>
                <w:spacing w:val="-5"/>
              </w:rPr>
              <w:t>L</w:t>
            </w:r>
            <w:r>
              <w:rPr>
                <w:rFonts w:cs="Arial"/>
                <w:spacing w:val="-1"/>
              </w:rPr>
              <w:t>o</w:t>
            </w:r>
            <w:r>
              <w:rPr>
                <w:rFonts w:cs="Arial"/>
              </w:rPr>
              <w:t>cator</w:t>
            </w:r>
            <w:r>
              <w:rPr>
                <w:rFonts w:cs="Arial"/>
                <w:spacing w:val="-4"/>
              </w:rPr>
              <w:t xml:space="preserve"> </w:t>
            </w:r>
            <w:r>
              <w:rPr>
                <w:rFonts w:cs="Arial"/>
                <w:spacing w:val="-28"/>
              </w:rPr>
              <w:t>T</w:t>
            </w:r>
            <w:r>
              <w:rPr>
                <w:rFonts w:cs="Arial"/>
                <w:spacing w:val="-1"/>
              </w:rPr>
              <w:t>r</w:t>
            </w:r>
            <w:r>
              <w:rPr>
                <w:rFonts w:cs="Arial"/>
              </w:rPr>
              <w:t>ansmi</w:t>
            </w:r>
            <w:r>
              <w:rPr>
                <w:rFonts w:cs="Arial"/>
                <w:spacing w:val="-11"/>
              </w:rPr>
              <w:t>t</w:t>
            </w:r>
            <w:r>
              <w:rPr>
                <w:rFonts w:cs="Arial"/>
              </w:rPr>
              <w:t>ter</w:t>
            </w:r>
          </w:p>
        </w:tc>
        <w:tc>
          <w:tcPr>
            <w:tcW w:w="2161" w:type="dxa"/>
            <w:tcBorders/>
          </w:tcPr>
          <w:p>
            <w:pPr>
              <w:pStyle w:val="TableParagraph"/>
              <w:spacing w:before="60" w:after="0"/>
              <w:jc w:val="both"/>
              <w:rPr>
                <w:rFonts w:eastAsia="Arial" w:cs="Arial"/>
              </w:rPr>
            </w:pPr>
            <w:r>
              <w:rPr>
                <w:rFonts w:cs="Arial"/>
                <w:w w:val="95"/>
              </w:rPr>
              <w:t>VHF</w:t>
            </w:r>
          </w:p>
        </w:tc>
        <w:tc>
          <w:tcPr>
            <w:tcW w:w="3770" w:type="dxa"/>
            <w:tcBorders/>
          </w:tcPr>
          <w:p>
            <w:pPr>
              <w:pStyle w:val="TableParagraph"/>
              <w:spacing w:before="60" w:after="0"/>
              <w:jc w:val="both"/>
              <w:rPr>
                <w:rFonts w:eastAsia="Arial" w:cs="Arial"/>
              </w:rPr>
            </w:pPr>
            <w:r>
              <w:rPr>
                <w:rFonts w:cs="Arial"/>
                <w:spacing w:val="-4"/>
              </w:rPr>
              <w:t>V</w:t>
            </w:r>
            <w:r>
              <w:rPr>
                <w:rFonts w:cs="Arial"/>
                <w:spacing w:val="-3"/>
              </w:rPr>
              <w:t>ery</w:t>
            </w:r>
            <w:r>
              <w:rPr>
                <w:rFonts w:cs="Arial"/>
                <w:spacing w:val="-21"/>
              </w:rPr>
              <w:t xml:space="preserve"> </w:t>
            </w:r>
            <w:r>
              <w:rPr>
                <w:rFonts w:cs="Arial"/>
              </w:rPr>
              <w:t>High</w:t>
            </w:r>
            <w:r>
              <w:rPr>
                <w:rFonts w:cs="Arial"/>
                <w:spacing w:val="-22"/>
              </w:rPr>
              <w:t xml:space="preserve"> </w:t>
            </w:r>
            <w:r>
              <w:rPr>
                <w:rFonts w:cs="Arial"/>
                <w:spacing w:val="-3"/>
              </w:rPr>
              <w:t>F</w:t>
            </w:r>
            <w:r>
              <w:rPr>
                <w:rFonts w:cs="Arial"/>
                <w:spacing w:val="-2"/>
              </w:rPr>
              <w:t>requency</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2"/>
                <w:w w:val="95"/>
              </w:rPr>
              <w:t>ES</w:t>
            </w:r>
            <w:r>
              <w:rPr>
                <w:rFonts w:cs="Arial"/>
                <w:spacing w:val="-1"/>
                <w:w w:val="95"/>
              </w:rPr>
              <w:t>D</w:t>
            </w:r>
          </w:p>
        </w:tc>
        <w:tc>
          <w:tcPr>
            <w:tcW w:w="5275" w:type="dxa"/>
            <w:tcBorders/>
          </w:tcPr>
          <w:p>
            <w:pPr>
              <w:pStyle w:val="TableParagraph"/>
              <w:spacing w:before="60" w:after="0"/>
              <w:jc w:val="both"/>
              <w:rPr>
                <w:rFonts w:eastAsia="Arial" w:cs="Arial"/>
              </w:rPr>
            </w:pPr>
            <w:r>
              <w:rPr>
                <w:rFonts w:cs="Arial"/>
              </w:rPr>
              <w:t>Electrostatic</w:t>
            </w:r>
            <w:r>
              <w:rPr>
                <w:rFonts w:cs="Arial"/>
                <w:spacing w:val="-6"/>
              </w:rPr>
              <w:t xml:space="preserve"> </w:t>
            </w:r>
            <w:r>
              <w:rPr>
                <w:rFonts w:cs="Arial"/>
                <w:spacing w:val="-1"/>
              </w:rPr>
              <w:t>Sensitive</w:t>
            </w:r>
            <w:r>
              <w:rPr>
                <w:rFonts w:cs="Arial"/>
                <w:spacing w:val="-5"/>
              </w:rPr>
              <w:t xml:space="preserve"> </w:t>
            </w:r>
            <w:r>
              <w:rPr>
                <w:rFonts w:cs="Arial"/>
                <w:spacing w:val="-1"/>
              </w:rPr>
              <w:t>Device</w:t>
            </w:r>
          </w:p>
        </w:tc>
        <w:tc>
          <w:tcPr>
            <w:tcW w:w="2161" w:type="dxa"/>
            <w:tcBorders/>
          </w:tcPr>
          <w:p>
            <w:pPr>
              <w:pStyle w:val="TableParagraph"/>
              <w:spacing w:before="60" w:after="0"/>
              <w:jc w:val="both"/>
              <w:rPr>
                <w:rFonts w:eastAsia="Arial" w:cs="Arial"/>
              </w:rPr>
            </w:pPr>
            <w:r>
              <w:rPr>
                <w:rFonts w:cs="Arial"/>
                <w:spacing w:val="-6"/>
                <w:w w:val="95"/>
              </w:rPr>
              <w:t>V</w:t>
            </w:r>
            <w:r>
              <w:rPr>
                <w:rFonts w:cs="Arial"/>
                <w:spacing w:val="-5"/>
                <w:w w:val="95"/>
              </w:rPr>
              <w:t>O</w:t>
            </w:r>
            <w:r>
              <w:rPr>
                <w:rFonts w:cs="Arial"/>
                <w:spacing w:val="-6"/>
                <w:w w:val="95"/>
              </w:rPr>
              <w:t>R</w:t>
            </w:r>
          </w:p>
        </w:tc>
        <w:tc>
          <w:tcPr>
            <w:tcW w:w="3770" w:type="dxa"/>
            <w:tcBorders/>
          </w:tcPr>
          <w:p>
            <w:pPr>
              <w:pStyle w:val="TableParagraph"/>
              <w:spacing w:before="60" w:after="0"/>
              <w:jc w:val="both"/>
              <w:rPr>
                <w:rFonts w:eastAsia="Arial" w:cs="Arial"/>
              </w:rPr>
            </w:pPr>
            <w:r>
              <w:rPr>
                <w:rFonts w:cs="Arial"/>
                <w:spacing w:val="-2"/>
                <w:w w:val="95"/>
              </w:rPr>
              <w:t>V</w:t>
            </w:r>
            <w:r>
              <w:rPr>
                <w:rFonts w:cs="Arial"/>
                <w:spacing w:val="-1"/>
                <w:w w:val="95"/>
              </w:rPr>
              <w:t>isu</w:t>
            </w:r>
            <w:r>
              <w:rPr>
                <w:rFonts w:cs="Arial"/>
                <w:spacing w:val="-2"/>
                <w:w w:val="95"/>
              </w:rPr>
              <w:t>a</w:t>
            </w:r>
            <w:r>
              <w:rPr>
                <w:rFonts w:cs="Arial"/>
                <w:spacing w:val="-1"/>
                <w:w w:val="95"/>
              </w:rPr>
              <w:t>l</w:t>
            </w:r>
            <w:r>
              <w:rPr>
                <w:rFonts w:cs="Arial"/>
                <w:spacing w:val="24"/>
                <w:w w:val="95"/>
              </w:rPr>
              <w:t xml:space="preserve"> </w:t>
            </w:r>
            <w:r>
              <w:rPr>
                <w:rFonts w:cs="Arial"/>
                <w:w w:val="95"/>
              </w:rPr>
              <w:t>Omni</w:t>
            </w:r>
            <w:r>
              <w:rPr>
                <w:rFonts w:cs="Arial"/>
                <w:spacing w:val="24"/>
                <w:w w:val="95"/>
              </w:rPr>
              <w:t xml:space="preserve"> </w:t>
            </w:r>
            <w:r>
              <w:rPr>
                <w:rFonts w:cs="Arial"/>
                <w:spacing w:val="-2"/>
                <w:w w:val="95"/>
              </w:rPr>
              <w:t>Ra</w:t>
            </w:r>
            <w:r>
              <w:rPr>
                <w:rFonts w:cs="Arial"/>
                <w:spacing w:val="-1"/>
                <w:w w:val="95"/>
              </w:rPr>
              <w:t>nge</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spacing w:val="-6"/>
                <w:w w:val="95"/>
              </w:rPr>
              <w:t>F</w:t>
            </w:r>
            <w:r>
              <w:rPr>
                <w:rFonts w:cs="Arial"/>
                <w:spacing w:val="-5"/>
                <w:w w:val="95"/>
              </w:rPr>
              <w:t>A</w:t>
            </w:r>
            <w:r>
              <w:rPr>
                <w:rFonts w:cs="Arial"/>
                <w:spacing w:val="-6"/>
                <w:w w:val="95"/>
              </w:rPr>
              <w:t>DEC</w:t>
            </w:r>
          </w:p>
        </w:tc>
        <w:tc>
          <w:tcPr>
            <w:tcW w:w="5275" w:type="dxa"/>
            <w:tcBorders/>
          </w:tcPr>
          <w:p>
            <w:pPr>
              <w:pStyle w:val="TableParagraph"/>
              <w:spacing w:before="60" w:after="0"/>
              <w:jc w:val="both"/>
              <w:rPr>
                <w:rFonts w:eastAsia="Arial" w:cs="Arial"/>
              </w:rPr>
            </w:pPr>
            <w:r>
              <w:rPr>
                <w:rFonts w:cs="Arial"/>
                <w:spacing w:val="-5"/>
              </w:rPr>
              <w:t xml:space="preserve">Full </w:t>
            </w:r>
            <w:r>
              <w:rPr>
                <w:rFonts w:cs="Arial"/>
                <w:spacing w:val="-1"/>
              </w:rPr>
              <w:t>Authority</w:t>
            </w:r>
            <w:r>
              <w:rPr>
                <w:rFonts w:cs="Arial"/>
                <w:spacing w:val="-5"/>
              </w:rPr>
              <w:t xml:space="preserve"> </w:t>
            </w:r>
            <w:r>
              <w:rPr>
                <w:rFonts w:cs="Arial"/>
              </w:rPr>
              <w:t>Digital</w:t>
            </w:r>
            <w:r>
              <w:rPr>
                <w:rFonts w:cs="Arial"/>
                <w:spacing w:val="-4"/>
              </w:rPr>
              <w:t xml:space="preserve"> </w:t>
            </w:r>
            <w:r>
              <w:rPr>
                <w:rFonts w:cs="Arial"/>
              </w:rPr>
              <w:t>Engine</w:t>
            </w:r>
            <w:r>
              <w:rPr>
                <w:rFonts w:cs="Arial"/>
                <w:spacing w:val="-5"/>
              </w:rPr>
              <w:t xml:space="preserve"> </w:t>
            </w:r>
            <w:r>
              <w:rPr>
                <w:rFonts w:cs="Arial"/>
                <w:spacing w:val="-2"/>
              </w:rPr>
              <w:t>Con</w:t>
            </w:r>
            <w:r>
              <w:rPr>
                <w:rFonts w:cs="Arial"/>
                <w:spacing w:val="-1"/>
              </w:rPr>
              <w:t>trol</w:t>
            </w:r>
          </w:p>
        </w:tc>
        <w:tc>
          <w:tcPr>
            <w:tcW w:w="2161" w:type="dxa"/>
            <w:tcBorders/>
          </w:tcPr>
          <w:p>
            <w:pPr>
              <w:pStyle w:val="TableParagraph"/>
              <w:spacing w:before="60" w:after="0"/>
              <w:jc w:val="both"/>
              <w:rPr>
                <w:rFonts w:eastAsia="Arial" w:cs="Arial"/>
              </w:rPr>
            </w:pPr>
            <w:r>
              <w:rPr>
                <w:rFonts w:cs="Arial"/>
                <w:w w:val="95"/>
              </w:rPr>
              <w:t>VSWR</w:t>
            </w:r>
          </w:p>
        </w:tc>
        <w:tc>
          <w:tcPr>
            <w:tcW w:w="3770" w:type="dxa"/>
            <w:tcBorders/>
          </w:tcPr>
          <w:p>
            <w:pPr>
              <w:pStyle w:val="TableParagraph"/>
              <w:spacing w:before="60" w:after="0"/>
              <w:jc w:val="both"/>
              <w:rPr>
                <w:rFonts w:eastAsia="Arial" w:cs="Arial"/>
              </w:rPr>
            </w:pPr>
            <w:r>
              <w:rPr>
                <w:rFonts w:cs="Arial"/>
                <w:spacing w:val="-3"/>
              </w:rPr>
              <w:t>V</w:t>
            </w:r>
            <w:r>
              <w:rPr>
                <w:rFonts w:cs="Arial"/>
                <w:spacing w:val="-2"/>
              </w:rPr>
              <w:t>olt</w:t>
            </w:r>
            <w:r>
              <w:rPr>
                <w:rFonts w:cs="Arial"/>
                <w:spacing w:val="-3"/>
              </w:rPr>
              <w:t>a</w:t>
            </w:r>
            <w:r>
              <w:rPr>
                <w:rFonts w:cs="Arial"/>
                <w:spacing w:val="-2"/>
              </w:rPr>
              <w:t>ge</w:t>
            </w:r>
            <w:r>
              <w:rPr>
                <w:rFonts w:cs="Arial"/>
                <w:spacing w:val="-18"/>
              </w:rPr>
              <w:t xml:space="preserve"> </w:t>
            </w:r>
            <w:r>
              <w:rPr>
                <w:rFonts w:cs="Arial"/>
              </w:rPr>
              <w:t>Standing</w:t>
            </w:r>
            <w:r>
              <w:rPr>
                <w:rFonts w:cs="Arial"/>
                <w:spacing w:val="-17"/>
              </w:rPr>
              <w:t xml:space="preserve"> </w:t>
            </w:r>
            <w:r>
              <w:rPr>
                <w:rFonts w:cs="Arial"/>
                <w:spacing w:val="-5"/>
              </w:rPr>
              <w:t>W</w:t>
            </w:r>
            <w:r>
              <w:rPr>
                <w:rFonts w:cs="Arial"/>
                <w:spacing w:val="-6"/>
              </w:rPr>
              <w:t>ave</w:t>
            </w:r>
            <w:r>
              <w:rPr>
                <w:rFonts w:cs="Arial"/>
                <w:spacing w:val="-17"/>
              </w:rPr>
              <w:t xml:space="preserve"> </w:t>
            </w:r>
            <w:r>
              <w:rPr>
                <w:rFonts w:cs="Arial"/>
                <w:spacing w:val="-2"/>
              </w:rPr>
              <w:t>Ra</w:t>
            </w:r>
            <w:r>
              <w:rPr>
                <w:rFonts w:cs="Arial"/>
                <w:spacing w:val="-1"/>
              </w:rPr>
              <w:t>tio</w:t>
            </w:r>
          </w:p>
        </w:tc>
        <w:tc>
          <w:tcPr>
            <w:tcW w:w="1914" w:type="dxa"/>
            <w:tcBorders/>
          </w:tcPr>
          <w:p>
            <w:pPr>
              <w:pStyle w:val="Normal"/>
              <w:snapToGrid w:val="false"/>
              <w:spacing w:before="60" w:after="0"/>
              <w:jc w:val="both"/>
              <w:rPr>
                <w:rFonts w:eastAsia="Arial" w:cs="Arial"/>
              </w:rPr>
            </w:pPr>
            <w:r>
              <w:rPr>
                <w:rFonts w:eastAsia="Arial" w:cs="Arial"/>
              </w:rPr>
            </w:r>
          </w:p>
        </w:tc>
      </w:tr>
      <w:tr>
        <w:trPr/>
        <w:tc>
          <w:tcPr>
            <w:tcW w:w="1140" w:type="dxa"/>
            <w:tcBorders/>
          </w:tcPr>
          <w:p>
            <w:pPr>
              <w:pStyle w:val="TableParagraph"/>
              <w:spacing w:before="60" w:after="0"/>
              <w:jc w:val="both"/>
              <w:rPr>
                <w:rFonts w:eastAsia="Arial" w:cs="Arial"/>
              </w:rPr>
            </w:pPr>
            <w:r>
              <w:rPr>
                <w:rFonts w:cs="Arial"/>
                <w:w w:val="95"/>
              </w:rPr>
              <w:t>FCU</w:t>
            </w:r>
          </w:p>
        </w:tc>
        <w:tc>
          <w:tcPr>
            <w:tcW w:w="5275" w:type="dxa"/>
            <w:tcBorders/>
          </w:tcPr>
          <w:p>
            <w:pPr>
              <w:pStyle w:val="TableParagraph"/>
              <w:spacing w:before="60" w:after="0"/>
              <w:jc w:val="both"/>
              <w:rPr>
                <w:rFonts w:eastAsia="Arial" w:cs="Arial"/>
              </w:rPr>
            </w:pPr>
            <w:r>
              <w:rPr>
                <w:rFonts w:cs="Arial"/>
                <w:spacing w:val="-5"/>
              </w:rPr>
              <w:t xml:space="preserve">Fuel </w:t>
            </w:r>
            <w:r>
              <w:rPr>
                <w:rFonts w:cs="Arial"/>
                <w:spacing w:val="-2"/>
              </w:rPr>
              <w:t>Co</w:t>
            </w:r>
            <w:r>
              <w:rPr>
                <w:rFonts w:cs="Arial"/>
                <w:spacing w:val="-1"/>
              </w:rPr>
              <w:t>ntrol</w:t>
            </w:r>
            <w:r>
              <w:rPr>
                <w:rFonts w:cs="Arial"/>
                <w:spacing w:val="-5"/>
              </w:rPr>
              <w:t xml:space="preserve"> </w:t>
            </w:r>
            <w:r>
              <w:rPr>
                <w:rFonts w:cs="Arial"/>
              </w:rPr>
              <w:t>Unit</w:t>
            </w:r>
          </w:p>
        </w:tc>
        <w:tc>
          <w:tcPr>
            <w:tcW w:w="2161" w:type="dxa"/>
            <w:tcBorders/>
          </w:tcPr>
          <w:p>
            <w:pPr>
              <w:pStyle w:val="Normal"/>
              <w:snapToGrid w:val="false"/>
              <w:spacing w:before="60" w:after="0"/>
              <w:jc w:val="both"/>
              <w:rPr>
                <w:rFonts w:eastAsia="Arial" w:cs="Arial"/>
              </w:rPr>
            </w:pPr>
            <w:r>
              <w:rPr>
                <w:rFonts w:eastAsia="Arial" w:cs="Arial"/>
              </w:rPr>
            </w:r>
          </w:p>
        </w:tc>
        <w:tc>
          <w:tcPr>
            <w:tcW w:w="3770" w:type="dxa"/>
            <w:tcBorders/>
          </w:tcPr>
          <w:p>
            <w:pPr>
              <w:pStyle w:val="Normal"/>
              <w:snapToGrid w:val="false"/>
              <w:spacing w:before="60" w:after="0"/>
              <w:jc w:val="both"/>
              <w:rPr>
                <w:rFonts w:cs="Arial"/>
              </w:rPr>
            </w:pPr>
            <w:r>
              <w:rPr>
                <w:rFonts w:cs="Arial"/>
              </w:rPr>
            </w:r>
          </w:p>
        </w:tc>
        <w:tc>
          <w:tcPr>
            <w:tcW w:w="1914" w:type="dxa"/>
            <w:tcBorders/>
          </w:tcPr>
          <w:p>
            <w:pPr>
              <w:pStyle w:val="Normal"/>
              <w:snapToGrid w:val="false"/>
              <w:spacing w:before="60" w:after="0"/>
              <w:jc w:val="both"/>
              <w:rPr>
                <w:rFonts w:cs="Arial"/>
              </w:rPr>
            </w:pPr>
            <w:r>
              <w:rPr>
                <w:rFonts w:cs="Arial"/>
              </w:rPr>
            </w:r>
          </w:p>
        </w:tc>
      </w:tr>
    </w:tbl>
    <w:p>
      <w:pPr>
        <w:pStyle w:val="Normal"/>
        <w:spacing w:before="60" w:after="0"/>
        <w:jc w:val="both"/>
        <w:rPr/>
      </w:pPr>
      <w:r>
        <w:rPr/>
      </w:r>
    </w:p>
    <w:sectPr>
      <w:type w:val="continuous"/>
      <w:pgSz w:orient="landscape" w:w="16838" w:h="11906"/>
      <w:pgMar w:left="851" w:right="851" w:gutter="0" w:header="567" w:top="794" w:footer="567" w:bottom="794"/>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ucida Sans">
    <w:charset w:val="00" w:characterSet="windows-1252"/>
    <w:family w:val="swiss"/>
    <w:pitch w:val="variable"/>
  </w:font>
  <w:font w:name="Calibri">
    <w:charset w:val="00" w:characterSet="windows-1252"/>
    <w:family w:val="swiss"/>
    <w:pitch w:val="variable"/>
  </w:font>
  <w:font w:name="Trebuchet MS">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ArialMT">
    <w:altName w:val="Times New Roman"/>
    <w:charset w:val="00" w:characterSet="windows-1252"/>
    <w:family w:val="swiss"/>
    <w:pitch w:val="default"/>
  </w:font>
  <w:font w:name="Liberation Sans">
    <w:altName w:val="Arial"/>
    <w:charset w:val="01" w:characterSet="utf-8"/>
    <w:family w:val="swiss"/>
    <w:pitch w:val="variable"/>
  </w:font>
  <w:font w:name="Helvetica">
    <w:altName w:val="Arial"/>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844" w:type="dxa"/>
      <w:jc w:val="start"/>
      <w:tblInd w:w="0" w:type="dxa"/>
      <w:tblLayout w:type="fixed"/>
      <w:tblCellMar>
        <w:top w:w="0" w:type="dxa"/>
        <w:start w:w="108" w:type="dxa"/>
        <w:bottom w:w="0" w:type="dxa"/>
        <w:end w:w="108" w:type="dxa"/>
      </w:tblCellMar>
    </w:tblPr>
    <w:tblGrid>
      <w:gridCol w:w="5007"/>
      <w:gridCol w:w="5008"/>
      <w:gridCol w:w="4829"/>
    </w:tblGrid>
    <w:tr>
      <w:trPr>
        <w:trHeight w:val="268" w:hRule="atLeast"/>
      </w:trPr>
      <w:tc>
        <w:tcPr>
          <w:tcW w:w="5007" w:type="dxa"/>
          <w:tcBorders/>
        </w:tcPr>
        <w:p>
          <w:pPr>
            <w:pStyle w:val="Header"/>
            <w:tabs>
              <w:tab w:val="clear" w:pos="9360"/>
              <w:tab w:val="center" w:pos="4680" w:leader="none"/>
            </w:tabs>
            <w:rPr>
              <w:rFonts w:ascii="Arial" w:hAnsi="Arial" w:eastAsia="Times New Roman" w:cs="Arial"/>
              <w:sz w:val="20"/>
              <w:szCs w:val="20"/>
            </w:rPr>
          </w:pPr>
          <w:r>
            <w:rPr>
              <w:rFonts w:eastAsia="Times New Roman" w:cs="Arial" w:ascii="Arial" w:hAnsi="Arial"/>
              <w:sz w:val="20"/>
              <w:szCs w:val="20"/>
            </w:rPr>
            <w:t>CAAV-FSSD Form 586 [2] 2021</w:t>
          </w:r>
        </w:p>
      </w:tc>
      <w:tc>
        <w:tcPr>
          <w:tcW w:w="5008" w:type="dxa"/>
          <w:tcBorders/>
        </w:tcPr>
        <w:p>
          <w:pPr>
            <w:pStyle w:val="Header"/>
            <w:tabs>
              <w:tab w:val="clear" w:pos="9360"/>
              <w:tab w:val="center" w:pos="4680" w:leader="none"/>
            </w:tabs>
            <w:snapToGrid w:val="false"/>
            <w:jc w:val="center"/>
            <w:rPr>
              <w:rFonts w:ascii="Arial" w:hAnsi="Arial" w:eastAsia="Times New Roman" w:cs="Arial"/>
              <w:sz w:val="20"/>
              <w:szCs w:val="20"/>
            </w:rPr>
          </w:pPr>
          <w:r>
            <w:rPr>
              <w:rFonts w:eastAsia="Times New Roman" w:cs="Arial" w:ascii="Arial" w:hAnsi="Arial"/>
              <w:sz w:val="20"/>
              <w:szCs w:val="20"/>
            </w:rPr>
          </w:r>
        </w:p>
      </w:tc>
      <w:tc>
        <w:tcPr>
          <w:tcW w:w="4829" w:type="dxa"/>
          <w:tcBorders/>
        </w:tcPr>
        <w:p>
          <w:pPr>
            <w:pStyle w:val="Footer"/>
            <w:tabs>
              <w:tab w:val="clear" w:pos="9360"/>
              <w:tab w:val="center" w:pos="4680" w:leader="none"/>
            </w:tabs>
            <w:jc w:val="end"/>
            <w:rPr>
              <w:rFonts w:ascii="Arial" w:hAnsi="Arial" w:cs="Arial"/>
              <w:sz w:val="20"/>
              <w:szCs w:val="20"/>
            </w:rPr>
          </w:pPr>
          <w:r>
            <w:rPr>
              <w:rFonts w:cs="Arial" w:ascii="Arial" w:hAnsi="Arial"/>
              <w:sz w:val="20"/>
              <w:szCs w:val="20"/>
            </w:rPr>
            <w:t xml:space="preserve">Page </w:t>
          </w:r>
        </w:p>
      </w:tc>
    </w:tr>
  </w:tbl>
  <w:p>
    <w:pPr>
      <w:pStyle w:val="Header"/>
      <w:rPr>
        <w:sz w:val="20"/>
        <w:szCs w:val="20"/>
      </w:rPr>
    </w:pPr>
    <w:r>
      <w:rPr>
        <w:sz w:val="20"/>
        <w:szCs w:val="20"/>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 1. Personal Data</w:t>
          </w:r>
        </w:p>
      </w:tc>
      <w:tc>
        <w:tcPr>
          <w:tcW w:w="4394" w:type="dxa"/>
          <w:tcBorders>
            <w:bottom w:val="double" w:sz="4" w:space="0" w:color="000000"/>
          </w:tcBorders>
          <w:vAlign w:val="center"/>
        </w:tcPr>
        <w:p>
          <w:pPr>
            <w:pStyle w:val="Normal"/>
            <w:snapToGrid w:val="false"/>
            <w:jc w:val="end"/>
            <w:rPr>
              <w:sz w:val="24"/>
              <w:szCs w:val="24"/>
            </w:rPr>
          </w:pPr>
          <w:r>
            <w:rPr>
              <w:sz w:val="24"/>
              <w:szCs w:val="24"/>
            </w:rPr>
          </w:r>
        </w:p>
      </w:tc>
    </w:tr>
  </w:tbl>
  <w:p>
    <w:pPr>
      <w:pStyle w:val="Normal"/>
      <w:tabs>
        <w:tab w:val="clear" w:pos="720"/>
        <w:tab w:val="left" w:pos="9075" w:leader="none"/>
      </w:tabs>
      <w:rPr>
        <w:sz w:val="16"/>
        <w:szCs w:val="16"/>
      </w:rPr>
    </w:pPr>
    <w:r>
      <w:rPr>
        <w:sz w:val="16"/>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2" name="Picture 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1. Personal Data</w:t>
          </w:r>
        </w:p>
      </w:tc>
      <w:tc>
        <w:tcPr>
          <w:tcW w:w="4394" w:type="dxa"/>
          <w:tcBorders>
            <w:bottom w:val="double" w:sz="4" w:space="0" w:color="000000"/>
          </w:tcBorders>
          <w:vAlign w:val="center"/>
        </w:tcPr>
        <w:p>
          <w:pPr>
            <w:pStyle w:val="Normal"/>
            <w:snapToGrid w:val="false"/>
            <w:jc w:val="end"/>
            <w:rPr>
              <w:sz w:val="24"/>
              <w:szCs w:val="24"/>
            </w:rPr>
          </w:pPr>
          <w:r>
            <w:rPr>
              <w:sz w:val="24"/>
              <w:szCs w:val="24"/>
            </w:rPr>
          </w:r>
        </w:p>
      </w:tc>
    </w:tr>
  </w:tbl>
  <w:p>
    <w:pPr>
      <w:pStyle w:val="Normal"/>
      <w:tabs>
        <w:tab w:val="clear" w:pos="720"/>
        <w:tab w:val="left" w:pos="9075" w:leader="none"/>
      </w:tabs>
      <w:rPr>
        <w:sz w:val="16"/>
        <w:szCs w:val="16"/>
      </w:rPr>
    </w:pPr>
    <w:r>
      <w:rPr>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 2. Employment Record</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w:t>
          </w:r>
          <w:r>
            <w:rPr>
              <w:b/>
              <w:spacing w:val="-11"/>
              <w:w w:val="95"/>
              <w:sz w:val="28"/>
              <w:szCs w:val="28"/>
            </w:rPr>
            <w:t xml:space="preserve"> </w:t>
          </w:r>
          <w:r>
            <w:rPr>
              <w:b/>
              <w:w w:val="95"/>
              <w:sz w:val="28"/>
              <w:szCs w:val="28"/>
            </w:rPr>
            <w:t>3. Instructor/ Supervisor Details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6"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7" name="Image3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8" name="Image3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9" name="Image3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0" name="Image3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1" name="Image3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2" name="Image3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3" name="Image3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4" name="Image3 Copy 1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Copy 1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5" name="Image3 Copy 1 Copy 1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Copy 1 Copy 1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662"/>
      <w:gridCol w:w="4394"/>
    </w:tblGrid>
    <w:tr>
      <w:trPr/>
      <w:tc>
        <w:tcPr>
          <w:tcW w:w="3686" w:type="dxa"/>
          <w:tcBorders>
            <w:bottom w:val="double" w:sz="4" w:space="0" w:color="000000"/>
          </w:tcBorders>
        </w:tcPr>
        <w:p>
          <w:pPr>
            <w:pStyle w:val="Normal"/>
            <w:tabs>
              <w:tab w:val="clear" w:pos="720"/>
              <w:tab w:val="left" w:pos="9075" w:leader="none"/>
            </w:tabs>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6" name="Image3 Copy 1 Copy 1 Copy 1 Copy 1 Copy 1 Copy 1 Copy 1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Copy 1 Copy 1 Copy 1 Copy 1 Copy 1 Copy 1 Copy 1 Copy 1 Copy 1 Copy 1 Copy 1"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662" w:type="dxa"/>
          <w:tcBorders>
            <w:bottom w:val="double" w:sz="4" w:space="0" w:color="000000"/>
          </w:tcBorders>
          <w:vAlign w:val="center"/>
        </w:tcPr>
        <w:p>
          <w:pPr>
            <w:pStyle w:val="Normal"/>
            <w:jc w:val="center"/>
            <w:rPr>
              <w:sz w:val="32"/>
              <w:szCs w:val="32"/>
            </w:rPr>
          </w:pPr>
          <w:r>
            <w:rPr>
              <w:sz w:val="32"/>
              <w:szCs w:val="32"/>
            </w:rPr>
            <w:t>Aircraft Maintenance Technician’s Log Book</w:t>
          </w:r>
        </w:p>
        <w:p>
          <w:pPr>
            <w:pStyle w:val="Normal"/>
            <w:jc w:val="center"/>
            <w:rPr>
              <w:b/>
              <w:w w:val="95"/>
              <w:sz w:val="28"/>
              <w:szCs w:val="28"/>
            </w:rPr>
          </w:pPr>
          <w:r>
            <w:rPr>
              <w:b/>
              <w:w w:val="95"/>
              <w:sz w:val="28"/>
              <w:szCs w:val="28"/>
            </w:rPr>
            <w:t>Section 4. Basic Skills</w:t>
          </w:r>
        </w:p>
      </w:tc>
      <w:tc>
        <w:tcPr>
          <w:tcW w:w="4394" w:type="dxa"/>
          <w:tcBorders>
            <w:bottom w:val="double" w:sz="4" w:space="0" w:color="000000"/>
          </w:tcBorders>
          <w:vAlign w:val="center"/>
        </w:tcPr>
        <w:p>
          <w:pPr>
            <w:pStyle w:val="Heading2"/>
            <w:tabs>
              <w:tab w:val="clear" w:pos="720"/>
              <w:tab w:val="left" w:pos="2104" w:leader="none"/>
            </w:tabs>
            <w:snapToGrid w:val="false"/>
            <w:spacing w:before="120" w:after="120"/>
            <w:jc w:val="end"/>
            <w:rPr>
              <w:rFonts w:ascii="Calibri" w:hAnsi="Calibri" w:cs="Calibri"/>
              <w:b/>
              <w:w w:val="95"/>
              <w:sz w:val="24"/>
              <w:szCs w:val="24"/>
            </w:rPr>
          </w:pPr>
          <w:r>
            <w:rPr>
              <w:rFonts w:cs="Calibri" w:ascii="Calibri" w:hAnsi="Calibri"/>
              <w:b/>
              <w:w w:val="95"/>
              <w:sz w:val="24"/>
              <w:szCs w:val="24"/>
            </w:rPr>
          </w:r>
        </w:p>
      </w:tc>
    </w:tr>
  </w:tbl>
  <w:p>
    <w:pPr>
      <w:pStyle w:val="Normal"/>
      <w:tabs>
        <w:tab w:val="clear" w:pos="720"/>
        <w:tab w:val="left" w:pos="9075" w:leader="none"/>
      </w:tabs>
      <w:rPr>
        <w:sz w:val="16"/>
        <w:szCs w:val="16"/>
      </w:rPr>
    </w:pPr>
    <w:r>
      <w:rPr>
        <w:sz w:val="16"/>
        <w:szCs w:val="16"/>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2"/>
            <w:tabs>
              <w:tab w:val="clear" w:pos="720"/>
              <w:tab w:val="left" w:pos="2104" w:leader="none"/>
            </w:tabs>
            <w:spacing w:before="60" w:after="60"/>
            <w:ind w:start="0" w:end="0"/>
            <w:jc w:val="center"/>
            <w:rPr>
              <w:rFonts w:ascii="Arial" w:hAnsi="Arial" w:cs="Arial"/>
              <w:b/>
              <w:w w:val="95"/>
              <w:sz w:val="24"/>
              <w:szCs w:val="24"/>
            </w:rPr>
          </w:pPr>
          <w:r>
            <w:rPr>
              <w:rFonts w:cs="Arial" w:ascii="Arial" w:hAnsi="Arial"/>
              <w:b/>
              <w:w w:val="95"/>
              <w:sz w:val="24"/>
              <w:szCs w:val="24"/>
            </w:rPr>
            <w:t>General requirements</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7"/>
            <w:spacing w:before="60" w:after="60"/>
            <w:ind w:start="0" w:end="0"/>
            <w:jc w:val="center"/>
            <w:rPr>
              <w:b/>
              <w:spacing w:val="-7"/>
            </w:rPr>
          </w:pPr>
          <w:r>
            <w:rPr>
              <w:b/>
              <w:spacing w:val="-7"/>
            </w:rPr>
            <w:t>OJT tasks for AMT category B1</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1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2"/>
            <w:tabs>
              <w:tab w:val="clear" w:pos="720"/>
              <w:tab w:val="left" w:pos="2104" w:leader="none"/>
            </w:tabs>
            <w:spacing w:before="60" w:after="60"/>
            <w:ind w:start="0" w:end="0"/>
            <w:jc w:val="center"/>
            <w:rPr>
              <w:rFonts w:ascii="Calibri" w:hAnsi="Calibri" w:cs="Calibri"/>
              <w:b/>
              <w:w w:val="95"/>
              <w:sz w:val="24"/>
              <w:szCs w:val="24"/>
            </w:rPr>
          </w:pPr>
          <w:r>
            <w:rPr>
              <w:rFonts w:cs="Arial" w:ascii="Arial" w:hAnsi="Arial"/>
              <w:b/>
              <w:sz w:val="24"/>
              <w:szCs w:val="24"/>
            </w:rPr>
            <w:t>Completion instruction</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742" w:type="dxa"/>
      <w:jc w:val="start"/>
      <w:tblInd w:w="250" w:type="dxa"/>
      <w:tblLayout w:type="fixed"/>
      <w:tblCellMar>
        <w:top w:w="0" w:type="dxa"/>
        <w:start w:w="108" w:type="dxa"/>
        <w:bottom w:w="0" w:type="dxa"/>
        <w:end w:w="108" w:type="dxa"/>
      </w:tblCellMar>
    </w:tblPr>
    <w:tblGrid>
      <w:gridCol w:w="3686"/>
      <w:gridCol w:w="6804"/>
      <w:gridCol w:w="4252"/>
    </w:tblGrid>
    <w:tr>
      <w:trPr/>
      <w:tc>
        <w:tcPr>
          <w:tcW w:w="3686" w:type="dxa"/>
          <w:tcBorders>
            <w:bottom w:val="double" w:sz="4" w:space="0" w:color="000000"/>
          </w:tcBorders>
        </w:tcPr>
        <w:p>
          <w:pPr>
            <w:pStyle w:val="Normal"/>
            <w:tabs>
              <w:tab w:val="clear" w:pos="720"/>
              <w:tab w:val="left" w:pos="9075" w:leader="none"/>
            </w:tabs>
            <w:rPr>
              <w:rFonts w:ascii="Arial" w:hAnsi="Arial" w:eastAsia="Times New Roman" w:cs="Arial"/>
              <w:lang w:val="vi-VN" w:eastAsia="vi-VN"/>
            </w:rPr>
          </w:pPr>
          <w:r>
            <w:rPr>
              <w:rFonts w:eastAsia="Times New Roman"/>
              <w:sz w:val="20"/>
              <w:szCs w:val="20"/>
            </w:rPr>
            <w:t xml:space="preserve"> </w:t>
          </w:r>
          <w:r>
            <w:rPr>
              <w:rFonts w:eastAsia="Times New Roman" w:cs="Arial" w:ascii="Arial" w:hAnsi="Arial"/>
              <w:lang w:val="vi-VN" w:eastAsia="vi-VN"/>
            </w:rPr>
            <w:drawing>
              <wp:inline distT="0" distB="0" distL="0" distR="0">
                <wp:extent cx="1536700" cy="503555"/>
                <wp:effectExtent l="0" t="0" r="0" b="0"/>
                <wp:docPr id="2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title=""/>
                        <pic:cNvPicPr>
                          <a:picLocks noChangeAspect="1" noChangeArrowheads="1"/>
                        </pic:cNvPicPr>
                      </pic:nvPicPr>
                      <pic:blipFill>
                        <a:blip r:embed="rId1"/>
                        <a:srcRect l="-12" t="-37" r="-12" b="-37"/>
                        <a:stretch>
                          <a:fillRect/>
                        </a:stretch>
                      </pic:blipFill>
                      <pic:spPr bwMode="auto">
                        <a:xfrm>
                          <a:off x="0" y="0"/>
                          <a:ext cx="1536700" cy="503555"/>
                        </a:xfrm>
                        <a:prstGeom prst="rect">
                          <a:avLst/>
                        </a:prstGeom>
                      </pic:spPr>
                    </pic:pic>
                  </a:graphicData>
                </a:graphic>
              </wp:inline>
            </w:drawing>
          </w:r>
        </w:p>
      </w:tc>
      <w:tc>
        <w:tcPr>
          <w:tcW w:w="6804" w:type="dxa"/>
          <w:tcBorders>
            <w:bottom w:val="double" w:sz="4" w:space="0" w:color="000000"/>
          </w:tcBorders>
          <w:vAlign w:val="center"/>
        </w:tcPr>
        <w:p>
          <w:pPr>
            <w:pStyle w:val="Normal"/>
            <w:spacing w:before="60" w:after="60"/>
            <w:jc w:val="center"/>
            <w:rPr>
              <w:sz w:val="32"/>
              <w:szCs w:val="32"/>
            </w:rPr>
          </w:pPr>
          <w:r>
            <w:rPr>
              <w:sz w:val="32"/>
              <w:szCs w:val="32"/>
            </w:rPr>
            <w:t>Aircraft Maintenance Technician’s Log Book</w:t>
          </w:r>
        </w:p>
        <w:p>
          <w:pPr>
            <w:pStyle w:val="Heading2"/>
            <w:tabs>
              <w:tab w:val="clear" w:pos="720"/>
              <w:tab w:val="left" w:pos="2104" w:leader="none"/>
            </w:tabs>
            <w:spacing w:before="60" w:after="60"/>
            <w:ind w:start="0" w:end="0"/>
            <w:jc w:val="center"/>
            <w:rPr/>
          </w:pPr>
          <w:r>
            <w:rPr>
              <w:rFonts w:cs="Calibri" w:ascii="Calibri" w:hAnsi="Calibri"/>
              <w:b/>
              <w:w w:val="95"/>
              <w:sz w:val="28"/>
              <w:szCs w:val="28"/>
            </w:rPr>
            <w:t>Section</w:t>
          </w:r>
          <w:r>
            <w:rPr>
              <w:rFonts w:cs="Calibri" w:ascii="Calibri" w:hAnsi="Calibri"/>
              <w:b/>
              <w:spacing w:val="-11"/>
              <w:w w:val="95"/>
              <w:sz w:val="28"/>
              <w:szCs w:val="28"/>
            </w:rPr>
            <w:t xml:space="preserve"> 5</w:t>
          </w:r>
          <w:r>
            <w:rPr>
              <w:rFonts w:cs="Calibri" w:ascii="Calibri" w:hAnsi="Calibri"/>
              <w:b/>
              <w:w w:val="95"/>
              <w:sz w:val="28"/>
              <w:szCs w:val="28"/>
            </w:rPr>
            <w:t>. Maintenance Experience (OJT)</w:t>
          </w:r>
        </w:p>
        <w:p>
          <w:pPr>
            <w:pStyle w:val="Heading2"/>
            <w:tabs>
              <w:tab w:val="clear" w:pos="720"/>
              <w:tab w:val="left" w:pos="2104" w:leader="none"/>
            </w:tabs>
            <w:spacing w:before="60" w:after="60"/>
            <w:ind w:start="0" w:end="0"/>
            <w:jc w:val="center"/>
            <w:rPr>
              <w:rFonts w:ascii="Calibri" w:hAnsi="Calibri" w:cs="Calibri"/>
              <w:b/>
              <w:w w:val="95"/>
              <w:sz w:val="28"/>
              <w:szCs w:val="28"/>
            </w:rPr>
          </w:pPr>
          <w:r>
            <w:rPr>
              <w:rFonts w:cs="Arial" w:ascii="Arial" w:hAnsi="Arial"/>
              <w:b/>
              <w:sz w:val="24"/>
              <w:szCs w:val="24"/>
            </w:rPr>
            <w:t xml:space="preserve">Appendix 1. </w:t>
          </w:r>
          <w:r>
            <w:rPr>
              <w:rFonts w:cs="Arial" w:ascii="Arial" w:hAnsi="Arial"/>
              <w:b/>
              <w:w w:val="90"/>
              <w:sz w:val="24"/>
              <w:szCs w:val="24"/>
            </w:rPr>
            <w:t>Typical maintenance tasks</w:t>
          </w:r>
        </w:p>
      </w:tc>
      <w:tc>
        <w:tcPr>
          <w:tcW w:w="4252" w:type="dxa"/>
          <w:tcBorders>
            <w:bottom w:val="double" w:sz="4" w:space="0" w:color="000000"/>
          </w:tcBorders>
          <w:vAlign w:val="center"/>
        </w:tcPr>
        <w:p>
          <w:pPr>
            <w:pStyle w:val="Heading2"/>
            <w:tabs>
              <w:tab w:val="clear" w:pos="720"/>
              <w:tab w:val="left" w:pos="2104" w:leader="none"/>
            </w:tabs>
            <w:spacing w:before="120" w:after="60"/>
            <w:jc w:val="end"/>
            <w:rPr/>
          </w:pPr>
          <w:r>
            <w:rPr>
              <w:rFonts w:eastAsia="Arial" w:cs="Arial" w:ascii="Arial" w:hAnsi="Arial"/>
              <w:spacing w:val="-3"/>
              <w:sz w:val="24"/>
              <w:szCs w:val="24"/>
            </w:rPr>
            <w:t>Log</w:t>
          </w:r>
          <w:r>
            <w:rPr>
              <w:rFonts w:eastAsia="Arial" w:cs="Arial" w:ascii="Arial" w:hAnsi="Arial"/>
              <w:spacing w:val="2"/>
              <w:sz w:val="24"/>
              <w:szCs w:val="24"/>
            </w:rPr>
            <w:t xml:space="preserve"> </w:t>
          </w:r>
          <w:r>
            <w:rPr>
              <w:rFonts w:eastAsia="Arial" w:cs="Arial" w:ascii="Arial" w:hAnsi="Arial"/>
              <w:spacing w:val="-2"/>
              <w:sz w:val="24"/>
              <w:szCs w:val="24"/>
            </w:rPr>
            <w:t>Book</w:t>
          </w:r>
          <w:r>
            <w:rPr>
              <w:rFonts w:eastAsia="Arial" w:cs="Arial" w:ascii="Arial" w:hAnsi="Arial"/>
              <w:spacing w:val="2"/>
              <w:sz w:val="24"/>
              <w:szCs w:val="24"/>
            </w:rPr>
            <w:t xml:space="preserve"> </w:t>
          </w:r>
          <w:r>
            <w:rPr>
              <w:rFonts w:eastAsia="Arial" w:cs="Arial" w:ascii="Arial" w:hAnsi="Arial"/>
              <w:spacing w:val="-4"/>
              <w:sz w:val="24"/>
              <w:szCs w:val="24"/>
            </w:rPr>
            <w:t>Holder’s</w:t>
          </w:r>
          <w:r>
            <w:rPr>
              <w:rFonts w:eastAsia="Arial" w:cs="Arial" w:ascii="Arial" w:hAnsi="Arial"/>
              <w:spacing w:val="3"/>
              <w:sz w:val="24"/>
              <w:szCs w:val="24"/>
            </w:rPr>
            <w:t xml:space="preserve"> </w:t>
          </w:r>
          <w:r>
            <w:rPr>
              <w:rFonts w:eastAsia="Arial" w:cs="Arial" w:ascii="Arial" w:hAnsi="Arial"/>
              <w:spacing w:val="-1"/>
              <w:sz w:val="24"/>
              <w:szCs w:val="24"/>
            </w:rPr>
            <w:t>Name:</w:t>
          </w:r>
        </w:p>
        <w:p>
          <w:pPr>
            <w:pStyle w:val="Heading2"/>
            <w:tabs>
              <w:tab w:val="clear" w:pos="720"/>
              <w:tab w:val="left" w:pos="2104" w:leader="none"/>
            </w:tabs>
            <w:spacing w:before="240" w:after="60"/>
            <w:jc w:val="end"/>
            <w:rPr>
              <w:rFonts w:ascii="Arial" w:hAnsi="Arial" w:cs="Arial"/>
              <w:b/>
              <w:w w:val="95"/>
              <w:sz w:val="18"/>
              <w:szCs w:val="18"/>
            </w:rPr>
          </w:pPr>
          <w:r>
            <w:rPr>
              <w:rFonts w:cs="Arial" w:ascii="Arial" w:hAnsi="Arial"/>
              <w:b/>
              <w:w w:val="95"/>
              <w:sz w:val="18"/>
              <w:szCs w:val="18"/>
            </w:rPr>
            <w:t>…………………………………………</w:t>
          </w:r>
          <w:r>
            <w:rPr>
              <w:rFonts w:cs="Arial" w:ascii="Arial" w:hAnsi="Arial"/>
              <w:b/>
              <w:w w:val="95"/>
              <w:sz w:val="18"/>
              <w:szCs w:val="18"/>
            </w:rPr>
            <w:t>..</w:t>
          </w:r>
        </w:p>
      </w:tc>
    </w:tr>
  </w:tbl>
  <w:p>
    <w:pPr>
      <w:pStyle w:val="Normal"/>
      <w:tabs>
        <w:tab w:val="clear" w:pos="720"/>
        <w:tab w:val="left" w:pos="9075" w:leader="none"/>
      </w:tabs>
      <w:rPr>
        <w:sz w:val="16"/>
        <w:szCs w:val="16"/>
      </w:rPr>
    </w:pPr>
    <w:r>
      <w:rPr>
        <w:sz w:val="16"/>
        <w:szCs w:val="16"/>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6">
    <w:lvl w:ilvl="0">
      <w:start w:val="161"/>
      <w:numFmt w:val="decimal"/>
      <w:lvlText w:val="%1."/>
      <w:lvlJc w:val="start"/>
      <w:pPr>
        <w:tabs>
          <w:tab w:val="num" w:pos="425"/>
        </w:tabs>
        <w:ind w:start="425" w:hanging="425"/>
      </w:pPr>
      <w:rPr/>
    </w:lvl>
    <w:lvl w:ilvl="1">
      <w:start w:val="1"/>
      <w:numFmt w:val="lowerLetter"/>
      <w:lvlText w:val="%2."/>
      <w:lvlJc w:val="start"/>
      <w:pPr>
        <w:tabs>
          <w:tab w:val="num" w:pos="425"/>
        </w:tabs>
        <w:ind w:start="425" w:firstLine="655"/>
      </w:pPr>
      <w:rPr/>
    </w:lvl>
    <w:lvl w:ilvl="2">
      <w:start w:val="1"/>
      <w:numFmt w:val="lowerRoman"/>
      <w:lvlText w:val="%3."/>
      <w:lvlJc w:val="end"/>
      <w:pPr>
        <w:tabs>
          <w:tab w:val="num" w:pos="425"/>
        </w:tabs>
        <w:ind w:start="425" w:firstLine="1555"/>
      </w:pPr>
      <w:rPr/>
    </w:lvl>
    <w:lvl w:ilvl="3">
      <w:start w:val="1"/>
      <w:numFmt w:val="decimal"/>
      <w:lvlText w:val="%4."/>
      <w:lvlJc w:val="start"/>
      <w:pPr>
        <w:tabs>
          <w:tab w:val="num" w:pos="425"/>
        </w:tabs>
        <w:ind w:start="425" w:firstLine="2095"/>
      </w:pPr>
      <w:rPr/>
    </w:lvl>
    <w:lvl w:ilvl="4">
      <w:start w:val="1"/>
      <w:numFmt w:val="lowerLetter"/>
      <w:lvlText w:val="%5."/>
      <w:lvlJc w:val="start"/>
      <w:pPr>
        <w:tabs>
          <w:tab w:val="num" w:pos="425"/>
        </w:tabs>
        <w:ind w:start="425" w:firstLine="2815"/>
      </w:pPr>
      <w:rPr/>
    </w:lvl>
    <w:lvl w:ilvl="5">
      <w:start w:val="1"/>
      <w:numFmt w:val="lowerRoman"/>
      <w:lvlText w:val="%6."/>
      <w:lvlJc w:val="end"/>
      <w:pPr>
        <w:tabs>
          <w:tab w:val="num" w:pos="425"/>
        </w:tabs>
        <w:ind w:start="425" w:firstLine="3715"/>
      </w:pPr>
      <w:rPr/>
    </w:lvl>
    <w:lvl w:ilvl="6">
      <w:start w:val="1"/>
      <w:numFmt w:val="decimal"/>
      <w:lvlText w:val="%7."/>
      <w:lvlJc w:val="start"/>
      <w:pPr>
        <w:tabs>
          <w:tab w:val="num" w:pos="425"/>
        </w:tabs>
        <w:ind w:start="425" w:firstLine="4255"/>
      </w:pPr>
      <w:rPr/>
    </w:lvl>
    <w:lvl w:ilvl="7">
      <w:start w:val="1"/>
      <w:numFmt w:val="lowerLetter"/>
      <w:lvlText w:val="%8."/>
      <w:lvlJc w:val="start"/>
      <w:pPr>
        <w:tabs>
          <w:tab w:val="num" w:pos="425"/>
        </w:tabs>
        <w:ind w:start="425" w:firstLine="4975"/>
      </w:pPr>
      <w:rPr/>
    </w:lvl>
    <w:lvl w:ilvl="8">
      <w:start w:val="1"/>
      <w:numFmt w:val="lowerRoman"/>
      <w:lvlText w:val="%9."/>
      <w:lvlJc w:val="end"/>
      <w:pPr>
        <w:tabs>
          <w:tab w:val="num" w:pos="425"/>
        </w:tabs>
        <w:ind w:start="425" w:firstLine="5875"/>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1">
    <w:lvl w:ilvl="0">
      <w:start w:val="1"/>
      <w:numFmt w:val="bullet"/>
      <w:lvlText w:val="-"/>
      <w:lvlJc w:val="start"/>
      <w:pPr>
        <w:tabs>
          <w:tab w:val="num" w:pos="794"/>
        </w:tabs>
        <w:ind w:start="794" w:hanging="340"/>
      </w:pPr>
      <w:rPr>
        <w:rFonts w:ascii="Calibri" w:hAnsi="Calibri" w:cs="Calibri"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2">
    <w:lvl w:ilvl="0">
      <w:start w:val="1"/>
      <w:numFmt w:val="decimal"/>
      <w:lvlText w:val="%1."/>
      <w:lvlJc w:val="start"/>
      <w:pPr>
        <w:tabs>
          <w:tab w:val="num" w:pos="425"/>
        </w:tabs>
        <w:ind w:start="425" w:hanging="425"/>
      </w:pPr>
      <w:rPr/>
    </w:lvl>
    <w:lvl w:ilvl="1">
      <w:start w:val="1"/>
      <w:numFmt w:val="lowerLetter"/>
      <w:lvlText w:val="%2."/>
      <w:lvlJc w:val="start"/>
      <w:pPr>
        <w:tabs>
          <w:tab w:val="num" w:pos="425"/>
        </w:tabs>
        <w:ind w:start="425" w:firstLine="655"/>
      </w:pPr>
      <w:rPr/>
    </w:lvl>
    <w:lvl w:ilvl="2">
      <w:start w:val="1"/>
      <w:numFmt w:val="lowerRoman"/>
      <w:lvlText w:val="%3."/>
      <w:lvlJc w:val="end"/>
      <w:pPr>
        <w:tabs>
          <w:tab w:val="num" w:pos="425"/>
        </w:tabs>
        <w:ind w:start="425" w:firstLine="1555"/>
      </w:pPr>
      <w:rPr/>
    </w:lvl>
    <w:lvl w:ilvl="3">
      <w:start w:val="1"/>
      <w:numFmt w:val="decimal"/>
      <w:lvlText w:val="%4."/>
      <w:lvlJc w:val="start"/>
      <w:pPr>
        <w:tabs>
          <w:tab w:val="num" w:pos="425"/>
        </w:tabs>
        <w:ind w:start="425" w:firstLine="2095"/>
      </w:pPr>
      <w:rPr/>
    </w:lvl>
    <w:lvl w:ilvl="4">
      <w:start w:val="1"/>
      <w:numFmt w:val="lowerLetter"/>
      <w:lvlText w:val="%5."/>
      <w:lvlJc w:val="start"/>
      <w:pPr>
        <w:tabs>
          <w:tab w:val="num" w:pos="425"/>
        </w:tabs>
        <w:ind w:start="425" w:firstLine="2815"/>
      </w:pPr>
      <w:rPr/>
    </w:lvl>
    <w:lvl w:ilvl="5">
      <w:start w:val="1"/>
      <w:numFmt w:val="lowerRoman"/>
      <w:lvlText w:val="%6."/>
      <w:lvlJc w:val="end"/>
      <w:pPr>
        <w:tabs>
          <w:tab w:val="num" w:pos="425"/>
        </w:tabs>
        <w:ind w:start="425" w:firstLine="3715"/>
      </w:pPr>
      <w:rPr/>
    </w:lvl>
    <w:lvl w:ilvl="6">
      <w:start w:val="1"/>
      <w:numFmt w:val="decimal"/>
      <w:lvlText w:val="%7."/>
      <w:lvlJc w:val="start"/>
      <w:pPr>
        <w:tabs>
          <w:tab w:val="num" w:pos="425"/>
        </w:tabs>
        <w:ind w:start="425" w:firstLine="4255"/>
      </w:pPr>
      <w:rPr/>
    </w:lvl>
    <w:lvl w:ilvl="7">
      <w:start w:val="1"/>
      <w:numFmt w:val="lowerLetter"/>
      <w:lvlText w:val="%8."/>
      <w:lvlJc w:val="start"/>
      <w:pPr>
        <w:tabs>
          <w:tab w:val="num" w:pos="425"/>
        </w:tabs>
        <w:ind w:start="425" w:firstLine="4975"/>
      </w:pPr>
      <w:rPr/>
    </w:lvl>
    <w:lvl w:ilvl="8">
      <w:start w:val="1"/>
      <w:numFmt w:val="lowerRoman"/>
      <w:lvlText w:val="%9."/>
      <w:lvlJc w:val="end"/>
      <w:pPr>
        <w:tabs>
          <w:tab w:val="num" w:pos="425"/>
        </w:tabs>
        <w:ind w:start="425" w:firstLine="5875"/>
      </w:pPr>
      <w:rPr/>
    </w:lvl>
  </w:abstractNum>
  <w:abstractNum w:abstractNumId="13">
    <w:lvl w:ilvl="0">
      <w:start w:val="1"/>
      <w:numFmt w:val="decimal"/>
      <w:lvlText w:val="%1."/>
      <w:lvlJc w:val="start"/>
      <w:pPr>
        <w:tabs>
          <w:tab w:val="num" w:pos="454"/>
        </w:tabs>
        <w:ind w:start="454" w:hanging="454"/>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4">
    <w:lvl w:ilvl="0">
      <w:start w:val="1"/>
      <w:numFmt w:val="decimal"/>
      <w:lvlText w:val="%1."/>
      <w:lvlJc w:val="start"/>
      <w:pPr>
        <w:tabs>
          <w:tab w:val="num" w:pos="0"/>
        </w:tabs>
        <w:ind w:start="453" w:hanging="360"/>
      </w:pPr>
      <w:rPr>
        <w:b/>
        <w:w w:val="95"/>
        <w:rFonts w:eastAsia="Calibri" w:cs="Times New Roman"/>
      </w:rPr>
    </w:lvl>
    <w:lvl w:ilvl="1">
      <w:start w:val="1"/>
      <w:numFmt w:val="lowerLetter"/>
      <w:lvlText w:val="%2."/>
      <w:lvlJc w:val="start"/>
      <w:pPr>
        <w:tabs>
          <w:tab w:val="num" w:pos="0"/>
        </w:tabs>
        <w:ind w:start="1173" w:hanging="360"/>
      </w:pPr>
    </w:lvl>
    <w:lvl w:ilvl="2">
      <w:start w:val="1"/>
      <w:numFmt w:val="lowerRoman"/>
      <w:lvlText w:val="%3."/>
      <w:lvlJc w:val="end"/>
      <w:pPr>
        <w:tabs>
          <w:tab w:val="num" w:pos="0"/>
        </w:tabs>
        <w:ind w:start="1893" w:hanging="180"/>
      </w:pPr>
    </w:lvl>
    <w:lvl w:ilvl="3">
      <w:start w:val="1"/>
      <w:numFmt w:val="decimal"/>
      <w:lvlText w:val="%4."/>
      <w:lvlJc w:val="start"/>
      <w:pPr>
        <w:tabs>
          <w:tab w:val="num" w:pos="0"/>
        </w:tabs>
        <w:ind w:start="2613" w:hanging="360"/>
      </w:pPr>
    </w:lvl>
    <w:lvl w:ilvl="4">
      <w:start w:val="1"/>
      <w:numFmt w:val="lowerLetter"/>
      <w:lvlText w:val="%5."/>
      <w:lvlJc w:val="start"/>
      <w:pPr>
        <w:tabs>
          <w:tab w:val="num" w:pos="0"/>
        </w:tabs>
        <w:ind w:start="3333" w:hanging="360"/>
      </w:pPr>
    </w:lvl>
    <w:lvl w:ilvl="5">
      <w:start w:val="1"/>
      <w:numFmt w:val="lowerRoman"/>
      <w:lvlText w:val="%6."/>
      <w:lvlJc w:val="end"/>
      <w:pPr>
        <w:tabs>
          <w:tab w:val="num" w:pos="0"/>
        </w:tabs>
        <w:ind w:start="4053" w:hanging="180"/>
      </w:pPr>
    </w:lvl>
    <w:lvl w:ilvl="6">
      <w:start w:val="1"/>
      <w:numFmt w:val="decimal"/>
      <w:lvlText w:val="%7."/>
      <w:lvlJc w:val="start"/>
      <w:pPr>
        <w:tabs>
          <w:tab w:val="num" w:pos="0"/>
        </w:tabs>
        <w:ind w:start="4773" w:hanging="360"/>
      </w:pPr>
    </w:lvl>
    <w:lvl w:ilvl="7">
      <w:start w:val="1"/>
      <w:numFmt w:val="lowerLetter"/>
      <w:lvlText w:val="%8."/>
      <w:lvlJc w:val="start"/>
      <w:pPr>
        <w:tabs>
          <w:tab w:val="num" w:pos="0"/>
        </w:tabs>
        <w:ind w:start="5493" w:hanging="360"/>
      </w:pPr>
    </w:lvl>
    <w:lvl w:ilvl="8">
      <w:start w:val="1"/>
      <w:numFmt w:val="lowerRoman"/>
      <w:lvlText w:val="%9."/>
      <w:lvlJc w:val="end"/>
      <w:pPr>
        <w:tabs>
          <w:tab w:val="num" w:pos="0"/>
        </w:tabs>
        <w:ind w:start="6213" w:hanging="180"/>
      </w:pPr>
    </w:lvl>
  </w:abstractNum>
  <w:abstractNum w:abstractNumId="1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19">
    <w:lvl w:ilvl="0">
      <w:start w:val="149"/>
      <w:numFmt w:val="decimal"/>
      <w:lvlText w:val="%1."/>
      <w:lvlJc w:val="start"/>
      <w:pPr>
        <w:tabs>
          <w:tab w:val="num" w:pos="425"/>
        </w:tabs>
        <w:ind w:start="425" w:hanging="425"/>
      </w:pPr>
      <w:rPr/>
    </w:lvl>
    <w:lvl w:ilvl="1">
      <w:start w:val="1"/>
      <w:numFmt w:val="lowerLetter"/>
      <w:lvlText w:val="%2."/>
      <w:lvlJc w:val="start"/>
      <w:pPr>
        <w:tabs>
          <w:tab w:val="num" w:pos="425"/>
        </w:tabs>
        <w:ind w:start="425" w:firstLine="655"/>
      </w:pPr>
      <w:rPr/>
    </w:lvl>
    <w:lvl w:ilvl="2">
      <w:start w:val="1"/>
      <w:numFmt w:val="lowerRoman"/>
      <w:lvlText w:val="%3."/>
      <w:lvlJc w:val="end"/>
      <w:pPr>
        <w:tabs>
          <w:tab w:val="num" w:pos="425"/>
        </w:tabs>
        <w:ind w:start="425" w:firstLine="1555"/>
      </w:pPr>
      <w:rPr/>
    </w:lvl>
    <w:lvl w:ilvl="3">
      <w:start w:val="1"/>
      <w:numFmt w:val="decimal"/>
      <w:lvlText w:val="%4."/>
      <w:lvlJc w:val="start"/>
      <w:pPr>
        <w:tabs>
          <w:tab w:val="num" w:pos="425"/>
        </w:tabs>
        <w:ind w:start="425" w:firstLine="2095"/>
      </w:pPr>
      <w:rPr/>
    </w:lvl>
    <w:lvl w:ilvl="4">
      <w:start w:val="1"/>
      <w:numFmt w:val="lowerLetter"/>
      <w:lvlText w:val="%5."/>
      <w:lvlJc w:val="start"/>
      <w:pPr>
        <w:tabs>
          <w:tab w:val="num" w:pos="425"/>
        </w:tabs>
        <w:ind w:start="425" w:firstLine="2815"/>
      </w:pPr>
      <w:rPr/>
    </w:lvl>
    <w:lvl w:ilvl="5">
      <w:start w:val="1"/>
      <w:numFmt w:val="lowerRoman"/>
      <w:lvlText w:val="%6."/>
      <w:lvlJc w:val="end"/>
      <w:pPr>
        <w:tabs>
          <w:tab w:val="num" w:pos="425"/>
        </w:tabs>
        <w:ind w:start="425" w:firstLine="3715"/>
      </w:pPr>
      <w:rPr/>
    </w:lvl>
    <w:lvl w:ilvl="6">
      <w:start w:val="1"/>
      <w:numFmt w:val="decimal"/>
      <w:lvlText w:val="%7."/>
      <w:lvlJc w:val="start"/>
      <w:pPr>
        <w:tabs>
          <w:tab w:val="num" w:pos="425"/>
        </w:tabs>
        <w:ind w:start="425" w:firstLine="4255"/>
      </w:pPr>
      <w:rPr/>
    </w:lvl>
    <w:lvl w:ilvl="7">
      <w:start w:val="1"/>
      <w:numFmt w:val="lowerLetter"/>
      <w:lvlText w:val="%8."/>
      <w:lvlJc w:val="start"/>
      <w:pPr>
        <w:tabs>
          <w:tab w:val="num" w:pos="425"/>
        </w:tabs>
        <w:ind w:start="425" w:firstLine="4975"/>
      </w:pPr>
      <w:rPr/>
    </w:lvl>
    <w:lvl w:ilvl="8">
      <w:start w:val="1"/>
      <w:numFmt w:val="lowerRoman"/>
      <w:lvlText w:val="%9."/>
      <w:lvlJc w:val="end"/>
      <w:pPr>
        <w:tabs>
          <w:tab w:val="num" w:pos="425"/>
        </w:tabs>
        <w:ind w:start="425" w:firstLine="5875"/>
      </w:pPr>
      <w:rPr/>
    </w:lvl>
  </w:abstractNum>
  <w:abstractNum w:abstractNumId="20">
    <w:lvl w:ilvl="0">
      <w:start w:val="197"/>
      <w:numFmt w:val="decimal"/>
      <w:lvlText w:val="%1."/>
      <w:lvlJc w:val="start"/>
      <w:pPr>
        <w:tabs>
          <w:tab w:val="num" w:pos="425"/>
        </w:tabs>
        <w:ind w:start="425" w:hanging="425"/>
      </w:pPr>
      <w:rPr/>
    </w:lvl>
    <w:lvl w:ilvl="1">
      <w:start w:val="1"/>
      <w:numFmt w:val="lowerLetter"/>
      <w:lvlText w:val="%2."/>
      <w:lvlJc w:val="start"/>
      <w:pPr>
        <w:tabs>
          <w:tab w:val="num" w:pos="425"/>
        </w:tabs>
        <w:ind w:start="425" w:firstLine="655"/>
      </w:pPr>
      <w:rPr/>
    </w:lvl>
    <w:lvl w:ilvl="2">
      <w:start w:val="1"/>
      <w:numFmt w:val="lowerRoman"/>
      <w:lvlText w:val="%3."/>
      <w:lvlJc w:val="end"/>
      <w:pPr>
        <w:tabs>
          <w:tab w:val="num" w:pos="425"/>
        </w:tabs>
        <w:ind w:start="425" w:firstLine="1555"/>
      </w:pPr>
      <w:rPr/>
    </w:lvl>
    <w:lvl w:ilvl="3">
      <w:start w:val="1"/>
      <w:numFmt w:val="decimal"/>
      <w:lvlText w:val="%4."/>
      <w:lvlJc w:val="start"/>
      <w:pPr>
        <w:tabs>
          <w:tab w:val="num" w:pos="425"/>
        </w:tabs>
        <w:ind w:start="425" w:firstLine="2095"/>
      </w:pPr>
      <w:rPr/>
    </w:lvl>
    <w:lvl w:ilvl="4">
      <w:start w:val="1"/>
      <w:numFmt w:val="lowerLetter"/>
      <w:lvlText w:val="%5."/>
      <w:lvlJc w:val="start"/>
      <w:pPr>
        <w:tabs>
          <w:tab w:val="num" w:pos="425"/>
        </w:tabs>
        <w:ind w:start="425" w:firstLine="2815"/>
      </w:pPr>
      <w:rPr/>
    </w:lvl>
    <w:lvl w:ilvl="5">
      <w:start w:val="1"/>
      <w:numFmt w:val="lowerRoman"/>
      <w:lvlText w:val="%6."/>
      <w:lvlJc w:val="end"/>
      <w:pPr>
        <w:tabs>
          <w:tab w:val="num" w:pos="425"/>
        </w:tabs>
        <w:ind w:start="425" w:firstLine="3715"/>
      </w:pPr>
      <w:rPr/>
    </w:lvl>
    <w:lvl w:ilvl="6">
      <w:start w:val="1"/>
      <w:numFmt w:val="decimal"/>
      <w:lvlText w:val="%7."/>
      <w:lvlJc w:val="start"/>
      <w:pPr>
        <w:tabs>
          <w:tab w:val="num" w:pos="425"/>
        </w:tabs>
        <w:ind w:start="425" w:firstLine="4255"/>
      </w:pPr>
      <w:rPr/>
    </w:lvl>
    <w:lvl w:ilvl="7">
      <w:start w:val="1"/>
      <w:numFmt w:val="lowerLetter"/>
      <w:lvlText w:val="%8."/>
      <w:lvlJc w:val="start"/>
      <w:pPr>
        <w:tabs>
          <w:tab w:val="num" w:pos="425"/>
        </w:tabs>
        <w:ind w:start="425" w:firstLine="4975"/>
      </w:pPr>
      <w:rPr/>
    </w:lvl>
    <w:lvl w:ilvl="8">
      <w:start w:val="1"/>
      <w:numFmt w:val="lowerRoman"/>
      <w:lvlText w:val="%9."/>
      <w:lvlJc w:val="end"/>
      <w:pPr>
        <w:tabs>
          <w:tab w:val="num" w:pos="425"/>
        </w:tabs>
        <w:ind w:start="425" w:firstLine="5875"/>
      </w:pPr>
      <w:rPr/>
    </w:lvl>
  </w:abstractNum>
  <w:abstractNum w:abstractNumId="21">
    <w:lvl w:ilvl="0">
      <w:start w:val="166"/>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2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24">
    <w:lvl w:ilvl="0">
      <w:start w:val="1"/>
      <w:numFmt w:val="bullet"/>
      <w:lvlText w:val=""/>
      <w:lvlJc w:val="start"/>
      <w:pPr>
        <w:tabs>
          <w:tab w:val="num" w:pos="1021"/>
        </w:tabs>
        <w:ind w:start="1021" w:hanging="227"/>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25">
    <w:lvl w:ilvl="0">
      <w:start w:val="276"/>
      <w:numFmt w:val="decimal"/>
      <w:lvlText w:val="%1."/>
      <w:lvlJc w:val="start"/>
      <w:pPr>
        <w:tabs>
          <w:tab w:val="num" w:pos="425"/>
        </w:tabs>
        <w:ind w:start="425" w:hanging="425"/>
      </w:pPr>
      <w:rPr/>
    </w:lvl>
    <w:lvl w:ilvl="1">
      <w:start w:val="1"/>
      <w:numFmt w:val="lowerLetter"/>
      <w:lvlText w:val="%2."/>
      <w:lvlJc w:val="start"/>
      <w:pPr>
        <w:tabs>
          <w:tab w:val="num" w:pos="425"/>
        </w:tabs>
        <w:ind w:start="425" w:firstLine="655"/>
      </w:pPr>
      <w:rPr/>
    </w:lvl>
    <w:lvl w:ilvl="2">
      <w:start w:val="1"/>
      <w:numFmt w:val="lowerRoman"/>
      <w:lvlText w:val="%3."/>
      <w:lvlJc w:val="end"/>
      <w:pPr>
        <w:tabs>
          <w:tab w:val="num" w:pos="425"/>
        </w:tabs>
        <w:ind w:start="425" w:firstLine="1555"/>
      </w:pPr>
      <w:rPr/>
    </w:lvl>
    <w:lvl w:ilvl="3">
      <w:start w:val="1"/>
      <w:numFmt w:val="decimal"/>
      <w:lvlText w:val="%4."/>
      <w:lvlJc w:val="start"/>
      <w:pPr>
        <w:tabs>
          <w:tab w:val="num" w:pos="425"/>
        </w:tabs>
        <w:ind w:start="425" w:firstLine="2095"/>
      </w:pPr>
      <w:rPr/>
    </w:lvl>
    <w:lvl w:ilvl="4">
      <w:start w:val="1"/>
      <w:numFmt w:val="lowerLetter"/>
      <w:lvlText w:val="%5."/>
      <w:lvlJc w:val="start"/>
      <w:pPr>
        <w:tabs>
          <w:tab w:val="num" w:pos="425"/>
        </w:tabs>
        <w:ind w:start="425" w:firstLine="2815"/>
      </w:pPr>
      <w:rPr/>
    </w:lvl>
    <w:lvl w:ilvl="5">
      <w:start w:val="1"/>
      <w:numFmt w:val="lowerRoman"/>
      <w:lvlText w:val="%6."/>
      <w:lvlJc w:val="end"/>
      <w:pPr>
        <w:tabs>
          <w:tab w:val="num" w:pos="425"/>
        </w:tabs>
        <w:ind w:start="425" w:firstLine="3715"/>
      </w:pPr>
      <w:rPr/>
    </w:lvl>
    <w:lvl w:ilvl="6">
      <w:start w:val="1"/>
      <w:numFmt w:val="decimal"/>
      <w:lvlText w:val="%7."/>
      <w:lvlJc w:val="start"/>
      <w:pPr>
        <w:tabs>
          <w:tab w:val="num" w:pos="425"/>
        </w:tabs>
        <w:ind w:start="425" w:firstLine="4255"/>
      </w:pPr>
      <w:rPr/>
    </w:lvl>
    <w:lvl w:ilvl="7">
      <w:start w:val="1"/>
      <w:numFmt w:val="lowerLetter"/>
      <w:lvlText w:val="%8."/>
      <w:lvlJc w:val="start"/>
      <w:pPr>
        <w:tabs>
          <w:tab w:val="num" w:pos="425"/>
        </w:tabs>
        <w:ind w:start="425" w:firstLine="4975"/>
      </w:pPr>
      <w:rPr/>
    </w:lvl>
    <w:lvl w:ilvl="8">
      <w:start w:val="1"/>
      <w:numFmt w:val="lowerRoman"/>
      <w:lvlText w:val="%9."/>
      <w:lvlJc w:val="end"/>
      <w:pPr>
        <w:tabs>
          <w:tab w:val="num" w:pos="425"/>
        </w:tabs>
        <w:ind w:start="425" w:firstLine="5875"/>
      </w:pPr>
      <w:rPr/>
    </w:lvl>
  </w:abstractNum>
  <w:abstractNum w:abstractNumId="2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27">
    <w:lvl w:ilvl="0">
      <w:start w:val="195"/>
      <w:numFmt w:val="decimal"/>
      <w:lvlText w:val="%1."/>
      <w:lvlJc w:val="start"/>
      <w:pPr>
        <w:tabs>
          <w:tab w:val="num" w:pos="425"/>
        </w:tabs>
        <w:ind w:start="425" w:hanging="425"/>
      </w:pPr>
      <w:rPr/>
    </w:lvl>
    <w:lvl w:ilvl="1">
      <w:start w:val="1"/>
      <w:numFmt w:val="lowerLetter"/>
      <w:lvlText w:val="%2."/>
      <w:lvlJc w:val="start"/>
      <w:pPr>
        <w:tabs>
          <w:tab w:val="num" w:pos="425"/>
        </w:tabs>
        <w:ind w:start="425" w:firstLine="655"/>
      </w:pPr>
      <w:rPr/>
    </w:lvl>
    <w:lvl w:ilvl="2">
      <w:start w:val="1"/>
      <w:numFmt w:val="lowerRoman"/>
      <w:lvlText w:val="%3."/>
      <w:lvlJc w:val="end"/>
      <w:pPr>
        <w:tabs>
          <w:tab w:val="num" w:pos="425"/>
        </w:tabs>
        <w:ind w:start="425" w:firstLine="1555"/>
      </w:pPr>
      <w:rPr/>
    </w:lvl>
    <w:lvl w:ilvl="3">
      <w:start w:val="1"/>
      <w:numFmt w:val="decimal"/>
      <w:lvlText w:val="%4."/>
      <w:lvlJc w:val="start"/>
      <w:pPr>
        <w:tabs>
          <w:tab w:val="num" w:pos="425"/>
        </w:tabs>
        <w:ind w:start="425" w:firstLine="2095"/>
      </w:pPr>
      <w:rPr/>
    </w:lvl>
    <w:lvl w:ilvl="4">
      <w:start w:val="1"/>
      <w:numFmt w:val="lowerLetter"/>
      <w:lvlText w:val="%5."/>
      <w:lvlJc w:val="start"/>
      <w:pPr>
        <w:tabs>
          <w:tab w:val="num" w:pos="425"/>
        </w:tabs>
        <w:ind w:start="425" w:firstLine="2815"/>
      </w:pPr>
      <w:rPr/>
    </w:lvl>
    <w:lvl w:ilvl="5">
      <w:start w:val="1"/>
      <w:numFmt w:val="lowerRoman"/>
      <w:lvlText w:val="%6."/>
      <w:lvlJc w:val="end"/>
      <w:pPr>
        <w:tabs>
          <w:tab w:val="num" w:pos="425"/>
        </w:tabs>
        <w:ind w:start="425" w:firstLine="3715"/>
      </w:pPr>
      <w:rPr/>
    </w:lvl>
    <w:lvl w:ilvl="6">
      <w:start w:val="1"/>
      <w:numFmt w:val="decimal"/>
      <w:lvlText w:val="%7."/>
      <w:lvlJc w:val="start"/>
      <w:pPr>
        <w:tabs>
          <w:tab w:val="num" w:pos="425"/>
        </w:tabs>
        <w:ind w:start="425" w:firstLine="4255"/>
      </w:pPr>
      <w:rPr/>
    </w:lvl>
    <w:lvl w:ilvl="7">
      <w:start w:val="1"/>
      <w:numFmt w:val="lowerLetter"/>
      <w:lvlText w:val="%8."/>
      <w:lvlJc w:val="start"/>
      <w:pPr>
        <w:tabs>
          <w:tab w:val="num" w:pos="425"/>
        </w:tabs>
        <w:ind w:start="425" w:firstLine="4975"/>
      </w:pPr>
      <w:rPr/>
    </w:lvl>
    <w:lvl w:ilvl="8">
      <w:start w:val="1"/>
      <w:numFmt w:val="lowerRoman"/>
      <w:lvlText w:val="%9."/>
      <w:lvlJc w:val="end"/>
      <w:pPr>
        <w:tabs>
          <w:tab w:val="num" w:pos="425"/>
        </w:tabs>
        <w:ind w:start="425" w:firstLine="5875"/>
      </w:pPr>
      <w:rPr/>
    </w:lvl>
  </w:abstractNum>
  <w:abstractNum w:abstractNumId="2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29">
    <w:lvl w:ilvl="0">
      <w:start w:val="249"/>
      <w:numFmt w:val="decimal"/>
      <w:lvlText w:val="%1."/>
      <w:lvlJc w:val="start"/>
      <w:pPr>
        <w:tabs>
          <w:tab w:val="num" w:pos="425"/>
        </w:tabs>
        <w:ind w:start="425" w:hanging="425"/>
      </w:pPr>
      <w:rPr/>
    </w:lvl>
    <w:lvl w:ilvl="1">
      <w:start w:val="1"/>
      <w:numFmt w:val="lowerLetter"/>
      <w:lvlText w:val="%2."/>
      <w:lvlJc w:val="start"/>
      <w:pPr>
        <w:tabs>
          <w:tab w:val="num" w:pos="425"/>
        </w:tabs>
        <w:ind w:start="425" w:firstLine="655"/>
      </w:pPr>
      <w:rPr/>
    </w:lvl>
    <w:lvl w:ilvl="2">
      <w:start w:val="1"/>
      <w:numFmt w:val="lowerRoman"/>
      <w:lvlText w:val="%3."/>
      <w:lvlJc w:val="end"/>
      <w:pPr>
        <w:tabs>
          <w:tab w:val="num" w:pos="425"/>
        </w:tabs>
        <w:ind w:start="425" w:firstLine="1555"/>
      </w:pPr>
      <w:rPr/>
    </w:lvl>
    <w:lvl w:ilvl="3">
      <w:start w:val="1"/>
      <w:numFmt w:val="decimal"/>
      <w:lvlText w:val="%4."/>
      <w:lvlJc w:val="start"/>
      <w:pPr>
        <w:tabs>
          <w:tab w:val="num" w:pos="425"/>
        </w:tabs>
        <w:ind w:start="425" w:firstLine="2095"/>
      </w:pPr>
      <w:rPr/>
    </w:lvl>
    <w:lvl w:ilvl="4">
      <w:start w:val="1"/>
      <w:numFmt w:val="lowerLetter"/>
      <w:lvlText w:val="%5."/>
      <w:lvlJc w:val="start"/>
      <w:pPr>
        <w:tabs>
          <w:tab w:val="num" w:pos="425"/>
        </w:tabs>
        <w:ind w:start="425" w:firstLine="2815"/>
      </w:pPr>
      <w:rPr/>
    </w:lvl>
    <w:lvl w:ilvl="5">
      <w:start w:val="1"/>
      <w:numFmt w:val="lowerRoman"/>
      <w:lvlText w:val="%6."/>
      <w:lvlJc w:val="end"/>
      <w:pPr>
        <w:tabs>
          <w:tab w:val="num" w:pos="425"/>
        </w:tabs>
        <w:ind w:start="425" w:firstLine="3715"/>
      </w:pPr>
      <w:rPr/>
    </w:lvl>
    <w:lvl w:ilvl="6">
      <w:start w:val="1"/>
      <w:numFmt w:val="decimal"/>
      <w:lvlText w:val="%7."/>
      <w:lvlJc w:val="start"/>
      <w:pPr>
        <w:tabs>
          <w:tab w:val="num" w:pos="425"/>
        </w:tabs>
        <w:ind w:start="425" w:firstLine="4255"/>
      </w:pPr>
      <w:rPr/>
    </w:lvl>
    <w:lvl w:ilvl="7">
      <w:start w:val="1"/>
      <w:numFmt w:val="lowerLetter"/>
      <w:lvlText w:val="%8."/>
      <w:lvlJc w:val="start"/>
      <w:pPr>
        <w:tabs>
          <w:tab w:val="num" w:pos="425"/>
        </w:tabs>
        <w:ind w:start="425" w:firstLine="4975"/>
      </w:pPr>
      <w:rPr/>
    </w:lvl>
    <w:lvl w:ilvl="8">
      <w:start w:val="1"/>
      <w:numFmt w:val="lowerRoman"/>
      <w:lvlText w:val="%9."/>
      <w:lvlJc w:val="end"/>
      <w:pPr>
        <w:tabs>
          <w:tab w:val="num" w:pos="425"/>
        </w:tabs>
        <w:ind w:start="425" w:firstLine="5875"/>
      </w:pPr>
      <w:rPr/>
    </w:lvl>
  </w:abstractNum>
  <w:abstractNum w:abstractNumId="3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6">
    <w:lvl w:ilvl="0">
      <w:start w:val="3"/>
      <w:numFmt w:val="bullet"/>
      <w:lvlText w:val="-"/>
      <w:lvlJc w:val="start"/>
      <w:pPr>
        <w:tabs>
          <w:tab w:val="num" w:pos="0"/>
        </w:tabs>
        <w:ind w:start="479" w:hanging="360"/>
      </w:pPr>
      <w:rPr>
        <w:rFonts w:ascii="Arial" w:hAnsi="Arial" w:cs="Arial" w:hint="default"/>
      </w:rPr>
    </w:lvl>
    <w:lvl w:ilvl="1">
      <w:start w:val="1"/>
      <w:numFmt w:val="bullet"/>
      <w:lvlText w:val="o"/>
      <w:lvlJc w:val="start"/>
      <w:pPr>
        <w:tabs>
          <w:tab w:val="num" w:pos="0"/>
        </w:tabs>
        <w:ind w:start="1199" w:hanging="360"/>
      </w:pPr>
      <w:rPr>
        <w:rFonts w:ascii="Courier New" w:hAnsi="Courier New" w:cs="Courier New" w:hint="default"/>
      </w:rPr>
    </w:lvl>
    <w:lvl w:ilvl="2">
      <w:start w:val="1"/>
      <w:numFmt w:val="bullet"/>
      <w:lvlText w:val=""/>
      <w:lvlJc w:val="start"/>
      <w:pPr>
        <w:tabs>
          <w:tab w:val="num" w:pos="0"/>
        </w:tabs>
        <w:ind w:start="1919" w:hanging="360"/>
      </w:pPr>
      <w:rPr>
        <w:rFonts w:ascii="Wingdings" w:hAnsi="Wingdings" w:cs="Wingdings" w:hint="default"/>
      </w:rPr>
    </w:lvl>
    <w:lvl w:ilvl="3">
      <w:start w:val="1"/>
      <w:numFmt w:val="bullet"/>
      <w:lvlText w:val=""/>
      <w:lvlJc w:val="start"/>
      <w:pPr>
        <w:tabs>
          <w:tab w:val="num" w:pos="0"/>
        </w:tabs>
        <w:ind w:start="2639" w:hanging="360"/>
      </w:pPr>
      <w:rPr>
        <w:rFonts w:ascii="Symbol" w:hAnsi="Symbol" w:cs="Symbol" w:hint="default"/>
      </w:rPr>
    </w:lvl>
    <w:lvl w:ilvl="4">
      <w:start w:val="1"/>
      <w:numFmt w:val="bullet"/>
      <w:lvlText w:val="o"/>
      <w:lvlJc w:val="start"/>
      <w:pPr>
        <w:tabs>
          <w:tab w:val="num" w:pos="0"/>
        </w:tabs>
        <w:ind w:start="3359" w:hanging="360"/>
      </w:pPr>
      <w:rPr>
        <w:rFonts w:ascii="Courier New" w:hAnsi="Courier New" w:cs="Courier New" w:hint="default"/>
      </w:rPr>
    </w:lvl>
    <w:lvl w:ilvl="5">
      <w:start w:val="1"/>
      <w:numFmt w:val="bullet"/>
      <w:lvlText w:val=""/>
      <w:lvlJc w:val="start"/>
      <w:pPr>
        <w:tabs>
          <w:tab w:val="num" w:pos="0"/>
        </w:tabs>
        <w:ind w:start="4079" w:hanging="360"/>
      </w:pPr>
      <w:rPr>
        <w:rFonts w:ascii="Wingdings" w:hAnsi="Wingdings" w:cs="Wingdings" w:hint="default"/>
      </w:rPr>
    </w:lvl>
    <w:lvl w:ilvl="6">
      <w:start w:val="1"/>
      <w:numFmt w:val="bullet"/>
      <w:lvlText w:val=""/>
      <w:lvlJc w:val="start"/>
      <w:pPr>
        <w:tabs>
          <w:tab w:val="num" w:pos="0"/>
        </w:tabs>
        <w:ind w:start="4799" w:hanging="360"/>
      </w:pPr>
      <w:rPr>
        <w:rFonts w:ascii="Symbol" w:hAnsi="Symbol" w:cs="Symbol" w:hint="default"/>
      </w:rPr>
    </w:lvl>
    <w:lvl w:ilvl="7">
      <w:start w:val="1"/>
      <w:numFmt w:val="bullet"/>
      <w:lvlText w:val="o"/>
      <w:lvlJc w:val="start"/>
      <w:pPr>
        <w:tabs>
          <w:tab w:val="num" w:pos="0"/>
        </w:tabs>
        <w:ind w:start="5519" w:hanging="360"/>
      </w:pPr>
      <w:rPr>
        <w:rFonts w:ascii="Courier New" w:hAnsi="Courier New" w:cs="Courier New" w:hint="default"/>
      </w:rPr>
    </w:lvl>
    <w:lvl w:ilvl="8">
      <w:start w:val="1"/>
      <w:numFmt w:val="bullet"/>
      <w:lvlText w:val=""/>
      <w:lvlJc w:val="start"/>
      <w:pPr>
        <w:tabs>
          <w:tab w:val="num" w:pos="0"/>
        </w:tabs>
        <w:ind w:start="6239" w:hanging="360"/>
      </w:pPr>
      <w:rPr>
        <w:rFonts w:ascii="Wingdings" w:hAnsi="Wingdings" w:cs="Wingdings" w:hint="default"/>
      </w:rPr>
    </w:lvl>
  </w:abstractNum>
  <w:abstractNum w:abstractNumId="3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3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4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4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4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w="http://schemas.openxmlformats.org/wordprocessingml/2006/main">
  <w:zoom w:percent="100"/>
  <w:trackRevisions/>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SimSun;宋体" w:cs="Times New Roman"/>
      <w:color w:val="auto"/>
      <w:sz w:val="22"/>
      <w:szCs w:val="22"/>
      <w:lang w:val="en-US" w:bidi="ar-SA" w:eastAsia="zh-CN"/>
    </w:rPr>
  </w:style>
  <w:style w:type="paragraph" w:styleId="Heading1">
    <w:name w:val="Heading 1"/>
    <w:basedOn w:val="Normal"/>
    <w:next w:val="BodyText"/>
    <w:qFormat/>
    <w:pPr>
      <w:numPr>
        <w:ilvl w:val="0"/>
        <w:numId w:val="1"/>
      </w:numPr>
      <w:spacing w:before="51" w:after="0"/>
      <w:ind w:hanging="0" w:start="119" w:end="0"/>
      <w:outlineLvl w:val="0"/>
    </w:pPr>
    <w:rPr>
      <w:rFonts w:ascii="Arial" w:hAnsi="Arial" w:eastAsia="Arial" w:cs="Arial"/>
      <w:b/>
      <w:bCs/>
      <w:sz w:val="32"/>
      <w:szCs w:val="32"/>
    </w:rPr>
  </w:style>
  <w:style w:type="paragraph" w:styleId="Heading2">
    <w:name w:val="Heading 2"/>
    <w:basedOn w:val="Normal"/>
    <w:next w:val="BodyText"/>
    <w:qFormat/>
    <w:pPr>
      <w:numPr>
        <w:ilvl w:val="1"/>
        <w:numId w:val="1"/>
      </w:numPr>
      <w:spacing w:before="40" w:after="0"/>
      <w:ind w:hanging="0" w:start="119" w:end="0"/>
      <w:outlineLvl w:val="1"/>
    </w:pPr>
    <w:rPr>
      <w:rFonts w:ascii="Lucida Sans" w:hAnsi="Lucida Sans" w:eastAsia="Lucida Sans" w:cs="Lucida Sans"/>
      <w:sz w:val="32"/>
      <w:szCs w:val="32"/>
    </w:rPr>
  </w:style>
  <w:style w:type="paragraph" w:styleId="Heading3">
    <w:name w:val="Heading 3"/>
    <w:basedOn w:val="Normal"/>
    <w:next w:val="BodyText"/>
    <w:qFormat/>
    <w:pPr>
      <w:numPr>
        <w:ilvl w:val="2"/>
        <w:numId w:val="1"/>
      </w:numPr>
      <w:ind w:hanging="0" w:start="119" w:end="0"/>
      <w:outlineLvl w:val="2"/>
    </w:pPr>
    <w:rPr>
      <w:rFonts w:ascii="Arial" w:hAnsi="Arial" w:eastAsia="Arial" w:cs="Arial"/>
      <w:b/>
      <w:bCs/>
      <w:sz w:val="28"/>
      <w:szCs w:val="28"/>
    </w:rPr>
  </w:style>
  <w:style w:type="paragraph" w:styleId="Heading4">
    <w:name w:val="Heading 4"/>
    <w:basedOn w:val="Normal"/>
    <w:next w:val="BodyText"/>
    <w:qFormat/>
    <w:pPr>
      <w:numPr>
        <w:ilvl w:val="3"/>
        <w:numId w:val="1"/>
      </w:numPr>
      <w:ind w:hanging="299" w:start="671" w:end="0"/>
      <w:outlineLvl w:val="3"/>
    </w:pPr>
    <w:rPr>
      <w:rFonts w:ascii="Calibri" w:hAnsi="Calibri" w:eastAsia="Calibri" w:cs="Calibri"/>
      <w:sz w:val="28"/>
      <w:szCs w:val="28"/>
    </w:rPr>
  </w:style>
  <w:style w:type="paragraph" w:styleId="Heading5">
    <w:name w:val="Heading 5"/>
    <w:basedOn w:val="Normal"/>
    <w:next w:val="BodyText"/>
    <w:qFormat/>
    <w:pPr>
      <w:numPr>
        <w:ilvl w:val="4"/>
        <w:numId w:val="1"/>
      </w:numPr>
      <w:spacing w:before="118" w:after="0"/>
      <w:ind w:hanging="284" w:start="970" w:end="0"/>
      <w:outlineLvl w:val="4"/>
    </w:pPr>
    <w:rPr>
      <w:rFonts w:ascii="Arial" w:hAnsi="Arial" w:eastAsia="Arial" w:cs="Arial"/>
      <w:sz w:val="26"/>
      <w:szCs w:val="26"/>
    </w:rPr>
  </w:style>
  <w:style w:type="paragraph" w:styleId="Heading6">
    <w:name w:val="Heading 6"/>
    <w:basedOn w:val="Normal"/>
    <w:next w:val="BodyText"/>
    <w:qFormat/>
    <w:pPr>
      <w:numPr>
        <w:ilvl w:val="5"/>
        <w:numId w:val="1"/>
      </w:numPr>
      <w:ind w:hanging="567" w:start="686" w:end="0"/>
      <w:outlineLvl w:val="5"/>
    </w:pPr>
    <w:rPr>
      <w:rFonts w:ascii="Arial" w:hAnsi="Arial" w:eastAsia="Arial" w:cs="Arial"/>
      <w:b/>
      <w:bCs/>
      <w:sz w:val="24"/>
      <w:szCs w:val="24"/>
    </w:rPr>
  </w:style>
  <w:style w:type="paragraph" w:styleId="Heading7">
    <w:name w:val="Heading 7"/>
    <w:basedOn w:val="Normal"/>
    <w:next w:val="BodyText"/>
    <w:qFormat/>
    <w:pPr>
      <w:numPr>
        <w:ilvl w:val="6"/>
        <w:numId w:val="1"/>
      </w:numPr>
      <w:ind w:hanging="0" w:start="119" w:end="0"/>
      <w:outlineLvl w:val="6"/>
    </w:pPr>
    <w:rPr>
      <w:rFonts w:ascii="Arial" w:hAnsi="Arial" w:eastAsia="Arial" w:cs="Arial"/>
      <w:sz w:val="24"/>
      <w:szCs w:val="24"/>
    </w:rPr>
  </w:style>
  <w:style w:type="paragraph" w:styleId="Heading8">
    <w:name w:val="Heading 8"/>
    <w:basedOn w:val="Normal"/>
    <w:next w:val="BodyText"/>
    <w:qFormat/>
    <w:pPr>
      <w:numPr>
        <w:ilvl w:val="7"/>
        <w:numId w:val="1"/>
      </w:numPr>
      <w:ind w:hanging="0" w:start="119" w:end="0"/>
      <w:outlineLvl w:val="7"/>
    </w:pPr>
    <w:rPr>
      <w:rFonts w:ascii="Trebuchet MS" w:hAnsi="Trebuchet MS" w:eastAsia="Trebuchet MS" w:cs="Trebuchet MS"/>
      <w:b/>
      <w:bCs/>
      <w:sz w:val="22"/>
      <w:szCs w:val="2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rFonts w:ascii="Calibri" w:hAnsi="Calibri" w:eastAsia="Calibri" w:cs="Calibri"/>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style>
  <w:style w:type="character" w:styleId="WW8Num17z0">
    <w:name w:val="WW8Num17z0"/>
    <w:qFormat/>
    <w:rPr>
      <w:rFonts w:eastAsia="Calibri" w:cs="Times New Roman"/>
      <w:b/>
      <w:w w:val="95"/>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7z0">
    <w:name w:val="WW8Num37z0"/>
    <w:qFormat/>
    <w:rPr>
      <w:rFonts w:ascii="Wingdings" w:hAnsi="Wingdings" w:cs="Wingdings"/>
    </w:rPr>
  </w:style>
  <w:style w:type="character" w:styleId="WW8Num37z1">
    <w:name w:val="WW8Num37z1"/>
    <w:qFormat/>
    <w:rPr>
      <w:rFonts w:ascii="Courier New" w:hAnsi="Courier New" w:cs="Courier New"/>
    </w:rPr>
  </w:style>
  <w:style w:type="character" w:styleId="WW8Num37z3">
    <w:name w:val="WW8Num37z3"/>
    <w:qFormat/>
    <w:rPr>
      <w:rFonts w:ascii="Symbol" w:hAnsi="Symbol" w:cs="Symbol"/>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style>
  <w:style w:type="character" w:styleId="WW8Num46z0">
    <w:name w:val="WW8Num46z0"/>
    <w:qFormat/>
    <w:rPr/>
  </w:style>
  <w:style w:type="character" w:styleId="WW8Num47z0">
    <w:name w:val="WW8Num47z0"/>
    <w:qFormat/>
    <w:rPr/>
  </w:style>
  <w:style w:type="character" w:styleId="WW8Num48z0">
    <w:name w:val="WW8Num48z0"/>
    <w:qFormat/>
    <w:rPr/>
  </w:style>
  <w:style w:type="character" w:styleId="WW8Num49z0">
    <w:name w:val="WW8Num49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style>
  <w:style w:type="character" w:styleId="WW8Num55z0">
    <w:name w:val="WW8Num55z0"/>
    <w:qFormat/>
    <w:rPr/>
  </w:style>
  <w:style w:type="character" w:styleId="WW8Num56z0">
    <w:name w:val="WW8Num56z0"/>
    <w:qFormat/>
    <w:rPr/>
  </w:style>
  <w:style w:type="character" w:styleId="WW8Num57z0">
    <w:name w:val="WW8Num57z0"/>
    <w:qFormat/>
    <w:rPr/>
  </w:style>
  <w:style w:type="character" w:styleId="WW8Num58z0">
    <w:name w:val="WW8Num58z0"/>
    <w:qFormat/>
    <w:rPr/>
  </w:style>
  <w:style w:type="character" w:styleId="WW8Num59z0">
    <w:name w:val="WW8Num59z0"/>
    <w:qFormat/>
    <w:rPr/>
  </w:style>
  <w:style w:type="character" w:styleId="WW8Num60z0">
    <w:name w:val="WW8Num60z0"/>
    <w:qFormat/>
    <w:rPr>
      <w:rFonts w:ascii="Arial" w:hAnsi="Arial" w:eastAsia="Arial" w:cs="Arial"/>
    </w:rPr>
  </w:style>
  <w:style w:type="character" w:styleId="WW8Num60z1">
    <w:name w:val="WW8Num60z1"/>
    <w:qFormat/>
    <w:rPr>
      <w:rFonts w:ascii="Courier New" w:hAnsi="Courier New" w:cs="Courier New"/>
    </w:rPr>
  </w:style>
  <w:style w:type="character" w:styleId="WW8Num60z2">
    <w:name w:val="WW8Num60z2"/>
    <w:qFormat/>
    <w:rPr>
      <w:rFonts w:ascii="Wingdings" w:hAnsi="Wingdings" w:cs="Wingdings"/>
    </w:rPr>
  </w:style>
  <w:style w:type="character" w:styleId="WW8Num60z3">
    <w:name w:val="WW8Num60z3"/>
    <w:qFormat/>
    <w:rPr>
      <w:rFonts w:ascii="Symbol" w:hAnsi="Symbol" w:cs="Symbol"/>
    </w:rPr>
  </w:style>
  <w:style w:type="character" w:styleId="WW8Num61z0">
    <w:name w:val="WW8Num61z0"/>
    <w:qFormat/>
    <w:rPr/>
  </w:style>
  <w:style w:type="character" w:styleId="WW8Num62z0">
    <w:name w:val="WW8Num62z0"/>
    <w:qFormat/>
    <w:rPr/>
  </w:style>
  <w:style w:type="character" w:styleId="WW8Num63z0">
    <w:name w:val="WW8Num63z0"/>
    <w:qFormat/>
    <w:rPr/>
  </w:style>
  <w:style w:type="character" w:styleId="WW8Num64z0">
    <w:name w:val="WW8Num64z0"/>
    <w:qFormat/>
    <w:rPr/>
  </w:style>
  <w:style w:type="character" w:styleId="WW8Num65z0">
    <w:name w:val="WW8Num65z0"/>
    <w:qFormat/>
    <w:rPr/>
  </w:style>
  <w:style w:type="character" w:styleId="WW8Num66z0">
    <w:name w:val="WW8Num66z0"/>
    <w:qFormat/>
    <w:rPr/>
  </w:style>
  <w:style w:type="character" w:styleId="WW8Num67z0">
    <w:name w:val="WW8Num67z0"/>
    <w:qFormat/>
    <w:rPr/>
  </w:style>
  <w:style w:type="character" w:styleId="WW8Num68z0">
    <w:name w:val="WW8Num68z0"/>
    <w:qFormat/>
    <w:rPr/>
  </w:style>
  <w:style w:type="character" w:styleId="WW8Num69z0">
    <w:name w:val="WW8Num69z0"/>
    <w:qFormat/>
    <w:rPr/>
  </w:style>
  <w:style w:type="character" w:styleId="DefaultParagraphFont">
    <w:name w:val="Default Paragraph Font"/>
    <w:qFormat/>
    <w:rPr/>
  </w:style>
  <w:style w:type="character" w:styleId="Heading7Char">
    <w:name w:val="Heading 7 Char"/>
    <w:qFormat/>
    <w:rPr>
      <w:rFonts w:ascii="Arial" w:hAnsi="Arial" w:eastAsia="Arial" w:cs="Arial"/>
      <w:sz w:val="24"/>
      <w:szCs w:val="24"/>
    </w:rPr>
  </w:style>
  <w:style w:type="character" w:styleId="Emphasis">
    <w:name w:val="Emphasis"/>
    <w:qFormat/>
    <w:rPr>
      <w:i/>
      <w:iCs/>
    </w:rPr>
  </w:style>
  <w:style w:type="character" w:styleId="FooterChar">
    <w:name w:val="Footer Char"/>
    <w:qFormat/>
    <w:rPr>
      <w:sz w:val="22"/>
      <w:szCs w:val="22"/>
    </w:rPr>
  </w:style>
  <w:style w:type="character" w:styleId="HeaderChar">
    <w:name w:val="Header Char"/>
    <w:qFormat/>
    <w:rPr>
      <w:sz w:val="22"/>
      <w:szCs w:val="22"/>
    </w:rPr>
  </w:style>
  <w:style w:type="character" w:styleId="fontstyle01">
    <w:name w:val="fontstyle01"/>
    <w:qFormat/>
    <w:rPr>
      <w:rFonts w:ascii="ArialMT;Times New Roman" w:hAnsi="ArialMT;Times New Roman" w:cs="ArialMT;Times New Roman"/>
      <w:b w:val="false"/>
      <w:bCs w:val="false"/>
      <w:i w:val="false"/>
      <w:iCs w:val="false"/>
      <w:color w:val="050505"/>
      <w:sz w:val="16"/>
      <w:szCs w:val="16"/>
    </w:rPr>
  </w:style>
  <w:style w:type="character" w:styleId="apple-converted-space">
    <w:name w:val="apple-converted-space"/>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ind w:hanging="0" w:start="119" w:end="0"/>
    </w:pPr>
    <w:rPr>
      <w:rFonts w:ascii="Arial" w:hAnsi="Arial" w:eastAsia="Arial" w:cs="Arial"/>
      <w:sz w:val="22"/>
      <w:szCs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Header">
    <w:name w:val="Header"/>
    <w:basedOn w:val="Normal"/>
    <w:pPr>
      <w:tabs>
        <w:tab w:val="clear" w:pos="720"/>
        <w:tab w:val="center" w:pos="4680" w:leader="none"/>
        <w:tab w:val="right" w:pos="9360" w:leader="none"/>
      </w:tabs>
    </w:pPr>
    <w:rPr/>
  </w:style>
  <w:style w:type="paragraph" w:styleId="LightGrid-Accent31">
    <w:name w:val="Light Grid - Accent 31"/>
    <w:basedOn w:val="Normal"/>
    <w:qFormat/>
    <w:pPr/>
    <w:rPr/>
  </w:style>
  <w:style w:type="paragraph" w:styleId="TableParagraph">
    <w:name w:val="Table Paragraph"/>
    <w:basedOn w:val="Normal"/>
    <w:qFormat/>
    <w:pPr/>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MediumGrid1-Accent21">
    <w:name w:val="Medium Grid 1 - Accent 21"/>
    <w:basedOn w:val="Normal"/>
    <w:qFormat/>
    <w:pPr/>
    <w:rPr/>
  </w:style>
  <w:style w:type="paragraph" w:styleId="ColorfulList-Accent11">
    <w:name w:val="Colorful List - Accent 11"/>
    <w:basedOn w:val="Normal"/>
    <w:qFormat/>
    <w:pPr>
      <w:widowControl/>
      <w:spacing w:lineRule="auto" w:line="256" w:before="0" w:after="160"/>
      <w:ind w:hanging="0" w:start="720" w:end="0"/>
      <w:contextualSpacing/>
    </w:pPr>
    <w:rPr>
      <w:rFonts w:ascii="Calibri" w:hAnsi="Calibri" w:eastAsia="Calibri" w:cs="Times New Roman"/>
    </w:rPr>
  </w:style>
  <w:style w:type="paragraph" w:styleId="p1">
    <w:name w:val="p1"/>
    <w:basedOn w:val="Normal"/>
    <w:qFormat/>
    <w:pPr>
      <w:widowControl/>
    </w:pPr>
    <w:rPr>
      <w:rFonts w:ascii="Helvetica" w:hAnsi="Helvetica" w:cs="Helvetica"/>
      <w:sz w:val="18"/>
      <w:szCs w:val="18"/>
    </w:rPr>
  </w:style>
  <w:style w:type="paragraph" w:styleId="p2">
    <w:name w:val="p2"/>
    <w:basedOn w:val="Normal"/>
    <w:qFormat/>
    <w:pPr>
      <w:widowControl/>
    </w:pPr>
    <w:rPr>
      <w:rFonts w:ascii="Helvetica" w:hAnsi="Helvetica" w:cs="Helvetica"/>
      <w:sz w:val="18"/>
      <w:szCs w:val="18"/>
    </w:rPr>
  </w:style>
  <w:style w:type="paragraph" w:styleId="Revision">
    <w:name w:val="Revision"/>
    <w:qFormat/>
    <w:pPr>
      <w:widowControl/>
      <w:bidi w:val="0"/>
    </w:pPr>
    <w:rPr>
      <w:rFonts w:ascii="Times New Roman" w:hAnsi="Times New Roman" w:eastAsia="SimSun;宋体" w:cs="Times New Roman"/>
      <w:color w:val="auto"/>
      <w:sz w:val="22"/>
      <w:szCs w:val="22"/>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header" Target="header15.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header" Target="header25.xml"/><Relationship Id="rId50" Type="http://schemas.openxmlformats.org/officeDocument/2006/relationships/footer" Target="footer24.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header" Target="header27.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footer" Target="footer28.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header" Target="header31.xml"/><Relationship Id="rId62" Type="http://schemas.openxmlformats.org/officeDocument/2006/relationships/footer" Target="footer30.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header" Target="header33.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footer" Target="footer34.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header" Target="header37.xml"/><Relationship Id="rId74" Type="http://schemas.openxmlformats.org/officeDocument/2006/relationships/footer" Target="footer36.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header" Target="header39.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numbering" Target="numbering.xml"/><Relationship Id="rId81" Type="http://schemas.openxmlformats.org/officeDocument/2006/relationships/fontTable" Target="fontTable.xml"/><Relationship Id="rId82" Type="http://schemas.openxmlformats.org/officeDocument/2006/relationships/settings" Target="settings.xml"/><Relationship Id="rId8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10.xml.rels><?xml version="1.0" encoding="UTF-8"?>
<Relationships xmlns="http://schemas.openxmlformats.org/package/2006/relationships"><Relationship Id="rId1" Type="http://schemas.openxmlformats.org/officeDocument/2006/relationships/image" Target="media/image1.png"/>
</Relationships>
</file>

<file path=word/_rels/header12.xml.rels><?xml version="1.0" encoding="UTF-8"?>
<Relationships xmlns="http://schemas.openxmlformats.org/package/2006/relationships"><Relationship Id="rId1" Type="http://schemas.openxmlformats.org/officeDocument/2006/relationships/image" Target="media/image1.png"/>
</Relationships>
</file>

<file path=word/_rels/header14.xml.rels><?xml version="1.0" encoding="UTF-8"?>
<Relationships xmlns="http://schemas.openxmlformats.org/package/2006/relationships"><Relationship Id="rId1" Type="http://schemas.openxmlformats.org/officeDocument/2006/relationships/image" Target="media/image1.png"/>
</Relationships>
</file>

<file path=word/_rels/header16.xml.rels><?xml version="1.0" encoding="UTF-8"?>
<Relationships xmlns="http://schemas.openxmlformats.org/package/2006/relationships"><Relationship Id="rId1" Type="http://schemas.openxmlformats.org/officeDocument/2006/relationships/image" Target="media/image1.png"/>
</Relationships>
</file>

<file path=word/_rels/header18.xml.rels><?xml version="1.0" encoding="UTF-8"?>
<Relationships xmlns="http://schemas.openxmlformats.org/package/2006/relationships"><Relationship Id="rId1" Type="http://schemas.openxmlformats.org/officeDocument/2006/relationships/image" Target="media/image1.png"/>
</Relationships>
</file>

<file path=word/_rels/header20.xml.rels><?xml version="1.0" encoding="UTF-8"?>
<Relationships xmlns="http://schemas.openxmlformats.org/package/2006/relationships"><Relationship Id="rId1" Type="http://schemas.openxmlformats.org/officeDocument/2006/relationships/image" Target="media/image1.png"/>
</Relationships>
</file>

<file path=word/_rels/header22.xml.rels><?xml version="1.0" encoding="UTF-8"?>
<Relationships xmlns="http://schemas.openxmlformats.org/package/2006/relationships"><Relationship Id="rId1" Type="http://schemas.openxmlformats.org/officeDocument/2006/relationships/image" Target="media/image1.png"/>
</Relationships>
</file>

<file path=word/_rels/header24.xml.rels><?xml version="1.0" encoding="UTF-8"?>
<Relationships xmlns="http://schemas.openxmlformats.org/package/2006/relationships"><Relationship Id="rId1" Type="http://schemas.openxmlformats.org/officeDocument/2006/relationships/image" Target="media/image1.png"/>
</Relationships>
</file>

<file path=word/_rels/header26.xml.rels><?xml version="1.0" encoding="UTF-8"?>
<Relationships xmlns="http://schemas.openxmlformats.org/package/2006/relationships"><Relationship Id="rId1" Type="http://schemas.openxmlformats.org/officeDocument/2006/relationships/image" Target="media/image1.png"/>
</Relationships>
</file>

<file path=word/_rels/header28.xml.rels><?xml version="1.0" encoding="UTF-8"?>
<Relationships xmlns="http://schemas.openxmlformats.org/package/2006/relationships"><Relationship Id="rId1" Type="http://schemas.openxmlformats.org/officeDocument/2006/relationships/image" Target="media/image1.png"/>
</Relationships>
</file>

<file path=word/_rels/header30.xml.rels><?xml version="1.0" encoding="UTF-8"?>
<Relationships xmlns="http://schemas.openxmlformats.org/package/2006/relationships"><Relationship Id="rId1" Type="http://schemas.openxmlformats.org/officeDocument/2006/relationships/image" Target="media/image1.png"/>
</Relationships>
</file>

<file path=word/_rels/header32.xml.rels><?xml version="1.0" encoding="UTF-8"?>
<Relationships xmlns="http://schemas.openxmlformats.org/package/2006/relationships"><Relationship Id="rId1" Type="http://schemas.openxmlformats.org/officeDocument/2006/relationships/image" Target="media/image1.png"/>
</Relationships>
</file>

<file path=word/_rels/header34.xml.rels><?xml version="1.0" encoding="UTF-8"?>
<Relationships xmlns="http://schemas.openxmlformats.org/package/2006/relationships"><Relationship Id="rId1" Type="http://schemas.openxmlformats.org/officeDocument/2006/relationships/image" Target="media/image1.png"/>
</Relationships>
</file>

<file path=word/_rels/header36.xml.rels><?xml version="1.0" encoding="UTF-8"?>
<Relationships xmlns="http://schemas.openxmlformats.org/package/2006/relationships"><Relationship Id="rId1" Type="http://schemas.openxmlformats.org/officeDocument/2006/relationships/image" Target="media/image1.png"/>
</Relationships>
</file>

<file path=word/_rels/header38.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2025-07-14T08:28:00Z</dcterms:created>
  <dc:creator>HTDUNG</dc:creator>
  <dc:description/>
  <cp:keywords>Part 66 Engineers logbook Part 66 experience and practical training record</cp:keywords>
  <dc:language>en-US</dc:language>
  <cp:lastModifiedBy>Phương Đông Ngô</cp:lastModifiedBy>
  <cp:lastPrinted>2021-05-10T16:15:00Z</cp:lastPrinted>
  <dcterms:modified xsi:type="dcterms:W3CDTF">2026-03-23T14:37:00Z</dcterms:modified>
  <cp:revision>62</cp:revision>
  <dc:subject/>
  <dc:title>Aircraft Maintenance Engineer's Logbook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2008-11-10T07:00:00Z</vt:filetime>
  </property>
  <property fmtid="{D5CDD505-2E9C-101B-9397-08002B2CF9AE}" pid="3" name="Feedback">
    <vt:lpwstr/>
  </property>
  <property fmtid="{D5CDD505-2E9C-101B-9397-08002B2CF9AE}" pid="4" name="ICV">
    <vt:lpwstr>6BB4074158574718BA3C4EED5CFF183B</vt:lpwstr>
  </property>
  <property fmtid="{D5CDD505-2E9C-101B-9397-08002B2CF9AE}" pid="5" name="KSOProductBuildVer">
    <vt:lpwstr>1033-11.2.0.11486</vt:lpwstr>
  </property>
  <property fmtid="{D5CDD505-2E9C-101B-9397-08002B2CF9AE}" pid="6" name="LastSaved">
    <vt:filetime>2019-04-10T07:00:00Z</vt:filetime>
  </property>
  <property fmtid="{D5CDD505-2E9C-101B-9397-08002B2CF9AE}" pid="7" name="TaxCatchAll">
    <vt:lpwstr/>
  </property>
  <property fmtid="{D5CDD505-2E9C-101B-9397-08002B2CF9AE}" pid="8" name="lcf76f155ced4ddcb4097134ff3c332f">
    <vt:lpwstr/>
  </property>
</Properties>
</file>