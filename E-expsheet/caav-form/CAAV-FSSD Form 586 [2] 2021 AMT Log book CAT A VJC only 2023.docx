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_rels/header30.xml.rels" ContentType="application/vnd.openxmlformats-package.relationships+xml"/>
  <Override PartName="/word/_rels/header28.xml.rels" ContentType="application/vnd.openxmlformats-package.relationships+xml"/>
  <Override PartName="/word/_rels/header26.xml.rels" ContentType="application/vnd.openxmlformats-package.relationships+xml"/>
  <Override PartName="/word/_rels/header38.xml.rels" ContentType="application/vnd.openxmlformats-package.relationships+xml"/>
  <Override PartName="/word/_rels/header24.xml.rels" ContentType="application/vnd.openxmlformats-package.relationships+xml"/>
  <Override PartName="/word/_rels/header36.xml.rels" ContentType="application/vnd.openxmlformats-package.relationships+xml"/>
  <Override PartName="/word/_rels/header12.xml.rels" ContentType="application/vnd.openxmlformats-package.relationships+xml"/>
  <Override PartName="/word/_rels/header22.xml.rels" ContentType="application/vnd.openxmlformats-package.relationships+xml"/>
  <Override PartName="/word/_rels/header34.xml.rels" ContentType="application/vnd.openxmlformats-package.relationships+xml"/>
  <Override PartName="/word/_rels/header1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2.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20"/>
          <w:tab w:val="left" w:pos="2103" w:leader="none"/>
        </w:tabs>
        <w:spacing w:before="120" w:after="120"/>
        <w:rPr>
          <w:rFonts w:ascii="Calibri" w:hAnsi="Calibri" w:cs="Calibri"/>
          <w:b/>
          <w:w w:val="95"/>
        </w:rPr>
      </w:pPr>
      <w:bookmarkStart w:id="0" w:name="Section_1.2_Personal_Data"/>
      <w:bookmarkEnd w:id="0"/>
      <w:r>
        <w:rPr>
          <w:rFonts w:cs="Calibri" w:ascii="Calibri" w:hAnsi="Calibri"/>
          <w:b/>
          <w:w w:val="95"/>
        </w:rPr>
        <w:t>Section 1. Personal Data</w:t>
      </w:r>
    </w:p>
    <w:p>
      <w:pPr>
        <w:pStyle w:val="Normal"/>
        <w:spacing w:lineRule="exact" w:line="280"/>
        <w:rPr>
          <w:rFonts w:ascii="Calibri" w:hAnsi="Calibri" w:cs="Calibri"/>
          <w:b/>
          <w:w w:val="95"/>
          <w:sz w:val="28"/>
          <w:szCs w:val="28"/>
        </w:rPr>
      </w:pPr>
      <w:r>
        <w:rPr>
          <w:rFonts w:cs="Calibri" w:ascii="Calibri" w:hAnsi="Calibri"/>
          <w:b/>
          <w:w w:val="95"/>
          <w:sz w:val="28"/>
          <w:szCs w:val="28"/>
        </w:rPr>
      </w:r>
    </w:p>
    <w:tbl>
      <w:tblPr>
        <w:tblW w:w="14010" w:type="dxa"/>
        <w:jc w:val="center"/>
        <w:tblInd w:w="0" w:type="dxa"/>
        <w:tblLayout w:type="fixed"/>
        <w:tblCellMar>
          <w:top w:w="28" w:type="dxa"/>
          <w:start w:w="28" w:type="dxa"/>
          <w:bottom w:w="28" w:type="dxa"/>
          <w:end w:w="28" w:type="dxa"/>
        </w:tblCellMar>
      </w:tblPr>
      <w:tblGrid>
        <w:gridCol w:w="6644"/>
        <w:gridCol w:w="7366"/>
      </w:tblGrid>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1"/>
                <w:w w:val="90"/>
                <w:sz w:val="24"/>
              </w:rPr>
              <w:t>Title: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Fo</w:t>
            </w:r>
            <w:r>
              <w:rPr>
                <w:rFonts w:cs="Arial" w:ascii="Arial" w:hAnsi="Arial"/>
                <w:b/>
                <w:spacing w:val="-3"/>
                <w:w w:val="95"/>
                <w:sz w:val="24"/>
              </w:rPr>
              <w:t>r</w:t>
            </w:r>
            <w:r>
              <w:rPr>
                <w:rFonts w:cs="Arial" w:ascii="Arial" w:hAnsi="Arial"/>
                <w:b/>
                <w:spacing w:val="-2"/>
                <w:w w:val="95"/>
                <w:sz w:val="24"/>
              </w:rPr>
              <w:t>ename(s):</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Surname: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5"/>
                <w:w w:val="95"/>
                <w:sz w:val="24"/>
              </w:rPr>
              <w:t>Da</w:t>
            </w:r>
            <w:r>
              <w:rPr>
                <w:rFonts w:cs="Arial" w:ascii="Arial" w:hAnsi="Arial"/>
                <w:b/>
                <w:spacing w:val="-4"/>
                <w:w w:val="95"/>
                <w:sz w:val="24"/>
              </w:rPr>
              <w:t>t</w:t>
            </w:r>
            <w:r>
              <w:rPr>
                <w:rFonts w:cs="Arial" w:ascii="Arial" w:hAnsi="Arial"/>
                <w:b/>
                <w:spacing w:val="-5"/>
                <w:w w:val="95"/>
                <w:sz w:val="24"/>
              </w:rPr>
              <w:t>e</w:t>
            </w:r>
            <w:r>
              <w:rPr>
                <w:rFonts w:cs="Arial" w:ascii="Arial" w:hAnsi="Arial"/>
                <w:b/>
                <w:spacing w:val="-15"/>
                <w:w w:val="95"/>
                <w:sz w:val="24"/>
              </w:rPr>
              <w:t xml:space="preserve"> </w:t>
            </w:r>
            <w:r>
              <w:rPr>
                <w:rFonts w:cs="Arial" w:ascii="Arial" w:hAnsi="Arial"/>
                <w:b/>
                <w:spacing w:val="-2"/>
                <w:w w:val="95"/>
                <w:sz w:val="24"/>
              </w:rPr>
              <w:t>of</w:t>
            </w:r>
            <w:r>
              <w:rPr>
                <w:rFonts w:cs="Arial" w:ascii="Arial" w:hAnsi="Arial"/>
                <w:b/>
                <w:spacing w:val="-15"/>
                <w:w w:val="95"/>
                <w:sz w:val="24"/>
              </w:rPr>
              <w:t xml:space="preserve"> </w:t>
            </w:r>
            <w:r>
              <w:rPr>
                <w:rFonts w:cs="Arial" w:ascii="Arial" w:hAnsi="Arial"/>
                <w:b/>
                <w:spacing w:val="-2"/>
                <w:w w:val="95"/>
                <w:sz w:val="24"/>
              </w:rPr>
              <w:t>Birth:</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Nationality:</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Licence</w:t>
            </w:r>
            <w:r>
              <w:rPr>
                <w:rFonts w:cs="Arial" w:ascii="Arial" w:hAnsi="Arial"/>
                <w:b/>
                <w:spacing w:val="-5"/>
                <w:w w:val="95"/>
                <w:sz w:val="24"/>
              </w:rPr>
              <w:t xml:space="preserve"> </w:t>
            </w:r>
            <w:r>
              <w:rPr>
                <w:rFonts w:cs="Arial" w:ascii="Arial" w:hAnsi="Arial"/>
                <w:b/>
                <w:spacing w:val="-1"/>
                <w:w w:val="95"/>
                <w:sz w:val="24"/>
              </w:rPr>
              <w:t>No:</w:t>
            </w:r>
          </w:p>
        </w:tc>
      </w:tr>
      <w:tr>
        <w:trPr>
          <w:trHeight w:val="397" w:hRule="atLeast"/>
        </w:trPr>
        <w:tc>
          <w:tcPr>
            <w:tcW w:w="14010" w:type="dxa"/>
            <w:gridSpan w:val="2"/>
            <w:tcBorders>
              <w:top w:val="single" w:sz="16" w:space="0" w:color="000000"/>
              <w:start w:val="single" w:sz="16" w:space="0" w:color="000000"/>
              <w:bottom w:val="single" w:sz="4" w:space="0" w:color="000000"/>
              <w:end w:val="single" w:sz="16" w:space="0" w:color="000000"/>
            </w:tcBorders>
          </w:tcPr>
          <w:p>
            <w:pPr>
              <w:pStyle w:val="TableParagraph"/>
              <w:spacing w:before="120"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er</w:t>
            </w:r>
            <w:r>
              <w:rPr>
                <w:rFonts w:cs="Arial" w:ascii="Arial" w:hAnsi="Arial"/>
                <w:b/>
                <w:spacing w:val="-3"/>
                <w:w w:val="95"/>
                <w:sz w:val="24"/>
              </w:rPr>
              <w:t>m</w:t>
            </w:r>
            <w:r>
              <w:rPr>
                <w:rFonts w:cs="Arial" w:ascii="Arial" w:hAnsi="Arial"/>
                <w:b/>
                <w:spacing w:val="-4"/>
                <w:w w:val="95"/>
                <w:sz w:val="24"/>
              </w:rPr>
              <w:t>anent</w:t>
            </w:r>
            <w:r>
              <w:rPr>
                <w:rFonts w:cs="Arial" w:ascii="Arial" w:hAnsi="Arial"/>
                <w:b/>
                <w:spacing w:val="-28"/>
                <w:w w:val="95"/>
                <w:sz w:val="24"/>
              </w:rPr>
              <w:t xml:space="preserve"> </w:t>
            </w:r>
            <w:r>
              <w:rPr>
                <w:rFonts w:cs="Arial" w:ascii="Arial" w:hAnsi="Arial"/>
                <w:b/>
                <w:spacing w:val="-3"/>
                <w:w w:val="95"/>
                <w:sz w:val="24"/>
              </w:rPr>
              <w:t>A</w:t>
            </w:r>
            <w:r>
              <w:rPr>
                <w:rFonts w:cs="Arial" w:ascii="Arial" w:hAnsi="Arial"/>
                <w:b/>
                <w:spacing w:val="-4"/>
                <w:w w:val="95"/>
                <w:sz w:val="24"/>
              </w:rPr>
              <w:t>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eastAsia="Lucida Sans" w:cs="Arial"/>
                <w:sz w:val="24"/>
                <w:szCs w:val="24"/>
              </w:rPr>
            </w:pPr>
            <w:r>
              <w:rPr>
                <w:rFonts w:eastAsia="Lucida Sans" w:cs="Arial" w:ascii="Arial" w:hAnsi="Arial"/>
                <w:sz w:val="24"/>
                <w:szCs w:val="24"/>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pacing w:before="120" w:after="0"/>
              <w:rPr>
                <w:rFonts w:ascii="Arial" w:hAnsi="Arial" w:cs="Arial"/>
                <w:b/>
                <w:spacing w:val="-4"/>
                <w:w w:val="95"/>
                <w:sz w:val="24"/>
              </w:rPr>
            </w:pPr>
            <w:r>
              <w:rPr>
                <w:rFonts w:cs="Arial" w:ascii="Arial" w:hAnsi="Arial"/>
                <w:b/>
                <w:spacing w:val="-4"/>
                <w:w w:val="95"/>
                <w:sz w:val="24"/>
              </w:rPr>
              <w:t>Change of Permanent Address: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b/>
                <w:spacing w:val="-4"/>
                <w:w w:val="95"/>
                <w:sz w:val="24"/>
              </w:rPr>
            </w:pPr>
            <w:r>
              <w:rPr>
                <w:rFonts w:cs="Arial" w:ascii="Arial" w:hAnsi="Arial"/>
                <w:b/>
                <w:spacing w:val="-4"/>
                <w:w w:val="95"/>
                <w:sz w:val="24"/>
              </w:rPr>
            </w:r>
          </w:p>
        </w:tc>
      </w:tr>
      <w:tr>
        <w:trPr>
          <w:trHeight w:val="397" w:hRule="atLeast"/>
        </w:trPr>
        <w:tc>
          <w:tcPr>
            <w:tcW w:w="14010" w:type="dxa"/>
            <w:gridSpan w:val="2"/>
            <w:tcBorders>
              <w:top w:val="single" w:sz="4" w:space="0" w:color="000000"/>
              <w:start w:val="single" w:sz="16" w:space="0" w:color="000000"/>
              <w:bottom w:val="single" w:sz="16"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Change</w:t>
            </w:r>
            <w:r>
              <w:rPr>
                <w:rFonts w:cs="Arial" w:ascii="Arial" w:hAnsi="Arial"/>
                <w:b/>
                <w:spacing w:val="-4"/>
                <w:w w:val="95"/>
                <w:sz w:val="24"/>
              </w:rPr>
              <w:t xml:space="preserve"> of </w:t>
            </w: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r>
      <w:tr>
        <w:trPr>
          <w:trHeight w:val="340" w:hRule="atLeast"/>
        </w:trPr>
        <w:tc>
          <w:tcPr>
            <w:tcW w:w="14010" w:type="dxa"/>
            <w:gridSpan w:val="2"/>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10" w:before="6" w:after="0"/>
              <w:rPr>
                <w:rFonts w:ascii="Arial" w:hAnsi="Arial" w:eastAsia="Lucida Sans" w:cs="Arial"/>
                <w:sz w:val="21"/>
                <w:szCs w:val="21"/>
              </w:rPr>
            </w:pPr>
            <w:r>
              <w:rPr>
                <w:rFonts w:eastAsia="Lucida Sans" w:cs="Arial" w:ascii="Arial" w:hAnsi="Arial"/>
                <w:sz w:val="21"/>
                <w:szCs w:val="21"/>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8"/>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48"/>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32"/>
                <w:w w:val="105"/>
                <w:sz w:val="24"/>
                <w:szCs w:val="24"/>
              </w:rPr>
              <w:t xml:space="preserve"> </w:t>
            </w:r>
          </w:p>
        </w:tc>
      </w:tr>
    </w:tbl>
    <w:p>
      <w:pPr>
        <w:pStyle w:val="Normal"/>
        <w:spacing w:lineRule="exact" w:line="150" w:before="7" w:after="0"/>
        <w:rPr>
          <w:sz w:val="15"/>
          <w:szCs w:val="15"/>
        </w:rPr>
      </w:pPr>
      <w:r>
        <w:rPr>
          <w:sz w:val="15"/>
          <w:szCs w:val="15"/>
        </w:rPr>
      </w:r>
    </w:p>
    <w:p>
      <w:pPr>
        <w:sectPr>
          <w:headerReference w:type="default" r:id="rId2"/>
          <w:footerReference w:type="default" r:id="rId3"/>
          <w:type w:val="nextPage"/>
          <w:pgSz w:orient="landscape" w:w="16838" w:h="11906"/>
          <w:pgMar w:left="851" w:right="851" w:gutter="0" w:header="567" w:top="794" w:footer="539" w:bottom="794"/>
          <w:pgNumType w:fmt="decimal"/>
          <w:formProt w:val="false"/>
          <w:textDirection w:val="lrTb"/>
          <w:docGrid w:type="default" w:linePitch="299" w:charSpace="0"/>
        </w:sectPr>
        <w:pStyle w:val="Heading2"/>
        <w:spacing w:before="120" w:after="120"/>
        <w:rPr>
          <w:b/>
          <w:w w:val="90"/>
          <w:sz w:val="15"/>
          <w:szCs w:val="15"/>
        </w:rPr>
      </w:pPr>
      <w:r>
        <w:rPr>
          <w:b/>
          <w:w w:val="90"/>
          <w:sz w:val="15"/>
          <w:szCs w:val="15"/>
        </w:rPr>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Record of Training</w:t>
      </w:r>
    </w:p>
    <w:p>
      <w:pPr>
        <w:pStyle w:val="Heading2"/>
        <w:tabs>
          <w:tab w:val="clear" w:pos="720"/>
          <w:tab w:val="left" w:pos="2102" w:leader="none"/>
        </w:tabs>
        <w:spacing w:before="120" w:after="120"/>
        <w:rPr/>
      </w:pPr>
      <w:r>
        <w:rPr>
          <w:rFonts w:cs="Arial" w:ascii="Arial" w:hAnsi="Arial"/>
          <w:sz w:val="22"/>
          <w:szCs w:val="22"/>
        </w:rPr>
        <w:t>It is important to note that the logbook holder may not certify his/her own entries. However, certain pages require the name of the logbook holder. This is primarily for traceability and identification purposes, particularly when logbook pages are separated from the logbook and used in isolation.</w:t>
      </w:r>
    </w:p>
    <w:p>
      <w:pPr>
        <w:pStyle w:val="Heading2"/>
        <w:tabs>
          <w:tab w:val="clear" w:pos="720"/>
          <w:tab w:val="left" w:pos="2102" w:leader="none"/>
        </w:tabs>
        <w:spacing w:before="120" w:after="120"/>
        <w:rPr>
          <w:rFonts w:ascii="Calibri" w:hAnsi="Calibri" w:cs="Calibri"/>
          <w:b/>
          <w:w w:val="95"/>
          <w:sz w:val="22"/>
          <w:szCs w:val="22"/>
        </w:rPr>
      </w:pPr>
      <w:r>
        <w:rPr>
          <w:rFonts w:cs="Calibri" w:ascii="Calibri" w:hAnsi="Calibri"/>
          <w:b/>
          <w:w w:val="95"/>
          <w:sz w:val="22"/>
          <w:szCs w:val="22"/>
        </w:rPr>
      </w:r>
    </w:p>
    <w:tbl>
      <w:tblPr>
        <w:tblW w:w="14025" w:type="dxa"/>
        <w:jc w:val="center"/>
        <w:tblInd w:w="0" w:type="dxa"/>
        <w:tblLayout w:type="fixed"/>
        <w:tblCellMar>
          <w:top w:w="28" w:type="dxa"/>
          <w:start w:w="28" w:type="dxa"/>
          <w:bottom w:w="28" w:type="dxa"/>
          <w:end w:w="28" w:type="dxa"/>
        </w:tblCellMar>
      </w:tblPr>
      <w:tblGrid>
        <w:gridCol w:w="5127"/>
        <w:gridCol w:w="4154"/>
        <w:gridCol w:w="1390"/>
        <w:gridCol w:w="1391"/>
        <w:gridCol w:w="1963"/>
      </w:tblGrid>
      <w:tr>
        <w:trPr>
          <w:trHeight w:val="340" w:hRule="atLeast"/>
        </w:trPr>
        <w:tc>
          <w:tcPr>
            <w:tcW w:w="5127" w:type="dxa"/>
            <w:vMerge w:val="restart"/>
            <w:tcBorders>
              <w:top w:val="single" w:sz="16" w:space="0" w:color="000000"/>
              <w:start w:val="single" w:sz="16" w:space="0" w:color="000000"/>
              <w:end w:val="single" w:sz="4"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99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1"/>
                <w:w w:val="90"/>
                <w:sz w:val="24"/>
                <w:szCs w:val="24"/>
              </w:rPr>
              <w:t>yp</w:t>
            </w:r>
            <w:r>
              <w:rPr>
                <w:rFonts w:cs="Arial" w:ascii="Arial" w:hAnsi="Arial"/>
                <w:b/>
                <w:w w:val="90"/>
                <w:sz w:val="24"/>
                <w:szCs w:val="24"/>
              </w:rPr>
              <w:t>e</w:t>
            </w:r>
            <w:r>
              <w:rPr>
                <w:rFonts w:cs="Arial" w:ascii="Arial" w:hAnsi="Arial"/>
                <w:b/>
                <w:spacing w:val="19"/>
                <w:w w:val="90"/>
                <w:sz w:val="24"/>
                <w:szCs w:val="24"/>
              </w:rPr>
              <w:t xml:space="preserve"> </w:t>
            </w:r>
            <w:r>
              <w:rPr>
                <w:rFonts w:cs="Arial" w:ascii="Arial" w:hAnsi="Arial"/>
                <w:b/>
                <w:spacing w:val="-1"/>
                <w:w w:val="90"/>
                <w:sz w:val="24"/>
                <w:szCs w:val="24"/>
              </w:rPr>
              <w:t>o</w:t>
            </w:r>
            <w:r>
              <w:rPr>
                <w:rFonts w:cs="Arial" w:ascii="Arial" w:hAnsi="Arial"/>
                <w:b/>
                <w:w w:val="90"/>
                <w:sz w:val="24"/>
                <w:szCs w:val="24"/>
              </w:rPr>
              <w:t>f</w:t>
            </w:r>
            <w:r>
              <w:rPr>
                <w:rFonts w:cs="Arial" w:ascii="Arial" w:hAnsi="Arial"/>
                <w:b/>
                <w:spacing w:val="20"/>
                <w:w w:val="90"/>
                <w:sz w:val="24"/>
                <w:szCs w:val="24"/>
              </w:rPr>
              <w:t xml:space="preserve"> </w:t>
            </w: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19"/>
                <w:w w:val="90"/>
                <w:sz w:val="24"/>
                <w:szCs w:val="24"/>
              </w:rPr>
              <w:t xml:space="preserve"> </w:t>
            </w:r>
            <w:r>
              <w:rPr>
                <w:rFonts w:cs="Arial" w:ascii="Arial" w:hAnsi="Arial"/>
                <w:b/>
                <w:spacing w:val="-1"/>
                <w:w w:val="90"/>
                <w:sz w:val="24"/>
                <w:szCs w:val="24"/>
              </w:rPr>
              <w:t>Compl</w:t>
            </w:r>
            <w:r>
              <w:rPr>
                <w:rFonts w:cs="Arial" w:ascii="Arial" w:hAnsi="Arial"/>
                <w:b/>
                <w:w w:val="90"/>
                <w:sz w:val="24"/>
                <w:szCs w:val="24"/>
              </w:rPr>
              <w:t>e</w:t>
            </w:r>
            <w:r>
              <w:rPr>
                <w:rFonts w:cs="Arial" w:ascii="Arial" w:hAnsi="Arial"/>
                <w:b/>
                <w:spacing w:val="-5"/>
                <w:w w:val="90"/>
                <w:sz w:val="24"/>
                <w:szCs w:val="24"/>
              </w:rPr>
              <w:t>t</w:t>
            </w:r>
            <w:r>
              <w:rPr>
                <w:rFonts w:cs="Arial" w:ascii="Arial" w:hAnsi="Arial"/>
                <w:b/>
                <w:spacing w:val="-1"/>
                <w:w w:val="90"/>
                <w:sz w:val="24"/>
                <w:szCs w:val="24"/>
              </w:rPr>
              <w:t>e</w:t>
            </w:r>
            <w:r>
              <w:rPr>
                <w:rFonts w:cs="Arial" w:ascii="Arial" w:hAnsi="Arial"/>
                <w:b/>
                <w:w w:val="90"/>
                <w:sz w:val="24"/>
                <w:szCs w:val="24"/>
              </w:rPr>
              <w:t>d</w:t>
            </w:r>
          </w:p>
        </w:tc>
        <w:tc>
          <w:tcPr>
            <w:tcW w:w="4154" w:type="dxa"/>
            <w:vMerge w:val="restart"/>
            <w:tcBorders>
              <w:top w:val="single" w:sz="16" w:space="0" w:color="000000"/>
              <w:start w:val="single" w:sz="4" w:space="0" w:color="000000"/>
              <w:end w:val="single" w:sz="4"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85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30"/>
                <w:w w:val="90"/>
                <w:sz w:val="24"/>
                <w:szCs w:val="24"/>
              </w:rPr>
              <w:t xml:space="preserve"> </w:t>
            </w:r>
            <w:r>
              <w:rPr>
                <w:rFonts w:cs="Arial" w:ascii="Arial" w:hAnsi="Arial"/>
                <w:b/>
                <w:spacing w:val="-1"/>
                <w:w w:val="90"/>
                <w:sz w:val="24"/>
                <w:szCs w:val="24"/>
              </w:rPr>
              <w:t>O</w:t>
            </w:r>
            <w:r>
              <w:rPr>
                <w:rFonts w:cs="Arial" w:ascii="Arial" w:hAnsi="Arial"/>
                <w:b/>
                <w:spacing w:val="-6"/>
                <w:w w:val="90"/>
                <w:sz w:val="24"/>
                <w:szCs w:val="24"/>
              </w:rPr>
              <w:t>rg</w:t>
            </w:r>
            <w:r>
              <w:rPr>
                <w:rFonts w:cs="Arial" w:ascii="Arial" w:hAnsi="Arial"/>
                <w:b/>
                <w:spacing w:val="-1"/>
                <w:w w:val="90"/>
                <w:sz w:val="24"/>
                <w:szCs w:val="24"/>
              </w:rPr>
              <w:t>anization</w:t>
            </w:r>
          </w:p>
        </w:tc>
        <w:tc>
          <w:tcPr>
            <w:tcW w:w="2781" w:type="dxa"/>
            <w:gridSpan w:val="2"/>
            <w:tcBorders>
              <w:top w:val="single" w:sz="16" w:space="0" w:color="000000"/>
              <w:start w:val="single" w:sz="4" w:space="0" w:color="000000"/>
              <w:bottom w:val="single" w:sz="4" w:space="0" w:color="000000"/>
              <w:end w:val="single" w:sz="4" w:space="0" w:color="000000"/>
            </w:tcBorders>
          </w:tcPr>
          <w:p>
            <w:pPr>
              <w:pStyle w:val="TableParagraph"/>
              <w:spacing w:before="65" w:after="0"/>
              <w:jc w:val="center"/>
              <w:rPr>
                <w:rFonts w:ascii="Arial" w:hAnsi="Arial" w:eastAsia="Lucida Sans" w:cs="Arial"/>
                <w:sz w:val="24"/>
                <w:szCs w:val="24"/>
              </w:rPr>
            </w:pPr>
            <w:r>
              <w:rPr>
                <w:rFonts w:cs="Arial" w:ascii="Arial" w:hAnsi="Arial"/>
                <w:b/>
                <w:spacing w:val="-5"/>
                <w:w w:val="95"/>
                <w:sz w:val="24"/>
                <w:szCs w:val="24"/>
              </w:rPr>
              <w:t>Da</w:t>
            </w:r>
            <w:r>
              <w:rPr>
                <w:rFonts w:cs="Arial" w:ascii="Arial" w:hAnsi="Arial"/>
                <w:b/>
                <w:spacing w:val="-4"/>
                <w:w w:val="95"/>
                <w:sz w:val="24"/>
                <w:szCs w:val="24"/>
              </w:rPr>
              <w:t>t</w:t>
            </w:r>
            <w:r>
              <w:rPr>
                <w:rFonts w:cs="Arial" w:ascii="Arial" w:hAnsi="Arial"/>
                <w:b/>
                <w:spacing w:val="-5"/>
                <w:w w:val="95"/>
                <w:sz w:val="24"/>
                <w:szCs w:val="24"/>
              </w:rPr>
              <w:t>e</w:t>
            </w:r>
          </w:p>
        </w:tc>
        <w:tc>
          <w:tcPr>
            <w:tcW w:w="1963" w:type="dxa"/>
            <w:vMerge w:val="restart"/>
            <w:tcBorders>
              <w:top w:val="single" w:sz="16" w:space="0" w:color="000000"/>
              <w:start w:val="single" w:sz="4" w:space="0" w:color="000000"/>
              <w:end w:val="single" w:sz="16"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614" w:end="0"/>
              <w:rPr>
                <w:rFonts w:ascii="Arial" w:hAnsi="Arial" w:eastAsia="Lucida Sans" w:cs="Arial"/>
                <w:sz w:val="24"/>
                <w:szCs w:val="24"/>
              </w:rPr>
            </w:pPr>
            <w:r>
              <w:rPr>
                <w:rFonts w:cs="Arial" w:ascii="Arial" w:hAnsi="Arial"/>
                <w:b/>
                <w:w w:val="90"/>
                <w:sz w:val="24"/>
                <w:szCs w:val="24"/>
              </w:rPr>
              <w:t>Result</w:t>
            </w:r>
          </w:p>
        </w:tc>
      </w:tr>
      <w:tr>
        <w:trPr>
          <w:trHeight w:val="340" w:hRule="atLeast"/>
        </w:trPr>
        <w:tc>
          <w:tcPr>
            <w:tcW w:w="5127" w:type="dxa"/>
            <w:vMerge w:val="continue"/>
            <w:tcBorders>
              <w:top w:val="single" w:sz="16" w:space="0" w:color="000000"/>
              <w:start w:val="single" w:sz="16"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4154" w:type="dxa"/>
            <w:vMerge w:val="continue"/>
            <w:tcBorders>
              <w:top w:val="single" w:sz="16" w:space="0" w:color="000000"/>
              <w:start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start="395" w:end="0"/>
              <w:rPr>
                <w:rFonts w:ascii="Arial" w:hAnsi="Arial" w:eastAsia="Lucida Sans" w:cs="Arial"/>
                <w:sz w:val="24"/>
                <w:szCs w:val="24"/>
              </w:rPr>
            </w:pPr>
            <w:r>
              <w:rPr>
                <w:rFonts w:cs="Arial" w:ascii="Arial" w:hAnsi="Arial"/>
                <w:b/>
                <w:spacing w:val="-5"/>
                <w:w w:val="95"/>
                <w:sz w:val="24"/>
                <w:szCs w:val="24"/>
              </w:rPr>
              <w:t>Fro</w:t>
            </w:r>
            <w:r>
              <w:rPr>
                <w:rFonts w:cs="Arial" w:ascii="Arial" w:hAnsi="Arial"/>
                <w:b/>
                <w:spacing w:val="-4"/>
                <w:w w:val="95"/>
                <w:sz w:val="24"/>
                <w:szCs w:val="24"/>
              </w:rPr>
              <w:t>m</w:t>
            </w:r>
          </w:p>
        </w:tc>
        <w:tc>
          <w:tcPr>
            <w:tcW w:w="1391"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end="1"/>
              <w:jc w:val="center"/>
              <w:rPr>
                <w:rFonts w:ascii="Arial" w:hAnsi="Arial" w:eastAsia="Lucida Sans" w:cs="Arial"/>
                <w:sz w:val="24"/>
                <w:szCs w:val="24"/>
              </w:rPr>
            </w:pPr>
            <w:r>
              <w:rPr>
                <w:rFonts w:cs="Arial" w:ascii="Arial" w:hAnsi="Arial"/>
                <w:b/>
                <w:spacing w:val="-20"/>
                <w:w w:val="90"/>
                <w:sz w:val="24"/>
                <w:szCs w:val="24"/>
              </w:rPr>
              <w:t>T</w:t>
            </w:r>
            <w:r>
              <w:rPr>
                <w:rFonts w:cs="Arial" w:ascii="Arial" w:hAnsi="Arial"/>
                <w:b/>
                <w:spacing w:val="-18"/>
                <w:w w:val="90"/>
                <w:sz w:val="24"/>
                <w:szCs w:val="24"/>
              </w:rPr>
              <w:t>o</w:t>
            </w:r>
          </w:p>
        </w:tc>
        <w:tc>
          <w:tcPr>
            <w:tcW w:w="1963" w:type="dxa"/>
            <w:vMerge w:val="continue"/>
            <w:tcBorders>
              <w:top w:val="single" w:sz="16" w:space="0" w:color="000000"/>
              <w:start w:val="single" w:sz="4" w:space="0" w:color="000000"/>
              <w:end w:val="single" w:sz="16"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454" w:hRule="atLeast"/>
        </w:trPr>
        <w:tc>
          <w:tcPr>
            <w:tcW w:w="5127" w:type="dxa"/>
            <w:tcBorders>
              <w:top w:val="single" w:sz="16"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16"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340" w:hRule="atLeast"/>
        </w:trPr>
        <w:tc>
          <w:tcPr>
            <w:tcW w:w="14025"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240"/>
              <w:rPr>
                <w:rFonts w:ascii="Arial" w:hAnsi="Arial" w:cs="Arial"/>
                <w:sz w:val="24"/>
                <w:szCs w:val="24"/>
              </w:rPr>
            </w:pPr>
            <w:r>
              <w:rPr>
                <w:rFonts w:cs="Arial" w:ascii="Arial" w:hAnsi="Arial"/>
                <w:sz w:val="24"/>
                <w:szCs w:val="24"/>
              </w:rPr>
            </w:r>
          </w:p>
          <w:p>
            <w:pPr>
              <w:pStyle w:val="TableParagraph"/>
              <w:spacing w:lineRule="exact" w:line="28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12"/>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70"/>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24"/>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55"/>
                <w:w w:val="105"/>
                <w:sz w:val="24"/>
                <w:szCs w:val="24"/>
              </w:rPr>
              <w:t xml:space="preserve"> </w:t>
            </w:r>
          </w:p>
        </w:tc>
      </w:tr>
    </w:tbl>
    <w:p>
      <w:pPr>
        <w:pStyle w:val="Normal"/>
        <w:widowControl/>
        <w:spacing w:before="0" w:after="60"/>
        <w:rPr>
          <w:rFonts w:ascii="Arial" w:hAnsi="Arial" w:cs="Arial"/>
        </w:rPr>
      </w:pPr>
      <w:r>
        <w:rPr>
          <w:rFonts w:cs="Arial" w:ascii="Arial" w:hAnsi="Arial"/>
        </w:rPr>
      </w:r>
      <w:bookmarkStart w:id="1" w:name="Section_1.3_Employment_Record"/>
      <w:bookmarkStart w:id="2" w:name="Section_1.3_Employment_Record"/>
      <w:bookmarkEnd w:id="2"/>
    </w:p>
    <w:p>
      <w:pPr>
        <w:sectPr>
          <w:headerReference w:type="default" r:id="rId4"/>
          <w:headerReference w:type="first" r:id="rId5"/>
          <w:footerReference w:type="default" r:id="rId6"/>
          <w:footerReference w:type="first" r:id="rId7"/>
          <w:type w:val="nextPage"/>
          <w:pgSz w:orient="landscape" w:w="16838" w:h="11906"/>
          <w:pgMar w:left="851" w:right="851" w:gutter="0" w:header="371" w:top="539" w:footer="567" w:bottom="794"/>
          <w:pgNumType w:fmt="decimal"/>
          <w:formProt w:val="false"/>
          <w:textDirection w:val="lrTb"/>
          <w:docGrid w:type="default" w:linePitch="299" w:charSpace="0"/>
        </w:sectPr>
        <w:pStyle w:val="Normal"/>
        <w:widowControl/>
        <w:spacing w:before="0" w:after="60"/>
        <w:rPr>
          <w:rFonts w:ascii="Arial" w:hAnsi="Arial" w:cs="Arial"/>
        </w:rPr>
      </w:pPr>
      <w:r>
        <w:rPr>
          <w:rFonts w:cs="Arial" w:ascii="Arial" w:hAnsi="Arial"/>
        </w:rPr>
      </w:r>
    </w:p>
    <w:p>
      <w:pPr>
        <w:pStyle w:val="Heading2"/>
        <w:tabs>
          <w:tab w:val="clear" w:pos="720"/>
          <w:tab w:val="left" w:pos="2104" w:leader="none"/>
        </w:tabs>
        <w:spacing w:before="120" w:after="120"/>
        <w:rPr/>
      </w:pPr>
      <w:r>
        <w:rPr/>
        <w:t>Section 2. Employment Record</w:t>
      </w:r>
    </w:p>
    <w:tbl>
      <w:tblPr>
        <w:tblW w:w="14003" w:type="dxa"/>
        <w:jc w:val="center"/>
        <w:tblInd w:w="0" w:type="dxa"/>
        <w:tblLayout w:type="fixed"/>
        <w:tblCellMar>
          <w:top w:w="0" w:type="dxa"/>
          <w:start w:w="0" w:type="dxa"/>
          <w:bottom w:w="0" w:type="dxa"/>
          <w:end w:w="0" w:type="dxa"/>
        </w:tblCellMar>
      </w:tblPr>
      <w:tblGrid>
        <w:gridCol w:w="4025"/>
        <w:gridCol w:w="1546"/>
        <w:gridCol w:w="2647"/>
        <w:gridCol w:w="5785"/>
      </w:tblGrid>
      <w:tr>
        <w:trPr>
          <w:trHeight w:val="567"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56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ype</w:t>
            </w:r>
            <w:r>
              <w:rPr>
                <w:rFonts w:cs="Arial" w:ascii="Arial" w:hAnsi="Arial"/>
                <w:b/>
                <w:w w:val="90"/>
                <w:sz w:val="24"/>
              </w:rPr>
              <w:t>s</w:t>
            </w:r>
            <w:r>
              <w:rPr>
                <w:rFonts w:cs="Arial" w:ascii="Arial" w:hAnsi="Arial"/>
                <w:b/>
                <w:spacing w:val="9"/>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9"/>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9"/>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35"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60" w:before="14" w:after="0"/>
              <w:rPr>
                <w:rFonts w:ascii="Arial" w:hAnsi="Arial" w:eastAsia="Lucida Sans" w:cs="Arial"/>
                <w:sz w:val="26"/>
                <w:szCs w:val="26"/>
              </w:rPr>
            </w:pPr>
            <w:r>
              <w:rPr>
                <w:rFonts w:eastAsia="Lucida Sans" w:cs="Arial" w:ascii="Arial" w:hAnsi="Arial"/>
                <w:sz w:val="26"/>
                <w:szCs w:val="26"/>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6"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73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738"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w:t>
            </w:r>
            <w:r>
              <w:rPr>
                <w:rFonts w:cs="Arial" w:ascii="Arial" w:hAnsi="Arial"/>
                <w:b/>
                <w:w w:val="90"/>
                <w:sz w:val="24"/>
              </w:rPr>
              <w:t>e</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10"/>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2"/>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1"/>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20"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80" w:before="17"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80" w:before="15"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tc>
      </w:tr>
    </w:tbl>
    <w:p>
      <w:pPr>
        <w:sectPr>
          <w:headerReference w:type="default" r:id="rId8"/>
          <w:headerReference w:type="first" r:id="rId9"/>
          <w:footerReference w:type="default" r:id="rId10"/>
          <w:footerReference w:type="first" r:id="rId11"/>
          <w:type w:val="nextPage"/>
          <w:pgSz w:orient="landscape" w:w="16838" w:h="11906"/>
          <w:pgMar w:left="851" w:right="851" w:gutter="0" w:header="371" w:top="539" w:footer="567" w:bottom="794"/>
          <w:pgNumType w:fmt="decimal"/>
          <w:formProt w:val="false"/>
          <w:textDirection w:val="lrTb"/>
          <w:docGrid w:type="default" w:linePitch="299" w:charSpace="0"/>
        </w:sectPr>
        <w:pStyle w:val="Normal"/>
        <w:spacing w:before="70" w:after="0"/>
        <w:ind w:end="134"/>
        <w:rPr>
          <w:rFonts w:ascii="Arial" w:hAnsi="Arial" w:eastAsia="Arial" w:cs="Arial"/>
          <w:sz w:val="20"/>
          <w:szCs w:val="20"/>
        </w:rPr>
      </w:pPr>
      <w:r>
        <w:rPr>
          <w:rFonts w:eastAsia="Arial" w:cs="Arial" w:ascii="Arial" w:hAnsi="Arial"/>
          <w:sz w:val="20"/>
          <w:szCs w:val="20"/>
        </w:rPr>
      </w:r>
    </w:p>
    <w:p>
      <w:pPr>
        <w:pStyle w:val="Heading2"/>
        <w:tabs>
          <w:tab w:val="clear" w:pos="720"/>
          <w:tab w:val="left" w:pos="2102" w:leader="none"/>
        </w:tabs>
        <w:spacing w:before="120" w:after="120"/>
        <w:ind w:start="0" w:end="0"/>
        <w:rPr/>
      </w:pPr>
      <w:bookmarkStart w:id="3" w:name="Section_2.1_Basic_Skills"/>
      <w:bookmarkEnd w:id="3"/>
      <w:r>
        <w:rPr>
          <w:rFonts w:cs="Calibri" w:ascii="Calibri" w:hAnsi="Calibri"/>
          <w:b/>
          <w:w w:val="95"/>
        </w:rPr>
        <w:t>Section</w:t>
      </w:r>
      <w:r>
        <w:rPr>
          <w:rFonts w:cs="Calibri" w:ascii="Calibri" w:hAnsi="Calibri"/>
          <w:b/>
          <w:spacing w:val="-11"/>
          <w:w w:val="95"/>
        </w:rPr>
        <w:t xml:space="preserve"> </w:t>
      </w:r>
      <w:r>
        <w:rPr>
          <w:rFonts w:cs="Calibri" w:ascii="Calibri" w:hAnsi="Calibri"/>
          <w:b/>
          <w:w w:val="95"/>
        </w:rPr>
        <w:t>3. Instructor/ Supervisor Details</w:t>
      </w:r>
    </w:p>
    <w:p>
      <w:pPr>
        <w:pStyle w:val="Normal"/>
        <w:widowControl/>
        <w:spacing w:before="0" w:after="120"/>
        <w:rPr/>
      </w:pPr>
      <w:r>
        <w:rPr>
          <w:rFonts w:cs="Arial" w:ascii="Arial" w:hAnsi="Arial"/>
        </w:rPr>
        <w:t>The instructor/ supervisor named below sign and confirm that the trainee (log book holder) named in the section 1 has completed the required tasks under his/ her instruction/ supervision, and is able to safety perform the task signed by him/her.</w:t>
      </w:r>
    </w:p>
    <w:p>
      <w:pPr>
        <w:pStyle w:val="Normal"/>
        <w:widowControl/>
        <w:tabs>
          <w:tab w:val="clear" w:pos="720"/>
          <w:tab w:val="center" w:pos="7569" w:leader="none"/>
        </w:tabs>
        <w:spacing w:before="0" w:after="120"/>
        <w:rPr>
          <w:rFonts w:ascii="Arial" w:hAnsi="Arial" w:cs="Arial"/>
        </w:rPr>
      </w:pPr>
      <w:r>
        <w:rPr>
          <w:rFonts w:cs="Arial" w:ascii="Arial" w:hAnsi="Arial"/>
        </w:rPr>
        <w:t>The Task Supervisor/ Instructor are approved by the CAAV and may be any one of the following:</w:t>
      </w:r>
    </w:p>
    <w:p>
      <w:pPr>
        <w:pStyle w:val="Normal"/>
        <w:widowControl/>
        <w:spacing w:before="0" w:after="120"/>
        <w:ind w:hanging="284" w:start="284" w:end="0"/>
        <w:rPr>
          <w:rFonts w:ascii="Arial" w:hAnsi="Arial" w:cs="Arial"/>
        </w:rPr>
      </w:pPr>
      <w:r>
        <w:rPr>
          <w:rFonts w:cs="Arial" w:ascii="Arial" w:hAnsi="Arial"/>
        </w:rPr>
        <w:t>(1) An appropriately qualified VAR Part-9 training instructor authorised by the organisation under the terms of its approval to conduct practical training or OJT (on the job training).</w:t>
      </w:r>
    </w:p>
    <w:p>
      <w:pPr>
        <w:pStyle w:val="Normal"/>
        <w:widowControl/>
        <w:spacing w:before="0" w:after="120"/>
        <w:ind w:hanging="284" w:start="284" w:end="0"/>
        <w:rPr/>
      </w:pPr>
      <w:r>
        <w:rPr/>
        <w:t>(2) An appropriately qualified licensed aircraft maintenance engineer employed by a VAR Part-5 maintenance organisation and authorised to conduct OJT.</w:t>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18"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w:t>
            </w:r>
          </w:p>
        </w:tc>
        <w:tc>
          <w:tcPr>
            <w:tcW w:w="3690"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18"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18"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5"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Lucida Sans" w:cs="Arial"/>
                <w:sz w:val="24"/>
                <w:szCs w:val="24"/>
              </w:rPr>
            </w:pPr>
            <w:r>
              <w:rPr>
                <w:rFonts w:eastAsia="Lucida Sans"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Lucida Sans" w:cs="Arial"/>
                <w:sz w:val="24"/>
                <w:szCs w:val="24"/>
              </w:rPr>
            </w:pPr>
            <w:r>
              <w:rPr>
                <w:rFonts w:eastAsia="Lucida Sans"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4.</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5.</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6.</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bl>
    <w:p>
      <w:pPr>
        <w:pStyle w:val="Normal"/>
        <w:tabs>
          <w:tab w:val="clear" w:pos="720"/>
          <w:tab w:val="left" w:pos="7938" w:leader="dot"/>
        </w:tabs>
        <w:spacing w:before="360" w:after="0"/>
        <w:ind w:start="142" w:end="0"/>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r>
        <w:br w:type="page"/>
      </w:r>
    </w:p>
    <w:p>
      <w:pPr>
        <w:pStyle w:val="Normal"/>
        <w:tabs>
          <w:tab w:val="clear" w:pos="720"/>
          <w:tab w:val="left" w:pos="7938" w:leader="dot"/>
        </w:tabs>
        <w:ind w:start="142" w:end="0"/>
        <w:rPr>
          <w:rFonts w:ascii="Arial" w:hAnsi="Arial" w:eastAsia="Lucida Sans" w:cs="Arial"/>
          <w:b/>
          <w:bCs/>
          <w:w w:val="105"/>
          <w:sz w:val="24"/>
          <w:szCs w:val="24"/>
        </w:rPr>
      </w:pPr>
      <w:r>
        <w:rPr>
          <w:rFonts w:eastAsia="Lucida Sans" w:cs="Arial" w:ascii="Arial" w:hAnsi="Arial"/>
          <w:b/>
          <w:bCs/>
          <w:w w:val="105"/>
          <w:sz w:val="24"/>
          <w:szCs w:val="24"/>
        </w:rPr>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7.</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8.</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9.</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10.</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11.</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18"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14.</w:t>
            </w:r>
          </w:p>
        </w:tc>
        <w:tc>
          <w:tcPr>
            <w:tcW w:w="3690"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18"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18" w:space="0" w:color="000000"/>
              <w:end w:val="single" w:sz="18"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bl>
    <w:p>
      <w:pPr>
        <w:pStyle w:val="Heading2"/>
        <w:tabs>
          <w:tab w:val="clear" w:pos="720"/>
          <w:tab w:val="left" w:pos="2102" w:leader="none"/>
        </w:tabs>
        <w:spacing w:before="120" w:after="120"/>
        <w:rPr>
          <w:rFonts w:ascii="Arial" w:hAnsi="Arial" w:cs="Arial"/>
          <w:b/>
          <w:bCs/>
          <w:spacing w:val="-2"/>
          <w:w w:val="105"/>
          <w:sz w:val="24"/>
          <w:szCs w:val="24"/>
        </w:rPr>
      </w:pPr>
      <w:r>
        <w:rPr>
          <w:b/>
          <w:w w:val="95"/>
        </w:rPr>
        <w:t xml:space="preserve"> </w:t>
      </w:r>
    </w:p>
    <w:p>
      <w:pPr>
        <w:sectPr>
          <w:headerReference w:type="default" r:id="rId12"/>
          <w:headerReference w:type="first" r:id="rId13"/>
          <w:footerReference w:type="default" r:id="rId14"/>
          <w:footerReference w:type="first" r:id="rId15"/>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Section 4. Basic Skills</w:t>
      </w:r>
    </w:p>
    <w:p>
      <w:pPr>
        <w:pStyle w:val="Heading7"/>
        <w:spacing w:before="120" w:after="0"/>
        <w:ind w:start="113" w:end="170"/>
        <w:jc w:val="both"/>
        <w:rPr>
          <w:rFonts w:ascii="Calibri" w:hAnsi="Calibri" w:cs="Calibri"/>
          <w:spacing w:val="54"/>
        </w:rPr>
      </w:pPr>
      <w:r>
        <w:rPr>
          <w:rFonts w:cs="Calibri" w:ascii="Calibri" w:hAnsi="Calibri"/>
          <w:spacing w:val="-2"/>
        </w:rPr>
        <w:t>This</w:t>
      </w:r>
      <w:r>
        <w:rPr>
          <w:rFonts w:cs="Calibri" w:ascii="Calibri" w:hAnsi="Calibri"/>
          <w:spacing w:val="-8"/>
        </w:rPr>
        <w:t xml:space="preserve"> </w:t>
      </w:r>
      <w:r>
        <w:rPr>
          <w:rFonts w:cs="Calibri" w:ascii="Calibri" w:hAnsi="Calibri"/>
          <w:spacing w:val="-1"/>
        </w:rPr>
        <w:t>section</w:t>
      </w:r>
      <w:r>
        <w:rPr>
          <w:rFonts w:cs="Calibri" w:ascii="Calibri" w:hAnsi="Calibri"/>
          <w:spacing w:val="-8"/>
        </w:rPr>
        <w:t xml:space="preserve"> </w:t>
      </w:r>
      <w:r>
        <w:rPr>
          <w:rFonts w:cs="Calibri" w:ascii="Calibri" w:hAnsi="Calibri"/>
          <w:spacing w:val="-1"/>
        </w:rPr>
        <w:t>is</w:t>
      </w:r>
      <w:r>
        <w:rPr>
          <w:rFonts w:cs="Calibri" w:ascii="Calibri" w:hAnsi="Calibri"/>
          <w:spacing w:val="-8"/>
        </w:rPr>
        <w:t xml:space="preserve"> </w:t>
      </w:r>
      <w:r>
        <w:rPr>
          <w:rFonts w:cs="Calibri" w:ascii="Calibri" w:hAnsi="Calibri"/>
          <w:spacing w:val="-1"/>
        </w:rPr>
        <w:t>to</w:t>
      </w:r>
      <w:r>
        <w:rPr>
          <w:rFonts w:cs="Calibri" w:ascii="Calibri" w:hAnsi="Calibri"/>
          <w:spacing w:val="-8"/>
        </w:rPr>
        <w:t xml:space="preserve"> </w:t>
      </w:r>
      <w:r>
        <w:rPr>
          <w:rFonts w:cs="Calibri" w:ascii="Calibri" w:hAnsi="Calibri"/>
          <w:spacing w:val="-1"/>
        </w:rPr>
        <w:t>record</w:t>
      </w:r>
      <w:r>
        <w:rPr>
          <w:rFonts w:cs="Calibri" w:ascii="Calibri" w:hAnsi="Calibri"/>
          <w:spacing w:val="-8"/>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achievement</w:t>
      </w:r>
      <w:r>
        <w:rPr>
          <w:rFonts w:cs="Calibri" w:ascii="Calibri" w:hAnsi="Calibri"/>
          <w:spacing w:val="-8"/>
        </w:rPr>
        <w:t xml:space="preserve"> </w:t>
      </w:r>
      <w:r>
        <w:rPr>
          <w:rFonts w:cs="Calibri" w:ascii="Calibri" w:hAnsi="Calibri"/>
          <w:spacing w:val="-1"/>
        </w:rPr>
        <w:t>of</w:t>
      </w:r>
      <w:r>
        <w:rPr>
          <w:rFonts w:cs="Calibri" w:ascii="Calibri" w:hAnsi="Calibri"/>
          <w:spacing w:val="-7"/>
        </w:rPr>
        <w:t xml:space="preserve"> </w:t>
      </w:r>
      <w:r>
        <w:rPr>
          <w:rFonts w:cs="Calibri" w:ascii="Calibri" w:hAnsi="Calibri"/>
          <w:spacing w:val="-1"/>
        </w:rPr>
        <w:t>practical</w:t>
      </w:r>
      <w:r>
        <w:rPr>
          <w:rFonts w:cs="Calibri" w:ascii="Calibri" w:hAnsi="Calibri"/>
          <w:spacing w:val="-7"/>
        </w:rPr>
        <w:t xml:space="preserve"> </w:t>
      </w:r>
      <w:r>
        <w:rPr>
          <w:rFonts w:cs="Calibri" w:ascii="Calibri" w:hAnsi="Calibri"/>
          <w:spacing w:val="-1"/>
        </w:rPr>
        <w:t>competencies</w:t>
      </w:r>
      <w:r>
        <w:rPr>
          <w:rFonts w:cs="Calibri" w:ascii="Calibri" w:hAnsi="Calibri"/>
          <w:spacing w:val="-7"/>
        </w:rPr>
        <w:t xml:space="preserve"> </w:t>
      </w:r>
      <w:r>
        <w:rPr>
          <w:rFonts w:cs="Calibri" w:ascii="Calibri" w:hAnsi="Calibri"/>
          <w:spacing w:val="-1"/>
        </w:rPr>
        <w:t>required</w:t>
      </w:r>
      <w:r>
        <w:rPr>
          <w:rFonts w:cs="Calibri" w:ascii="Calibri" w:hAnsi="Calibri"/>
          <w:spacing w:val="-6"/>
        </w:rPr>
        <w:t xml:space="preserve"> </w:t>
      </w:r>
      <w:r>
        <w:rPr>
          <w:rFonts w:cs="Calibri" w:ascii="Calibri" w:hAnsi="Calibri"/>
          <w:spacing w:val="-1"/>
        </w:rPr>
        <w:t>to</w:t>
      </w:r>
      <w:r>
        <w:rPr>
          <w:rFonts w:cs="Calibri" w:ascii="Calibri" w:hAnsi="Calibri"/>
          <w:spacing w:val="-7"/>
        </w:rPr>
        <w:t xml:space="preserve"> show completion </w:t>
      </w:r>
      <w:r>
        <w:rPr>
          <w:rFonts w:cs="Calibri" w:ascii="Calibri" w:hAnsi="Calibri"/>
        </w:rPr>
        <w:t>of</w:t>
      </w:r>
      <w:r>
        <w:rPr>
          <w:rFonts w:cs="Calibri" w:ascii="Calibri" w:hAnsi="Calibri"/>
          <w:spacing w:val="-8"/>
        </w:rPr>
        <w:t xml:space="preserve"> </w:t>
      </w:r>
      <w:r>
        <w:rPr>
          <w:rFonts w:cs="Calibri" w:ascii="Calibri" w:hAnsi="Calibri"/>
        </w:rPr>
        <w:t>the</w:t>
      </w:r>
      <w:r>
        <w:rPr>
          <w:rFonts w:cs="Calibri" w:ascii="Calibri" w:hAnsi="Calibri"/>
          <w:spacing w:val="-8"/>
        </w:rPr>
        <w:t xml:space="preserve"> </w:t>
      </w:r>
      <w:r>
        <w:rPr>
          <w:rFonts w:cs="Calibri" w:ascii="Calibri" w:hAnsi="Calibri"/>
          <w:spacing w:val="-2"/>
        </w:rPr>
        <w:t>app</w:t>
      </w:r>
      <w:r>
        <w:rPr>
          <w:rFonts w:cs="Calibri" w:ascii="Calibri" w:hAnsi="Calibri"/>
          <w:spacing w:val="-1"/>
        </w:rPr>
        <w:t>ropriate</w:t>
      </w:r>
      <w:r>
        <w:rPr>
          <w:rFonts w:cs="Calibri" w:ascii="Calibri" w:hAnsi="Calibri"/>
          <w:spacing w:val="30"/>
          <w:w w:val="99"/>
        </w:rPr>
        <w:t xml:space="preserve"> </w:t>
      </w:r>
      <w:r>
        <w:rPr>
          <w:rFonts w:cs="Calibri" w:ascii="Calibri" w:hAnsi="Calibri"/>
          <w:spacing w:val="-1"/>
        </w:rPr>
        <w:t>category. The basic skill credits may be obtained before or after the basic training course and valid within 10 (ten) years to the date of application for the license.</w:t>
      </w:r>
      <w:r>
        <w:rPr>
          <w:rFonts w:cs="Calibri" w:ascii="Calibri" w:hAnsi="Calibri"/>
          <w:spacing w:val="-7"/>
        </w:rPr>
        <w:t xml:space="preserve"> </w:t>
      </w:r>
      <w:r>
        <w:rPr>
          <w:rFonts w:cs="Calibri" w:ascii="Calibri" w:hAnsi="Calibri"/>
          <w:spacing w:val="-2"/>
        </w:rPr>
        <w:t>The</w:t>
      </w:r>
      <w:r>
        <w:rPr>
          <w:rFonts w:cs="Calibri" w:ascii="Calibri" w:hAnsi="Calibri"/>
          <w:spacing w:val="-7"/>
        </w:rPr>
        <w:t xml:space="preserve"> </w:t>
      </w:r>
      <w:r>
        <w:rPr>
          <w:rFonts w:cs="Calibri" w:ascii="Calibri" w:hAnsi="Calibri"/>
          <w:spacing w:val="-1"/>
        </w:rPr>
        <w:t>skills</w:t>
      </w:r>
      <w:r>
        <w:rPr>
          <w:rFonts w:cs="Calibri" w:ascii="Calibri" w:hAnsi="Calibri"/>
          <w:spacing w:val="-7"/>
        </w:rPr>
        <w:t xml:space="preserve"> </w:t>
      </w:r>
      <w:r>
        <w:rPr>
          <w:rFonts w:cs="Calibri" w:ascii="Calibri" w:hAnsi="Calibri"/>
          <w:spacing w:val="-1"/>
        </w:rPr>
        <w:t>identified</w:t>
      </w:r>
      <w:r>
        <w:rPr>
          <w:rFonts w:cs="Calibri" w:ascii="Calibri" w:hAnsi="Calibri"/>
          <w:spacing w:val="-7"/>
        </w:rPr>
        <w:t xml:space="preserve"> </w:t>
      </w:r>
      <w:r>
        <w:rPr>
          <w:rFonts w:cs="Calibri" w:ascii="Calibri" w:hAnsi="Calibri"/>
          <w:spacing w:val="-1"/>
        </w:rPr>
        <w:t>in</w:t>
      </w:r>
      <w:r>
        <w:rPr>
          <w:rFonts w:cs="Calibri" w:ascii="Calibri" w:hAnsi="Calibri"/>
          <w:spacing w:val="-7"/>
        </w:rPr>
        <w:t xml:space="preserve"> </w:t>
      </w:r>
      <w:r>
        <w:rPr>
          <w:rFonts w:cs="Calibri" w:ascii="Calibri" w:hAnsi="Calibri"/>
          <w:spacing w:val="-1"/>
        </w:rPr>
        <w:t>this</w:t>
      </w:r>
      <w:r>
        <w:rPr>
          <w:rFonts w:cs="Calibri" w:ascii="Calibri" w:hAnsi="Calibri"/>
          <w:spacing w:val="-7"/>
        </w:rPr>
        <w:t xml:space="preserve"> </w:t>
      </w:r>
      <w:r>
        <w:rPr>
          <w:rFonts w:cs="Calibri" w:ascii="Calibri" w:hAnsi="Calibri"/>
          <w:spacing w:val="-1"/>
        </w:rPr>
        <w:t>section</w:t>
      </w:r>
      <w:r>
        <w:rPr>
          <w:rFonts w:cs="Calibri" w:ascii="Calibri" w:hAnsi="Calibri"/>
          <w:spacing w:val="-7"/>
        </w:rPr>
        <w:t xml:space="preserve"> </w:t>
      </w:r>
      <w:r>
        <w:rPr>
          <w:rFonts w:cs="Calibri" w:ascii="Calibri" w:hAnsi="Calibri"/>
          <w:spacing w:val="-1"/>
        </w:rPr>
        <w:t>relate</w:t>
      </w:r>
      <w:r>
        <w:rPr>
          <w:rFonts w:cs="Calibri" w:ascii="Calibri" w:hAnsi="Calibri"/>
          <w:spacing w:val="-7"/>
        </w:rPr>
        <w:t xml:space="preserve"> </w:t>
      </w:r>
      <w:r>
        <w:rPr>
          <w:rFonts w:cs="Calibri" w:ascii="Calibri" w:hAnsi="Calibri"/>
          <w:spacing w:val="-1"/>
        </w:rPr>
        <w:t>directly</w:t>
      </w:r>
      <w:r>
        <w:rPr>
          <w:rFonts w:cs="Calibri" w:ascii="Calibri" w:hAnsi="Calibri"/>
          <w:spacing w:val="-6"/>
        </w:rPr>
        <w:t xml:space="preserve"> </w:t>
      </w:r>
      <w:r>
        <w:rPr>
          <w:rFonts w:cs="Calibri" w:ascii="Calibri" w:hAnsi="Calibri"/>
          <w:spacing w:val="-1"/>
        </w:rPr>
        <w:t>to</w:t>
      </w:r>
      <w:r>
        <w:rPr>
          <w:rFonts w:cs="Calibri" w:ascii="Calibri" w:hAnsi="Calibri"/>
          <w:spacing w:val="-6"/>
        </w:rPr>
        <w:t xml:space="preserve"> </w:t>
      </w:r>
      <w:r>
        <w:rPr>
          <w:rFonts w:cs="Calibri" w:ascii="Calibri" w:hAnsi="Calibri"/>
          <w:spacing w:val="-1"/>
        </w:rPr>
        <w:t>corresponding</w:t>
      </w:r>
      <w:r>
        <w:rPr>
          <w:rFonts w:cs="Calibri" w:ascii="Calibri" w:hAnsi="Calibri"/>
          <w:spacing w:val="-6"/>
        </w:rPr>
        <w:t xml:space="preserve"> </w:t>
      </w:r>
      <w:r>
        <w:rPr>
          <w:rFonts w:cs="Calibri" w:ascii="Calibri" w:hAnsi="Calibri"/>
          <w:spacing w:val="-1"/>
        </w:rPr>
        <w:t>license</w:t>
      </w:r>
      <w:r>
        <w:rPr>
          <w:rFonts w:cs="Calibri" w:ascii="Calibri" w:hAnsi="Calibri"/>
          <w:spacing w:val="-6"/>
        </w:rPr>
        <w:t xml:space="preserve"> </w:t>
      </w:r>
      <w:r>
        <w:rPr>
          <w:rFonts w:cs="Calibri" w:ascii="Calibri" w:hAnsi="Calibri"/>
          <w:spacing w:val="-1"/>
        </w:rPr>
        <w:t>privileges:</w:t>
      </w:r>
    </w:p>
    <w:p>
      <w:pPr>
        <w:pStyle w:val="Heading7"/>
        <w:spacing w:before="120" w:after="0"/>
        <w:ind w:start="113" w:end="170"/>
        <w:jc w:val="both"/>
        <w:rPr>
          <w:rFonts w:ascii="Calibri" w:hAnsi="Calibri" w:cs="Calibri"/>
          <w:spacing w:val="63"/>
        </w:rPr>
      </w:pPr>
      <w:r>
        <w:rPr>
          <w:rFonts w:cs="Calibri" w:ascii="Calibri" w:hAnsi="Calibri"/>
          <w:spacing w:val="54"/>
        </w:rPr>
        <w:t>+</w:t>
      </w:r>
      <w:r>
        <w:rPr>
          <w:rFonts w:cs="Calibri" w:ascii="Calibri" w:hAnsi="Calibri"/>
        </w:rPr>
        <w:t>The</w:t>
      </w:r>
      <w:r>
        <w:rPr>
          <w:rFonts w:cs="Calibri" w:ascii="Calibri" w:hAnsi="Calibri"/>
          <w:spacing w:val="-7"/>
        </w:rPr>
        <w:t xml:space="preserve"> </w:t>
      </w:r>
      <w:r>
        <w:rPr>
          <w:rFonts w:cs="Calibri" w:ascii="Calibri" w:hAnsi="Calibri"/>
        </w:rPr>
        <w:t>required</w:t>
      </w:r>
      <w:r>
        <w:rPr>
          <w:rFonts w:cs="Calibri" w:ascii="Calibri" w:hAnsi="Calibri"/>
          <w:spacing w:val="-7"/>
        </w:rPr>
        <w:t xml:space="preserve"> </w:t>
      </w:r>
      <w:r>
        <w:rPr>
          <w:rFonts w:cs="Calibri" w:ascii="Calibri" w:hAnsi="Calibri"/>
        </w:rPr>
        <w:t>training</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assessment</w:t>
      </w:r>
      <w:r>
        <w:rPr>
          <w:rFonts w:cs="Calibri" w:ascii="Calibri" w:hAnsi="Calibri"/>
          <w:spacing w:val="40"/>
          <w:w w:val="101"/>
        </w:rPr>
        <w:t xml:space="preserve"> </w:t>
      </w:r>
      <w:r>
        <w:rPr>
          <w:rFonts w:cs="Calibri" w:ascii="Calibri" w:hAnsi="Calibri"/>
          <w:spacing w:val="-1"/>
        </w:rPr>
        <w:t>may</w:t>
      </w:r>
      <w:r>
        <w:rPr>
          <w:rFonts w:cs="Calibri" w:ascii="Calibri" w:hAnsi="Calibri"/>
          <w:spacing w:val="-3"/>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carried</w:t>
      </w:r>
      <w:r>
        <w:rPr>
          <w:rFonts w:cs="Calibri" w:ascii="Calibri" w:hAnsi="Calibri"/>
          <w:spacing w:val="-3"/>
        </w:rPr>
        <w:t xml:space="preserve"> </w:t>
      </w:r>
      <w:r>
        <w:rPr>
          <w:rFonts w:cs="Calibri" w:ascii="Calibri" w:hAnsi="Calibri"/>
          <w:spacing w:val="-1"/>
        </w:rPr>
        <w:t>out</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2"/>
        </w:rPr>
        <w:t>in-ser</w:t>
      </w:r>
      <w:r>
        <w:rPr>
          <w:rFonts w:cs="Calibri" w:ascii="Calibri" w:hAnsi="Calibri"/>
          <w:spacing w:val="-1"/>
        </w:rPr>
        <w:t>vice</w:t>
      </w:r>
      <w:r>
        <w:rPr>
          <w:rFonts w:cs="Calibri" w:ascii="Calibri" w:hAnsi="Calibri"/>
          <w:spacing w:val="-2"/>
        </w:rPr>
        <w:t xml:space="preserve"> </w:t>
      </w:r>
      <w:r>
        <w:rPr>
          <w:rFonts w:cs="Calibri" w:ascii="Calibri" w:hAnsi="Calibri"/>
          <w:spacing w:val="-1"/>
        </w:rPr>
        <w:t>aircraft,</w:t>
      </w:r>
      <w:r>
        <w:rPr>
          <w:rFonts w:cs="Calibri" w:ascii="Calibri" w:hAnsi="Calibri"/>
          <w:spacing w:val="-3"/>
        </w:rPr>
        <w:t xml:space="preserve"> </w:t>
      </w:r>
      <w:r>
        <w:rPr>
          <w:rFonts w:cs="Calibri" w:ascii="Calibri" w:hAnsi="Calibri"/>
          <w:spacing w:val="-1"/>
        </w:rPr>
        <w:t>in</w:t>
      </w:r>
      <w:r>
        <w:rPr>
          <w:rFonts w:cs="Calibri" w:ascii="Calibri" w:hAnsi="Calibri"/>
          <w:spacing w:val="-2"/>
        </w:rPr>
        <w:t xml:space="preserve"> </w:t>
      </w:r>
      <w:r>
        <w:rPr>
          <w:rFonts w:cs="Calibri" w:ascii="Calibri" w:hAnsi="Calibri"/>
          <w:spacing w:val="-1"/>
        </w:rPr>
        <w:t>workshops,</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training</w:t>
      </w:r>
      <w:r>
        <w:rPr>
          <w:rFonts w:cs="Calibri" w:ascii="Calibri" w:hAnsi="Calibri"/>
          <w:spacing w:val="-2"/>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spacing w:val="-1"/>
        </w:rPr>
        <w:t>or</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simulators.</w:t>
      </w:r>
    </w:p>
    <w:p>
      <w:pPr>
        <w:pStyle w:val="Heading7"/>
        <w:spacing w:before="120" w:after="0"/>
        <w:ind w:start="113" w:end="170"/>
        <w:jc w:val="both"/>
        <w:rPr/>
      </w:pPr>
      <w:r>
        <w:rPr>
          <w:rFonts w:cs="Calibri" w:ascii="Calibri" w:hAnsi="Calibri"/>
          <w:spacing w:val="63"/>
        </w:rPr>
        <w:t>+</w:t>
      </w:r>
      <w:r>
        <w:rPr>
          <w:rFonts w:cs="Calibri" w:ascii="Calibri" w:hAnsi="Calibri"/>
        </w:rPr>
        <w:t>Each</w:t>
      </w:r>
      <w:r>
        <w:rPr>
          <w:rFonts w:cs="Calibri" w:ascii="Calibri" w:hAnsi="Calibri"/>
          <w:spacing w:val="-2"/>
        </w:rPr>
        <w:t xml:space="preserve"> </w:t>
      </w:r>
      <w:r>
        <w:rPr>
          <w:rFonts w:cs="Calibri" w:ascii="Calibri" w:hAnsi="Calibri"/>
        </w:rPr>
        <w:t>entry</w:t>
      </w:r>
      <w:r>
        <w:rPr>
          <w:rFonts w:cs="Calibri" w:ascii="Calibri" w:hAnsi="Calibri"/>
          <w:spacing w:val="-3"/>
        </w:rPr>
        <w:t xml:space="preserve"> </w:t>
      </w:r>
      <w:r>
        <w:rPr>
          <w:rFonts w:cs="Calibri" w:ascii="Calibri" w:hAnsi="Calibri"/>
          <w:spacing w:val="-1"/>
        </w:rPr>
        <w:t>must</w:t>
      </w:r>
      <w:r>
        <w:rPr>
          <w:rFonts w:cs="Calibri" w:ascii="Calibri" w:hAnsi="Calibri"/>
          <w:spacing w:val="-2"/>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confirmed</w:t>
      </w:r>
      <w:r>
        <w:rPr>
          <w:rFonts w:cs="Calibri" w:ascii="Calibri" w:hAnsi="Calibri"/>
          <w:spacing w:val="-4"/>
        </w:rPr>
        <w:t xml:space="preserve"> </w:t>
      </w:r>
      <w:r>
        <w:rPr>
          <w:rFonts w:cs="Calibri" w:ascii="Calibri" w:hAnsi="Calibri"/>
        </w:rPr>
        <w:t>by</w:t>
      </w:r>
      <w:r>
        <w:rPr>
          <w:rFonts w:cs="Calibri" w:ascii="Calibri" w:hAnsi="Calibri"/>
          <w:spacing w:val="-3"/>
        </w:rPr>
        <w:t xml:space="preserve"> an instructor/ supervisor, with his</w:t>
      </w:r>
      <w:r>
        <w:rPr>
          <w:rFonts w:cs="Calibri" w:ascii="Calibri" w:hAnsi="Calibri"/>
          <w:spacing w:val="-1"/>
        </w:rPr>
        <w:t>/her</w:t>
      </w:r>
      <w:r>
        <w:rPr>
          <w:rFonts w:cs="Calibri" w:ascii="Calibri" w:hAnsi="Calibri"/>
          <w:spacing w:val="27"/>
        </w:rPr>
        <w:t xml:space="preserve"> </w:t>
      </w:r>
      <w:r>
        <w:rPr>
          <w:rFonts w:cs="Calibri" w:ascii="Calibri" w:hAnsi="Calibri"/>
          <w:spacing w:val="-1"/>
        </w:rPr>
        <w:t>signature,</w:t>
      </w:r>
      <w:r>
        <w:rPr>
          <w:rFonts w:cs="Calibri" w:ascii="Calibri" w:hAnsi="Calibri"/>
          <w:spacing w:val="28"/>
        </w:rPr>
        <w:t xml:space="preserve"> </w:t>
      </w:r>
      <w:r>
        <w:rPr>
          <w:rFonts w:cs="Calibri" w:ascii="Calibri" w:hAnsi="Calibri"/>
          <w:spacing w:val="-1"/>
        </w:rPr>
        <w:t>position</w:t>
      </w:r>
      <w:r>
        <w:rPr>
          <w:rFonts w:cs="Calibri" w:ascii="Calibri" w:hAnsi="Calibri"/>
          <w:spacing w:val="26"/>
        </w:rPr>
        <w:t xml:space="preserve"> </w:t>
      </w:r>
      <w:r>
        <w:rPr>
          <w:rFonts w:cs="Calibri" w:ascii="Calibri" w:hAnsi="Calibri"/>
          <w:spacing w:val="-2"/>
        </w:rPr>
        <w:t>and</w:t>
      </w:r>
      <w:r>
        <w:rPr>
          <w:rFonts w:cs="Calibri" w:ascii="Calibri" w:hAnsi="Calibri"/>
          <w:spacing w:val="27"/>
        </w:rPr>
        <w:t xml:space="preserve"> </w:t>
      </w:r>
      <w:r>
        <w:rPr>
          <w:rFonts w:cs="Calibri" w:ascii="Calibri" w:hAnsi="Calibri"/>
          <w:spacing w:val="-1"/>
        </w:rPr>
        <w:t>organization</w:t>
      </w:r>
      <w:r>
        <w:rPr>
          <w:rFonts w:cs="Calibri" w:ascii="Calibri" w:hAnsi="Calibri"/>
          <w:spacing w:val="26"/>
        </w:rPr>
        <w:t xml:space="preserve"> </w:t>
      </w:r>
      <w:r>
        <w:rPr>
          <w:rFonts w:cs="Calibri" w:ascii="Calibri" w:hAnsi="Calibri"/>
          <w:spacing w:val="-1"/>
        </w:rPr>
        <w:t>details,</w:t>
      </w:r>
      <w:r>
        <w:rPr>
          <w:rFonts w:cs="Calibri" w:ascii="Calibri" w:hAnsi="Calibri"/>
          <w:spacing w:val="27"/>
        </w:rPr>
        <w:t xml:space="preserve"> </w:t>
      </w:r>
      <w:r>
        <w:rPr>
          <w:rFonts w:cs="Calibri" w:ascii="Calibri" w:hAnsi="Calibri"/>
        </w:rPr>
        <w:t>to</w:t>
      </w:r>
      <w:r>
        <w:rPr>
          <w:rFonts w:cs="Calibri" w:ascii="Calibri" w:hAnsi="Calibri"/>
          <w:spacing w:val="27"/>
        </w:rPr>
        <w:t xml:space="preserve"> </w:t>
      </w:r>
      <w:r>
        <w:rPr>
          <w:rFonts w:cs="Calibri" w:ascii="Calibri" w:hAnsi="Calibri"/>
        </w:rPr>
        <w:t>indicate</w:t>
      </w:r>
      <w:r>
        <w:rPr>
          <w:rFonts w:cs="Calibri" w:ascii="Calibri" w:hAnsi="Calibri"/>
          <w:spacing w:val="26"/>
        </w:rPr>
        <w:t xml:space="preserve"> </w:t>
      </w:r>
      <w:r>
        <w:rPr>
          <w:rFonts w:cs="Calibri" w:ascii="Calibri" w:hAnsi="Calibri"/>
        </w:rPr>
        <w:t>that</w:t>
      </w:r>
      <w:r>
        <w:rPr>
          <w:rFonts w:cs="Calibri" w:ascii="Calibri" w:hAnsi="Calibri"/>
          <w:spacing w:val="27"/>
        </w:rPr>
        <w:t xml:space="preserve"> </w:t>
      </w:r>
      <w:r>
        <w:rPr>
          <w:rFonts w:cs="Calibri" w:ascii="Calibri" w:hAnsi="Calibri"/>
        </w:rPr>
        <w:t>the</w:t>
      </w:r>
      <w:r>
        <w:rPr>
          <w:rFonts w:cs="Calibri" w:ascii="Calibri" w:hAnsi="Calibri"/>
          <w:spacing w:val="26"/>
        </w:rPr>
        <w:t xml:space="preserve"> </w:t>
      </w:r>
      <w:r>
        <w:rPr>
          <w:rFonts w:cs="Calibri" w:ascii="Calibri" w:hAnsi="Calibri"/>
        </w:rPr>
        <w:t>logbook</w:t>
      </w:r>
      <w:r>
        <w:rPr>
          <w:rFonts w:cs="Calibri" w:ascii="Calibri" w:hAnsi="Calibri"/>
          <w:spacing w:val="24"/>
        </w:rPr>
        <w:t xml:space="preserve"> </w:t>
      </w:r>
      <w:r>
        <w:rPr>
          <w:rFonts w:cs="Calibri" w:ascii="Calibri" w:hAnsi="Calibri"/>
        </w:rPr>
        <w:t>holder</w:t>
      </w:r>
      <w:r>
        <w:rPr>
          <w:rFonts w:cs="Calibri" w:ascii="Calibri" w:hAnsi="Calibri"/>
          <w:spacing w:val="27"/>
        </w:rPr>
        <w:t xml:space="preserve"> </w:t>
      </w:r>
      <w:r>
        <w:rPr>
          <w:rFonts w:cs="Calibri" w:ascii="Calibri" w:hAnsi="Calibri"/>
        </w:rPr>
        <w:t>has</w:t>
      </w:r>
      <w:r>
        <w:rPr>
          <w:rFonts w:cs="Calibri" w:ascii="Calibri" w:hAnsi="Calibri"/>
          <w:spacing w:val="26"/>
        </w:rPr>
        <w:t xml:space="preserve"> </w:t>
      </w:r>
      <w:r>
        <w:rPr>
          <w:rFonts w:cs="Calibri" w:ascii="Calibri" w:hAnsi="Calibri"/>
        </w:rPr>
        <w:t>achieved</w:t>
      </w:r>
      <w:r>
        <w:rPr>
          <w:rFonts w:cs="Calibri" w:ascii="Calibri" w:hAnsi="Calibri"/>
          <w:spacing w:val="26"/>
        </w:rPr>
        <w:t xml:space="preserve"> </w:t>
      </w:r>
      <w:r>
        <w:rPr>
          <w:rFonts w:cs="Calibri" w:ascii="Calibri" w:hAnsi="Calibri"/>
        </w:rPr>
        <w:t>the</w:t>
      </w:r>
      <w:r>
        <w:rPr>
          <w:rFonts w:cs="Calibri" w:ascii="Calibri" w:hAnsi="Calibri"/>
          <w:spacing w:val="27"/>
        </w:rPr>
        <w:t xml:space="preserve"> </w:t>
      </w:r>
      <w:r>
        <w:rPr>
          <w:rFonts w:cs="Calibri" w:ascii="Calibri" w:hAnsi="Calibri"/>
        </w:rPr>
        <w:t>required</w:t>
      </w:r>
      <w:r>
        <w:rPr>
          <w:rFonts w:cs="Calibri" w:ascii="Calibri" w:hAnsi="Calibri"/>
          <w:spacing w:val="29"/>
        </w:rPr>
        <w:t xml:space="preserve"> </w:t>
      </w:r>
      <w:r>
        <w:rPr>
          <w:rFonts w:cs="Calibri" w:ascii="Calibri" w:hAnsi="Calibri"/>
          <w:spacing w:val="-1"/>
        </w:rPr>
        <w:t>competence</w:t>
      </w:r>
      <w:r>
        <w:rPr>
          <w:rFonts w:cs="Calibri" w:ascii="Calibri" w:hAnsi="Calibri"/>
          <w:spacing w:val="13"/>
        </w:rPr>
        <w:t xml:space="preserve"> </w:t>
      </w:r>
      <w:r>
        <w:rPr>
          <w:rFonts w:cs="Calibri" w:ascii="Calibri" w:hAnsi="Calibri"/>
          <w:spacing w:val="-1"/>
        </w:rPr>
        <w:t>on</w:t>
      </w:r>
      <w:r>
        <w:rPr>
          <w:rFonts w:cs="Calibri" w:ascii="Calibri" w:hAnsi="Calibri"/>
          <w:spacing w:val="14"/>
        </w:rPr>
        <w:t xml:space="preserve"> </w:t>
      </w:r>
      <w:r>
        <w:rPr>
          <w:rFonts w:cs="Calibri" w:ascii="Calibri" w:hAnsi="Calibri"/>
          <w:spacing w:val="-1"/>
        </w:rPr>
        <w:t>the</w:t>
      </w:r>
      <w:r>
        <w:rPr>
          <w:rFonts w:cs="Calibri" w:ascii="Calibri" w:hAnsi="Calibri"/>
          <w:spacing w:val="13"/>
        </w:rPr>
        <w:t xml:space="preserve"> </w:t>
      </w:r>
      <w:r>
        <w:rPr>
          <w:rFonts w:cs="Calibri" w:ascii="Calibri" w:hAnsi="Calibri"/>
          <w:spacing w:val="-1"/>
        </w:rPr>
        <w:t>subject.</w:t>
      </w:r>
      <w:r>
        <w:rPr>
          <w:rFonts w:cs="Calibri" w:ascii="Calibri" w:hAnsi="Calibri"/>
          <w:spacing w:val="14"/>
        </w:rPr>
        <w:t xml:space="preserve"> </w:t>
      </w:r>
    </w:p>
    <w:p>
      <w:pPr>
        <w:pStyle w:val="Heading7"/>
        <w:spacing w:before="120" w:after="0"/>
        <w:ind w:start="113" w:end="170"/>
        <w:jc w:val="both"/>
        <w:rPr/>
      </w:pPr>
      <w:r>
        <w:rPr>
          <w:rFonts w:cs="Calibri" w:ascii="Calibri" w:hAnsi="Calibri"/>
          <w:spacing w:val="14"/>
        </w:rPr>
        <w:t xml:space="preserve">+ </w:t>
      </w:r>
      <w:r>
        <w:rPr>
          <w:rFonts w:cs="Calibri" w:ascii="Calibri" w:hAnsi="Calibri"/>
        </w:rPr>
        <w:t>A</w:t>
      </w:r>
      <w:r>
        <w:rPr>
          <w:rFonts w:cs="Calibri" w:ascii="Calibri" w:hAnsi="Calibri"/>
          <w:spacing w:val="14"/>
        </w:rPr>
        <w:t xml:space="preserve"> </w:t>
      </w:r>
      <w:r>
        <w:rPr>
          <w:rFonts w:cs="Calibri" w:ascii="Calibri" w:hAnsi="Calibri"/>
          <w:spacing w:val="-1"/>
        </w:rPr>
        <w:t>specific</w:t>
      </w:r>
      <w:r>
        <w:rPr>
          <w:rFonts w:cs="Calibri" w:ascii="Calibri" w:hAnsi="Calibri"/>
          <w:spacing w:val="13"/>
        </w:rPr>
        <w:t xml:space="preserve"> </w:t>
      </w:r>
      <w:r>
        <w:rPr>
          <w:rFonts w:cs="Calibri" w:ascii="Calibri" w:hAnsi="Calibri"/>
          <w:spacing w:val="-1"/>
        </w:rPr>
        <w:t>task</w:t>
      </w:r>
      <w:r>
        <w:rPr>
          <w:rFonts w:cs="Calibri" w:ascii="Calibri" w:hAnsi="Calibri"/>
          <w:spacing w:val="15"/>
        </w:rPr>
        <w:t xml:space="preserve"> </w:t>
      </w:r>
      <w:r>
        <w:rPr>
          <w:rFonts w:cs="Calibri" w:ascii="Calibri" w:hAnsi="Calibri"/>
        </w:rPr>
        <w:t>should</w:t>
      </w:r>
      <w:r>
        <w:rPr>
          <w:rFonts w:cs="Calibri" w:ascii="Calibri" w:hAnsi="Calibri"/>
          <w:spacing w:val="14"/>
        </w:rPr>
        <w:t xml:space="preserve"> </w:t>
      </w:r>
      <w:r>
        <w:rPr>
          <w:rFonts w:cs="Calibri" w:ascii="Calibri" w:hAnsi="Calibri"/>
        </w:rPr>
        <w:t>only</w:t>
      </w:r>
      <w:r>
        <w:rPr>
          <w:rFonts w:cs="Calibri" w:ascii="Calibri" w:hAnsi="Calibri"/>
          <w:spacing w:val="13"/>
        </w:rPr>
        <w:t xml:space="preserve"> </w:t>
      </w:r>
      <w:r>
        <w:rPr>
          <w:rFonts w:cs="Calibri" w:ascii="Calibri" w:hAnsi="Calibri"/>
        </w:rPr>
        <w:t>be</w:t>
      </w:r>
      <w:r>
        <w:rPr>
          <w:rFonts w:cs="Calibri" w:ascii="Calibri" w:hAnsi="Calibri"/>
          <w:spacing w:val="14"/>
        </w:rPr>
        <w:t xml:space="preserve"> </w:t>
      </w:r>
      <w:r>
        <w:rPr>
          <w:rFonts w:cs="Calibri" w:ascii="Calibri" w:hAnsi="Calibri"/>
        </w:rPr>
        <w:t>entered</w:t>
      </w:r>
      <w:r>
        <w:rPr>
          <w:rFonts w:cs="Calibri" w:ascii="Calibri" w:hAnsi="Calibri"/>
          <w:spacing w:val="14"/>
        </w:rPr>
        <w:t xml:space="preserve"> </w:t>
      </w:r>
      <w:r>
        <w:rPr>
          <w:rFonts w:cs="Calibri" w:ascii="Calibri" w:hAnsi="Calibri"/>
        </w:rPr>
        <w:t>once.</w:t>
      </w:r>
      <w:r>
        <w:rPr>
          <w:rFonts w:cs="Calibri" w:ascii="Calibri" w:hAnsi="Calibri"/>
          <w:spacing w:val="13"/>
        </w:rPr>
        <w:t xml:space="preserve"> </w:t>
      </w:r>
      <w:r>
        <w:rPr>
          <w:rFonts w:cs="Calibri" w:ascii="Calibri" w:hAnsi="Calibri"/>
        </w:rPr>
        <w:t>There</w:t>
      </w:r>
      <w:r>
        <w:rPr>
          <w:rFonts w:cs="Calibri" w:ascii="Calibri" w:hAnsi="Calibri"/>
          <w:spacing w:val="14"/>
        </w:rPr>
        <w:t xml:space="preserve"> </w:t>
      </w:r>
      <w:r>
        <w:rPr>
          <w:rFonts w:cs="Calibri" w:ascii="Calibri" w:hAnsi="Calibri"/>
        </w:rPr>
        <w:t>is</w:t>
      </w:r>
      <w:r>
        <w:rPr>
          <w:rFonts w:cs="Calibri" w:ascii="Calibri" w:hAnsi="Calibri"/>
          <w:spacing w:val="13"/>
        </w:rPr>
        <w:t xml:space="preserve"> </w:t>
      </w:r>
      <w:r>
        <w:rPr>
          <w:rFonts w:cs="Calibri" w:ascii="Calibri" w:hAnsi="Calibri"/>
        </w:rPr>
        <w:t>no</w:t>
      </w:r>
      <w:r>
        <w:rPr>
          <w:rFonts w:cs="Calibri" w:ascii="Calibri" w:hAnsi="Calibri"/>
          <w:spacing w:val="14"/>
        </w:rPr>
        <w:t xml:space="preserve"> </w:t>
      </w:r>
      <w:r>
        <w:rPr>
          <w:rFonts w:cs="Calibri" w:ascii="Calibri" w:hAnsi="Calibri"/>
        </w:rPr>
        <w:t>requirement</w:t>
      </w:r>
      <w:r>
        <w:rPr>
          <w:rFonts w:cs="Calibri" w:ascii="Calibri" w:hAnsi="Calibri"/>
          <w:spacing w:val="14"/>
        </w:rPr>
        <w:t xml:space="preserve"> </w:t>
      </w:r>
      <w:r>
        <w:rPr>
          <w:rFonts w:cs="Calibri" w:ascii="Calibri" w:hAnsi="Calibri"/>
        </w:rPr>
        <w:t>to</w:t>
      </w:r>
      <w:r>
        <w:rPr>
          <w:rFonts w:cs="Calibri" w:ascii="Calibri" w:hAnsi="Calibri"/>
          <w:spacing w:val="13"/>
        </w:rPr>
        <w:t xml:space="preserve"> </w:t>
      </w:r>
      <w:r>
        <w:rPr>
          <w:rFonts w:cs="Calibri" w:ascii="Calibri" w:hAnsi="Calibri"/>
        </w:rPr>
        <w:t>make</w:t>
      </w:r>
      <w:r>
        <w:rPr>
          <w:rFonts w:cs="Calibri" w:ascii="Calibri" w:hAnsi="Calibri"/>
          <w:spacing w:val="14"/>
        </w:rPr>
        <w:t xml:space="preserve"> </w:t>
      </w:r>
      <w:r>
        <w:rPr>
          <w:rFonts w:cs="Calibri" w:ascii="Calibri" w:hAnsi="Calibri"/>
          <w:spacing w:val="-1"/>
        </w:rPr>
        <w:t>multiple</w:t>
      </w:r>
      <w:r>
        <w:rPr>
          <w:rFonts w:cs="Calibri" w:ascii="Calibri" w:hAnsi="Calibri"/>
          <w:spacing w:val="15"/>
        </w:rPr>
        <w:t xml:space="preserve"> </w:t>
      </w:r>
      <w:r>
        <w:rPr>
          <w:rFonts w:cs="Calibri" w:ascii="Calibri" w:hAnsi="Calibri"/>
          <w:spacing w:val="-1"/>
        </w:rPr>
        <w:t>entries</w:t>
      </w:r>
      <w:r>
        <w:rPr>
          <w:rFonts w:cs="Calibri" w:ascii="Calibri" w:hAnsi="Calibri"/>
          <w:spacing w:val="14"/>
        </w:rPr>
        <w:t xml:space="preserve"> </w:t>
      </w:r>
      <w:r>
        <w:rPr>
          <w:rFonts w:cs="Calibri" w:ascii="Calibri" w:hAnsi="Calibri"/>
          <w:spacing w:val="-1"/>
        </w:rPr>
        <w:t>for</w:t>
      </w:r>
      <w:r>
        <w:rPr>
          <w:rFonts w:cs="Calibri" w:ascii="Calibri" w:hAnsi="Calibri"/>
          <w:spacing w:val="15"/>
        </w:rPr>
        <w:t xml:space="preserve"> </w:t>
      </w:r>
      <w:r>
        <w:rPr>
          <w:rFonts w:cs="Calibri" w:ascii="Calibri" w:hAnsi="Calibri"/>
        </w:rPr>
        <w:t>the</w:t>
      </w:r>
      <w:r>
        <w:rPr>
          <w:rFonts w:cs="Calibri" w:ascii="Calibri" w:hAnsi="Calibri"/>
          <w:spacing w:val="21"/>
        </w:rPr>
        <w:t xml:space="preserve"> </w:t>
      </w:r>
      <w:r>
        <w:rPr>
          <w:rFonts w:cs="Calibri" w:ascii="Calibri" w:hAnsi="Calibri"/>
          <w:spacing w:val="-1"/>
        </w:rPr>
        <w:t>same</w:t>
      </w:r>
      <w:r>
        <w:rPr>
          <w:rFonts w:cs="Calibri" w:ascii="Calibri" w:hAnsi="Calibri"/>
          <w:spacing w:val="-4"/>
        </w:rPr>
        <w:t xml:space="preserve"> </w:t>
      </w:r>
      <w:r>
        <w:rPr>
          <w:rFonts w:cs="Calibri" w:ascii="Calibri" w:hAnsi="Calibri"/>
          <w:spacing w:val="-1"/>
        </w:rPr>
        <w:t>or</w:t>
      </w:r>
      <w:r>
        <w:rPr>
          <w:rFonts w:cs="Calibri" w:ascii="Calibri" w:hAnsi="Calibri"/>
          <w:spacing w:val="-3"/>
        </w:rPr>
        <w:t xml:space="preserve"> </w:t>
      </w:r>
      <w:r>
        <w:rPr>
          <w:rFonts w:cs="Calibri" w:ascii="Calibri" w:hAnsi="Calibri"/>
          <w:spacing w:val="-1"/>
        </w:rPr>
        <w:t>similar</w:t>
      </w:r>
      <w:r>
        <w:rPr>
          <w:rFonts w:cs="Calibri" w:ascii="Calibri" w:hAnsi="Calibri"/>
          <w:spacing w:val="-3"/>
        </w:rPr>
        <w:t xml:space="preserve"> </w:t>
      </w:r>
      <w:r>
        <w:rPr>
          <w:rFonts w:cs="Calibri" w:ascii="Calibri" w:hAnsi="Calibri"/>
          <w:spacing w:val="-1"/>
        </w:rPr>
        <w:t>tasks.</w:t>
      </w:r>
    </w:p>
    <w:p>
      <w:pPr>
        <w:pStyle w:val="Heading7"/>
        <w:spacing w:before="120" w:after="0"/>
        <w:ind w:start="113" w:end="170"/>
        <w:jc w:val="both"/>
        <w:rPr>
          <w:rFonts w:ascii="Calibri" w:hAnsi="Calibri" w:cs="Calibri"/>
          <w:spacing w:val="-1"/>
        </w:rPr>
      </w:pPr>
      <w:r>
        <w:rPr>
          <w:rFonts w:cs="Calibri" w:ascii="Calibri" w:hAnsi="Calibri"/>
          <w:spacing w:val="-1"/>
        </w:rPr>
        <w:t>+ The skills that are not applicable to corresponding license privileges may not be required and specified by entering “N/A” in “Instructor/ Supervisor Signature and/or Stamp” column.</w:t>
      </w:r>
    </w:p>
    <w:p>
      <w:pPr>
        <w:pStyle w:val="Heading7"/>
        <w:spacing w:lineRule="auto" w:line="242"/>
        <w:ind w:end="116"/>
        <w:jc w:val="both"/>
        <w:rPr>
          <w:rFonts w:ascii="Calibri" w:hAnsi="Calibri" w:cs="Calibri"/>
          <w:spacing w:val="-1"/>
        </w:rPr>
      </w:pPr>
      <w:r>
        <w:rPr>
          <w:rFonts w:cs="Calibri" w:ascii="Calibri" w:hAnsi="Calibri"/>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start="0" w:end="116"/>
        <w:jc w:val="both"/>
        <w:rPr>
          <w:spacing w:val="-1"/>
        </w:rPr>
      </w:pPr>
      <w:r>
        <w:rPr>
          <w:spacing w:val="-1"/>
        </w:rPr>
      </w:r>
    </w:p>
    <w:p>
      <w:pPr>
        <w:sectPr>
          <w:headerReference w:type="default" r:id="rId16"/>
          <w:headerReference w:type="first" r:id="rId17"/>
          <w:footerReference w:type="default" r:id="rId18"/>
          <w:footerReference w:type="first" r:id="rId19"/>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7"/>
        <w:spacing w:lineRule="auto" w:line="242"/>
        <w:ind w:end="116"/>
        <w:jc w:val="both"/>
        <w:rPr>
          <w:rFonts w:ascii="Arial" w:hAnsi="Arial" w:cs="Arial"/>
          <w:sz w:val="16"/>
          <w:szCs w:val="16"/>
        </w:rPr>
      </w:pPr>
      <w:r>
        <w:rPr>
          <w:rFonts w:cs="Arial"/>
          <w:sz w:val="16"/>
          <w:szCs w:val="16"/>
        </w:rPr>
      </w:r>
    </w:p>
    <w:tbl>
      <w:tblPr>
        <w:tblW w:w="14949" w:type="dxa"/>
        <w:jc w:val="start"/>
        <w:tblInd w:w="77" w:type="dxa"/>
        <w:tblLayout w:type="fixed"/>
        <w:tblCellMar>
          <w:top w:w="0" w:type="dxa"/>
          <w:start w:w="0" w:type="dxa"/>
          <w:bottom w:w="0" w:type="dxa"/>
          <w:end w:w="0" w:type="dxa"/>
        </w:tblCellMar>
      </w:tblPr>
      <w:tblGrid>
        <w:gridCol w:w="1228"/>
        <w:gridCol w:w="7342"/>
        <w:gridCol w:w="1276"/>
        <w:gridCol w:w="3260"/>
        <w:gridCol w:w="1843"/>
      </w:tblGrid>
      <w:tr>
        <w:trPr>
          <w:trHeight w:val="680" w:hRule="exact"/>
        </w:trPr>
        <w:tc>
          <w:tcPr>
            <w:tcW w:w="1228"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42"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 xml:space="preserve">Instructor/ Supervisor </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b/>
                <w:sz w:val="24"/>
                <w:szCs w:val="24"/>
              </w:rPr>
            </w:pPr>
            <w:r>
              <w:rPr>
                <w:rFonts w:eastAsia="Lucida Sans" w:cs="Arial" w:ascii="Arial" w:hAnsi="Arial"/>
                <w:b/>
                <w:sz w:val="24"/>
                <w:szCs w:val="24"/>
              </w:rPr>
              <w:t>Remark</w:t>
            </w:r>
          </w:p>
        </w:tc>
      </w:tr>
      <w:tr>
        <w:trPr/>
        <w:tc>
          <w:tcPr>
            <w:tcW w:w="1228"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b/>
                <w:sz w:val="24"/>
                <w:szCs w:val="24"/>
              </w:rPr>
            </w:pPr>
            <w:r>
              <w:rPr>
                <w:rFonts w:eastAsia="Lucida Sans" w:cs="Arial" w:ascii="Arial" w:hAnsi="Arial"/>
                <w:b/>
                <w:sz w:val="24"/>
                <w:szCs w:val="24"/>
              </w:rPr>
            </w:r>
          </w:p>
        </w:tc>
        <w:tc>
          <w:tcPr>
            <w:tcW w:w="7342" w:type="dxa"/>
            <w:tcBorders>
              <w:top w:val="single" w:sz="16" w:space="0" w:color="000000"/>
              <w:start w:val="single" w:sz="4" w:space="0" w:color="000000"/>
              <w:bottom w:val="single" w:sz="4" w:space="0" w:color="000000"/>
              <w:end w:val="single" w:sz="4" w:space="0" w:color="000000"/>
            </w:tcBorders>
          </w:tcPr>
          <w:p>
            <w:pPr>
              <w:pStyle w:val="TableParagraph"/>
              <w:numPr>
                <w:ilvl w:val="0"/>
                <w:numId w:val="8"/>
              </w:numPr>
              <w:spacing w:before="120" w:after="120"/>
              <w:rPr>
                <w:rFonts w:ascii="Arial" w:hAnsi="Arial" w:eastAsia="Lucida Sans" w:cs="Arial"/>
                <w:sz w:val="24"/>
                <w:szCs w:val="24"/>
              </w:rPr>
            </w:pPr>
            <w:r>
              <w:rPr>
                <w:rFonts w:cs="Arial" w:ascii="Arial" w:hAnsi="Arial"/>
                <w:b/>
                <w:sz w:val="24"/>
                <w:szCs w:val="24"/>
              </w:rPr>
              <w:t>General Aircraft Maintenance</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1.1 Awareness of hazards when working with aircraft – noise, heat, moving surfaces, propellers, intakes, exhausts.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1.2 Safety precautions when using fluids, gasses and chemicals.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numPr>
                <w:ilvl w:val="0"/>
                <w:numId w:val="8"/>
              </w:numPr>
              <w:spacing w:before="120" w:after="120"/>
              <w:rPr>
                <w:rFonts w:ascii="Arial" w:hAnsi="Arial" w:eastAsia="Lucida Sans" w:cs="Arial"/>
                <w:sz w:val="24"/>
                <w:szCs w:val="24"/>
              </w:rPr>
            </w:pPr>
            <w:r>
              <w:rPr>
                <w:rFonts w:cs="Arial" w:ascii="Arial" w:hAnsi="Arial"/>
                <w:b/>
                <w:sz w:val="24"/>
                <w:szCs w:val="24"/>
              </w:rPr>
              <w:t>Mechanical Fitting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2.1 Related safety practices.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2.2 Use a range of hand tools and power tools to achieve a dimensional accuracy of  ± 0.010 in / 0.25 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2.3 Interpret and work to engineering drawings.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2.4 Use basic tools and equipment for: cutting, forming and joining commonly used materials. (Ferrous and non-ferrous).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2.5 Mark out use measuring equipment e.g. micrometers, rulers, verniers, height gauges, squares, vee blocks and surface tables.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2.6 Select and use feeler, slip, limit, go / no go gauges.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2.7 Fit and remove thread inserts.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1"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6"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213"/>
        <w:gridCol w:w="7357"/>
        <w:gridCol w:w="1276"/>
        <w:gridCol w:w="3260"/>
        <w:gridCol w:w="1843"/>
      </w:tblGrid>
      <w:tr>
        <w:trPr/>
        <w:tc>
          <w:tcPr>
            <w:tcW w:w="1213"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2.8 Drill and tap a threaded hole.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2.9 Drill and ream perpendicular holes in ferrous and non-ferrous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numPr>
                <w:ilvl w:val="0"/>
                <w:numId w:val="8"/>
              </w:numPr>
              <w:spacing w:before="120" w:after="120"/>
              <w:rPr>
                <w:rFonts w:ascii="Arial" w:hAnsi="Arial" w:eastAsia="Lucida Sans" w:cs="Arial"/>
                <w:sz w:val="24"/>
                <w:szCs w:val="24"/>
              </w:rPr>
            </w:pPr>
            <w:r>
              <w:rPr>
                <w:rFonts w:cs="Arial" w:ascii="Arial" w:hAnsi="Arial"/>
                <w:b/>
                <w:sz w:val="24"/>
                <w:szCs w:val="24"/>
              </w:rPr>
              <w:t>Assembly / Disassembly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3.1 Apply correct procedures: Material storage and handling.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3.2 Identification of a range of materials.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3.3 Cleaning and Contamination control.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3.4 Use of a range of common assembly and disassembly tools plus specific application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3.5 Adjust, set and use torque spanners.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3.6 Identify standards and specifications of common use parts i.e. nuts, bolts, washers and split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3.7 Identify part numbers and serial numbers from an approved component overhaul manual or illustrated parts catalogue.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4" w:end="78"/>
              <w:rPr>
                <w:rFonts w:ascii="Arial" w:hAnsi="Arial" w:eastAsia="Arial" w:cs="Arial"/>
                <w:sz w:val="24"/>
                <w:szCs w:val="24"/>
              </w:rPr>
            </w:pPr>
            <w:r>
              <w:rPr>
                <w:rFonts w:cs="Arial" w:ascii="Arial" w:hAnsi="Arial"/>
                <w:sz w:val="24"/>
                <w:szCs w:val="24"/>
              </w:rPr>
              <w:t>3.8 Fit and remove a range of common use components e.g. split pins, tabs, spring and plain washers, plain and lock nuts.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3.9 Demonstrate competence when wire locking a variety of assemblies.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9"/>
              <w:rPr>
                <w:rFonts w:ascii="Arial" w:hAnsi="Arial" w:eastAsia="Arial" w:cs="Arial"/>
                <w:sz w:val="24"/>
                <w:szCs w:val="24"/>
              </w:rPr>
            </w:pPr>
            <w:r>
              <w:rPr>
                <w:rFonts w:cs="Arial" w:ascii="Arial" w:hAnsi="Arial"/>
                <w:sz w:val="24"/>
                <w:szCs w:val="24"/>
              </w:rPr>
              <w:t>3.10 Measure shafts, bores, flanges, and adjacent surfaces using a variety of precision measuring instruments &amp; record dimensions.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3.11 Disassemble and assemble an aircraft component IAW manufacturer’s overhaul manual.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numPr>
                <w:ilvl w:val="0"/>
                <w:numId w:val="8"/>
              </w:numPr>
              <w:spacing w:before="120" w:after="120"/>
              <w:ind w:hanging="360" w:start="453" w:end="78"/>
              <w:rPr>
                <w:rFonts w:ascii="Arial" w:hAnsi="Arial" w:eastAsia="Lucida Sans" w:cs="Arial"/>
                <w:sz w:val="24"/>
                <w:szCs w:val="24"/>
              </w:rPr>
            </w:pPr>
            <w:r>
              <w:rPr>
                <w:rFonts w:cs="Arial" w:ascii="Arial" w:hAnsi="Arial"/>
                <w:b/>
                <w:sz w:val="24"/>
                <w:szCs w:val="24"/>
              </w:rPr>
              <w:t>Wiring and Looming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4.1 Identify cables and cables values by reference to the maintenance manuals.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4.2 Identify a range of electrical component symbols.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4.3 Interpret typical electrical wiring diagrams and schematics circuits.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4.4 Select and use appropriate cable stripping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4.5 Using at least two crimping systems, select appropriate cable crimping tools and crimp cables to prepare cable ends or plug / socket terminals.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4.6 Solder cables to single and multi-pin connectors / tag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58" w:end="0"/>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60" w:before="3" w:after="0"/>
        <w:rPr>
          <w:rFonts w:ascii="Arial" w:hAnsi="Arial" w:cs="Arial"/>
          <w:sz w:val="16"/>
          <w:szCs w:val="16"/>
        </w:rPr>
      </w:pPr>
      <w:r>
        <w:rPr>
          <w:rFonts w:cs="Arial" w:ascii="Arial" w:hAnsi="Arial"/>
          <w:sz w:val="16"/>
          <w:szCs w:val="16"/>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4.7 Check an aircraft electrical circuit for continuity in conjunction with an electrical wiring diagram.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4.8 Carry out basic fault finding techniques using a range of test meters.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4.9 Prepare, and install a simple loom, using at least two binding methods.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4.10 Discuss and demonstrate the use of a range of test meters to measure volts, amps and resistance in practical task circumstances.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4.11 Carry out bonding and insulation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4.12 Explain / demonstrate how to inspect aircraft areas for HIRF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4.13 Carry out an inspection for lightning strike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4.14 Insertion / extraction of electrical inserts in a variety of electrical connectors.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4.15 Inspection of electrical cable looms / bundles and cable trunking.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99"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8"/>
              </w:numPr>
              <w:spacing w:before="120" w:after="120"/>
              <w:ind w:hanging="360" w:start="453" w:end="95"/>
              <w:rPr>
                <w:rFonts w:ascii="Arial" w:hAnsi="Arial" w:eastAsia="Lucida Sans" w:cs="Arial"/>
                <w:sz w:val="24"/>
                <w:szCs w:val="24"/>
              </w:rPr>
            </w:pPr>
            <w:r>
              <w:rPr>
                <w:rFonts w:cs="Arial" w:ascii="Arial" w:hAnsi="Arial"/>
                <w:b/>
                <w:sz w:val="24"/>
                <w:szCs w:val="24"/>
              </w:rPr>
              <w:t>Electrical Power / Avionic Systems (Common)</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 Reading and interpretation of electrical schematic and wiring diagrams.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5.2 Replace a range of Avionic LRUs and apply associated BITE.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5.3 Remove / Refit Power Distribution Control &amp; Protection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5.4 Generator power check / voltage adjustment.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5.5 Internal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5.6 Replace and function test IFE Equipment (excludes public address).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5.7 Replacement of ovens, boilers and beverage makers.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5.8 Compass / Standby Compass compensation swing and calculations.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5.9 External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5.10 Implement ESD procedures.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20"/>
          <w:headerReference w:type="first" r:id="rId21"/>
          <w:footerReference w:type="default" r:id="rId22"/>
          <w:footerReference w:type="first" r:id="rId2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eastAsia="Arial" w:cs="Arial"/>
          <w:sz w:val="24"/>
          <w:szCs w:val="24"/>
        </w:rPr>
      </w:pPr>
      <w:r>
        <w:rPr>
          <w:rFonts w:eastAsia="Arial"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8"/>
              </w:numPr>
              <w:spacing w:before="120" w:after="120"/>
              <w:ind w:hanging="360" w:start="453" w:end="215"/>
              <w:rPr>
                <w:rFonts w:ascii="Arial" w:hAnsi="Arial" w:eastAsia="Lucida Sans" w:cs="Arial"/>
                <w:sz w:val="24"/>
                <w:szCs w:val="24"/>
              </w:rPr>
            </w:pPr>
            <w:r>
              <w:rPr>
                <w:rFonts w:cs="Arial" w:ascii="Arial" w:hAnsi="Arial"/>
                <w:b/>
                <w:sz w:val="24"/>
                <w:szCs w:val="24"/>
              </w:rPr>
              <w:t>Sheet Metal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6.1 Interpret engineering drawings and calculate size of material required to produce a component of material with one or more bends.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6.2 Bend metal to a bend radius, angle and dimensions as given in the engineering drawing.’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eastAsia="Arial" w:cs="Arial" w:ascii="Arial" w:hAnsi="Arial"/>
                <w:sz w:val="24"/>
                <w:szCs w:val="24"/>
              </w:rPr>
              <w:t>6.3 Use a range of hand &amp; power tools to position rivet holes to an accuracy of: ± 0.30ins / 0.75mm.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6.4 Identify a range of solid and blind rivets and fasteners.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cs="Arial" w:ascii="Arial" w:hAnsi="Arial"/>
                <w:sz w:val="24"/>
                <w:szCs w:val="24"/>
              </w:rPr>
              <w:t>6.5 Identify, select and use a range of rivet setting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6.6 Set a range of rivets in aluminum sheet. Range to include raised and countersunk rivets.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6.7 Select and use a range of appropriate rivet closing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6.8 Select and fit sheet gripping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6.9 Identify rivet setting faults.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41" w:hRule="exact"/>
        </w:trPr>
        <w:tc>
          <w:tcPr>
            <w:tcW w:w="14949"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320" w:before="9"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6.10 Remove defective rivets without causing further damage to skin.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6.11 Select and install oversize rivets as instructed in SRM.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6.12 Set a range of other fasteners in aluminum sheet.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6.13 Removal of corrosion and reprotection of aluminum sheet metal.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6.14 Cut and shape material to required profile, finish edges and deburr using approved procedures.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numPr>
                <w:ilvl w:val="0"/>
                <w:numId w:val="8"/>
              </w:numPr>
              <w:spacing w:before="120" w:after="120"/>
              <w:ind w:hanging="360" w:start="453" w:end="178"/>
              <w:rPr>
                <w:rFonts w:ascii="Arial" w:hAnsi="Arial" w:eastAsia="Lucida Sans" w:cs="Arial"/>
                <w:sz w:val="24"/>
                <w:szCs w:val="24"/>
              </w:rPr>
            </w:pPr>
            <w:r>
              <w:rPr>
                <w:rFonts w:cs="Arial" w:ascii="Arial" w:hAnsi="Arial"/>
                <w:b/>
                <w:sz w:val="24"/>
                <w:szCs w:val="24"/>
              </w:rPr>
              <w:t>Composite and Non-Metallic Practices (other than wood and fabric)</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7.1 Identification of the characteristics and properties of common composite and non-metallic materials other than wood,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7.2 Identification of sealing and bonding agents.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7.3 Detection of defects/deterioration in composite and non- metallic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7.4 Repair of composite and non-metallic materials and structures.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30" w:before="7" w:after="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cs="Arial"/>
          <w:sz w:val="16"/>
          <w:szCs w:val="16"/>
        </w:rPr>
      </w:pPr>
      <w:r>
        <w:rPr>
          <w:rFonts w:cs="Arial" w:ascii="Arial" w:hAnsi="Arial"/>
          <w:sz w:val="16"/>
          <w:szCs w:val="16"/>
        </w:rPr>
      </w:r>
    </w:p>
    <w:tbl>
      <w:tblPr>
        <w:tblW w:w="20478" w:type="dxa"/>
        <w:jc w:val="start"/>
        <w:tblInd w:w="77" w:type="dxa"/>
        <w:tblLayout w:type="fixed"/>
        <w:tblCellMar>
          <w:top w:w="0" w:type="dxa"/>
          <w:start w:w="0" w:type="dxa"/>
          <w:bottom w:w="0" w:type="dxa"/>
          <w:end w:w="0" w:type="dxa"/>
        </w:tblCellMar>
      </w:tblPr>
      <w:tblGrid>
        <w:gridCol w:w="1150"/>
        <w:gridCol w:w="7420"/>
        <w:gridCol w:w="1276"/>
        <w:gridCol w:w="3260"/>
        <w:gridCol w:w="1843"/>
        <w:gridCol w:w="1843"/>
        <w:gridCol w:w="1843"/>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c>
          <w:tcPr>
            <w:tcW w:w="5529" w:type="dxa"/>
            <w:gridSpan w:val="3"/>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510" w:hRule="atLeast"/>
        </w:trPr>
        <w:tc>
          <w:tcPr>
            <w:tcW w:w="1150"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420" w:type="dxa"/>
            <w:tcBorders>
              <w:top w:val="single" w:sz="16" w:space="0" w:color="000000"/>
              <w:start w:val="single" w:sz="4" w:space="0" w:color="000000"/>
              <w:bottom w:val="single" w:sz="4" w:space="0" w:color="000000"/>
              <w:end w:val="single" w:sz="4" w:space="0" w:color="000000"/>
            </w:tcBorders>
          </w:tcPr>
          <w:p>
            <w:pPr>
              <w:pStyle w:val="TableParagraph"/>
              <w:numPr>
                <w:ilvl w:val="0"/>
                <w:numId w:val="8"/>
              </w:numPr>
              <w:spacing w:before="120" w:after="120"/>
              <w:ind w:hanging="360" w:start="453" w:end="61"/>
              <w:rPr>
                <w:rFonts w:ascii="Arial" w:hAnsi="Arial" w:eastAsia="Book Antiqua" w:cs="Arial"/>
                <w:sz w:val="24"/>
                <w:szCs w:val="24"/>
              </w:rPr>
            </w:pPr>
            <w:r>
              <w:rPr>
                <w:rFonts w:cs="Arial" w:ascii="Arial" w:hAnsi="Arial"/>
                <w:b/>
                <w:sz w:val="24"/>
                <w:szCs w:val="24"/>
              </w:rPr>
              <w:t>Wooden Structures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8.1 Identification of the characteristics and properties of common types of wood and glue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8.2 Identification of construction methods used in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8.3 Methods of preservation and maintenance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15"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8.4 Identification and detection of defects in wood material and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8.5 Repair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numPr>
                <w:ilvl w:val="0"/>
                <w:numId w:val="8"/>
              </w:numPr>
              <w:spacing w:before="120" w:after="120"/>
              <w:ind w:hanging="360" w:start="453" w:end="61"/>
              <w:rPr>
                <w:rFonts w:ascii="Arial" w:hAnsi="Arial" w:eastAsia="Book Antiqua" w:cs="Arial"/>
                <w:sz w:val="24"/>
                <w:szCs w:val="24"/>
              </w:rPr>
            </w:pPr>
            <w:r>
              <w:rPr>
                <w:rFonts w:cs="Arial" w:ascii="Arial" w:hAnsi="Arial"/>
                <w:b/>
                <w:sz w:val="24"/>
                <w:szCs w:val="24"/>
              </w:rPr>
              <w:t>Fabric Covering Practices</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43"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9.1 Identification of the characteristics and properties of common fabrics and adhesives used in wooden structured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9.2 Inspection method for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9.3 Identification of defects in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9.4 Repair of fabric covering.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79" w:end="0"/>
              <w:rPr>
                <w:rFonts w:ascii="Arial" w:hAnsi="Arial" w:eastAsia="Lucida Sans" w:cs="Arial"/>
                <w:sz w:val="24"/>
                <w:szCs w:val="24"/>
              </w:rPr>
            </w:pPr>
            <w:r>
              <w:rPr>
                <w:rFonts w:eastAsia="Lucida Sans" w:cs="Arial" w:ascii="Arial" w:hAnsi="Arial"/>
                <w:sz w:val="24"/>
                <w:szCs w:val="24"/>
              </w:rPr>
              <w:t xml:space="preserve">Log Book Holder’s Name: ............................................................... Signature: </w:t>
            </w:r>
          </w:p>
        </w:tc>
        <w:tc>
          <w:tcPr>
            <w:tcW w:w="1843" w:type="dxa"/>
            <w:tcBorders/>
          </w:tcPr>
          <w:p>
            <w:pPr>
              <w:pStyle w:val="Normal"/>
              <w:widowControl/>
              <w:snapToGrid w:val="false"/>
              <w:rPr>
                <w:rFonts w:ascii="Arial" w:hAnsi="Arial" w:eastAsia="Lucida Sans" w:cs="Arial"/>
                <w:sz w:val="24"/>
                <w:szCs w:val="24"/>
              </w:rPr>
            </w:pPr>
            <w:r>
              <w:rPr>
                <w:rFonts w:eastAsia="Lucida Sans" w:cs="Arial" w:ascii="Arial" w:hAnsi="Arial"/>
                <w:sz w:val="24"/>
                <w:szCs w:val="24"/>
              </w:rPr>
            </w:r>
          </w:p>
        </w:tc>
        <w:tc>
          <w:tcPr>
            <w:tcW w:w="1843" w:type="dxa"/>
            <w:tcBorders/>
          </w:tcPr>
          <w:p>
            <w:pPr>
              <w:pStyle w:val="Normal"/>
              <w:widowControl/>
              <w:snapToGrid w:val="false"/>
              <w:rPr>
                <w:rFonts w:ascii="Arial" w:hAnsi="Arial" w:cs="Arial"/>
                <w:sz w:val="24"/>
                <w:szCs w:val="24"/>
              </w:rPr>
            </w:pPr>
            <w:r>
              <w:rPr>
                <w:rFonts w:cs="Arial" w:ascii="Arial" w:hAnsi="Arial"/>
                <w:sz w:val="24"/>
                <w:szCs w:val="24"/>
              </w:rPr>
            </w:r>
          </w:p>
        </w:tc>
        <w:tc>
          <w:tcPr>
            <w:tcW w:w="1843" w:type="dxa"/>
            <w:tcBorders/>
          </w:tcPr>
          <w:p>
            <w:pPr>
              <w:pStyle w:val="Normal"/>
              <w:spacing w:before="120" w:after="120"/>
              <w:rPr>
                <w:rFonts w:ascii="Arial" w:hAnsi="Arial" w:cs="Arial"/>
                <w:sz w:val="24"/>
                <w:szCs w:val="24"/>
              </w:rPr>
            </w:pPr>
            <w:r>
              <w:rPr>
                <w:rFonts w:cs="Arial" w:ascii="Arial" w:hAnsi="Arial"/>
                <w:sz w:val="24"/>
                <w:szCs w:val="24"/>
              </w:rPr>
              <w:t>N/A</w:t>
            </w:r>
          </w:p>
        </w:tc>
      </w:tr>
    </w:tbl>
    <w:p>
      <w:pPr>
        <w:sectPr>
          <w:headerReference w:type="default" r:id="rId24"/>
          <w:headerReference w:type="first" r:id="rId25"/>
          <w:footerReference w:type="default" r:id="rId26"/>
          <w:footerReference w:type="first" r:id="rId27"/>
          <w:type w:val="nextPage"/>
          <w:pgSz w:orient="landscape" w:w="16838" w:h="11906"/>
          <w:pgMar w:left="851" w:right="851" w:gutter="0" w:header="567" w:top="794" w:footer="567" w:bottom="794"/>
          <w:pgNumType w:fmt="decimal"/>
          <w:formProt w:val="false"/>
          <w:textDirection w:val="lrTb"/>
          <w:docGrid w:type="default" w:linePitch="299" w:charSpace="0"/>
        </w:sectPr>
        <w:pStyle w:val="Normal"/>
        <w:rPr>
          <w:rFonts w:ascii="Arial" w:hAnsi="Arial" w:eastAsia="Lucida Sans" w:cs="Arial"/>
          <w:sz w:val="24"/>
          <w:szCs w:val="24"/>
        </w:rPr>
      </w:pPr>
      <w:r>
        <w:rPr>
          <w:rFonts w:eastAsia="Lucida Sans" w:cs="Arial" w:ascii="Arial" w:hAnsi="Arial"/>
          <w:sz w:val="24"/>
          <w:szCs w:val="24"/>
        </w:rPr>
      </w:r>
    </w:p>
    <w:tbl>
      <w:tblPr>
        <w:tblW w:w="14891" w:type="dxa"/>
        <w:jc w:val="start"/>
        <w:tblInd w:w="163" w:type="dxa"/>
        <w:tblLayout w:type="fixed"/>
        <w:tblCellMar>
          <w:top w:w="0" w:type="dxa"/>
          <w:start w:w="28" w:type="dxa"/>
          <w:bottom w:w="0" w:type="dxa"/>
          <w:end w:w="28" w:type="dxa"/>
        </w:tblCellMar>
      </w:tblPr>
      <w:tblGrid>
        <w:gridCol w:w="1155"/>
        <w:gridCol w:w="7357"/>
        <w:gridCol w:w="1276"/>
        <w:gridCol w:w="3260"/>
        <w:gridCol w:w="1843"/>
      </w:tblGrid>
      <w:tr>
        <w:trPr>
          <w:trHeight w:val="510" w:hRule="atLeas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67" w:hRule="atLeast"/>
        </w:trPr>
        <w:tc>
          <w:tcPr>
            <w:tcW w:w="1155"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735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8"/>
              </w:numPr>
              <w:spacing w:before="120" w:after="120"/>
              <w:ind w:hanging="357" w:start="414" w:end="57"/>
              <w:rPr>
                <w:rFonts w:ascii="Arial" w:hAnsi="Arial" w:eastAsia="Lucida Sans" w:cs="Arial"/>
                <w:sz w:val="24"/>
                <w:szCs w:val="24"/>
              </w:rPr>
            </w:pPr>
            <w:r>
              <w:rPr>
                <w:rFonts w:cs="Arial" w:ascii="Arial" w:hAnsi="Arial"/>
                <w:b/>
                <w:sz w:val="24"/>
                <w:szCs w:val="24"/>
              </w:rPr>
              <w:t>Maintenance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10.1 Inspection of a structure using a mirror and a light source.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10.2 Remove &amp; replace a range of flexible hoses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10.3 Remove &amp; replace a range of rigid pipes,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10.4 Locate components using referencing system, e.g. station numbers.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10.5 Carry out a heavy landing / turbulence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51"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10.6 Assist in the raising / lowering of an aircraft on or off jacks.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03"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10.7 Jack aircraft level to rigging position.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99"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10.8 Assist in the towing of an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10.9 Remove and refit a range of aircraft panels.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60" w:hRule="exact"/>
        </w:trPr>
        <w:tc>
          <w:tcPr>
            <w:tcW w:w="14891"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7" w:after="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5"/>
        <w:gridCol w:w="7415"/>
        <w:gridCol w:w="1276"/>
        <w:gridCol w:w="3260"/>
        <w:gridCol w:w="1843"/>
      </w:tblGrid>
      <w:tr>
        <w:trPr>
          <w:trHeight w:val="720" w:hRule="exac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15"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eastAsia="Lucida Sans" w:cs="Arial"/>
                <w:sz w:val="24"/>
                <w:szCs w:val="24"/>
              </w:rPr>
            </w:pPr>
            <w:r>
              <w:rPr>
                <w:rFonts w:eastAsia="Lucida San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10.10 Lubrication of bearings, flight controls and undercarriages.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cs="Arial"/>
                <w:sz w:val="24"/>
                <w:szCs w:val="24"/>
              </w:rPr>
            </w:pPr>
            <w:r>
              <w:rPr>
                <w:rFonts w:cs="Arial" w:ascii="Arial" w:hAnsi="Arial"/>
                <w:sz w:val="24"/>
                <w:szCs w:val="24"/>
              </w:rPr>
              <w:t xml:space="preserve">10.11 Carry out Pre-Departure inspections </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a - Refuel aircraft.</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b - Check &amp; replenish oil, hydraulic and pneumatic systems, Tyre Pressures.</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c - Perform Pre-flight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10.12 Carry out Daily inspections</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a - Service toilet and potable water system.</w:t>
            </w:r>
          </w:p>
          <w:p>
            <w:pPr>
              <w:pStyle w:val="TableParagraph"/>
              <w:spacing w:before="120" w:after="120"/>
              <w:ind w:hanging="425" w:start="758" w:end="57"/>
              <w:rPr>
                <w:rFonts w:ascii="Arial" w:hAnsi="Arial" w:cs="Arial"/>
                <w:sz w:val="24"/>
                <w:szCs w:val="24"/>
              </w:rPr>
            </w:pPr>
            <w:r>
              <w:rPr>
                <w:rFonts w:cs="Arial" w:ascii="Arial" w:hAnsi="Arial"/>
                <w:sz w:val="24"/>
                <w:szCs w:val="24"/>
              </w:rPr>
              <w:t xml:space="preserve">b - Connect and use correctly ground electrical power. </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c - Connect and use correctly ground air supply.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10.13 Replenish oxygen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10.14 Assist in pressurization test.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10.15 Operational check of ground power.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10.16 Carry out a VHF Radio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10.17 Remove / Refit Main and APU Batteries.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57"/>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sectPr>
          <w:headerReference w:type="default" r:id="rId28"/>
          <w:headerReference w:type="first" r:id="rId29"/>
          <w:footerReference w:type="default" r:id="rId30"/>
          <w:footerReference w:type="first" r:id="rId3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10.18 Remove / Refit Emergency Battery.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2"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10.19 Replace carpets.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10.20 Replace crew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10.21 Replace passenger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10.22 Check seat belts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7"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48" w:after="0"/>
              <w:ind w:start="93" w:end="0"/>
              <w:rPr>
                <w:rFonts w:ascii="Arial" w:hAnsi="Arial" w:eastAsia="Arial" w:cs="Arial"/>
                <w:sz w:val="24"/>
                <w:szCs w:val="24"/>
              </w:rPr>
            </w:pPr>
            <w:r>
              <w:rPr>
                <w:rFonts w:cs="Arial" w:ascii="Arial" w:hAnsi="Arial"/>
                <w:sz w:val="24"/>
                <w:szCs w:val="24"/>
              </w:rPr>
              <w:t>10.23 Replace and test a range of electrical airframe / engine system components /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160"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10.24 Check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10.25 Functional test of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10.26 Inspect toilet / vestibule unit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10.27 Inspect Galley unit for serviceability.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2"/>
          <w:headerReference w:type="first" r:id="rId33"/>
          <w:footerReference w:type="default" r:id="rId34"/>
          <w:footerReference w:type="first" r:id="rId3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6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10.28 Inspect and test Engine and Airframe fire detecting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10.29 Inspection and functional testing of fire protection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10.30 Replace fire bottle.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10.31 Removal / refit of Flight Control and subsequent rigging of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10.32 Functional checks on hydraulically operated flight control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10.33 Hydraulic PFCU change.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10.34 Replace and test fuel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10.35 Hydraulic Reservoir inspection, fluid replenishment and recharging.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10.36 Hydraulic System Component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10.37 Engine driven Hydraulic pump change (EDP).</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6"/>
          <w:headerReference w:type="first" r:id="rId37"/>
          <w:footerReference w:type="default" r:id="rId38"/>
          <w:footerReference w:type="first" r:id="rId3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6" w:type="dxa"/>
        <w:jc w:val="start"/>
        <w:tblInd w:w="98" w:type="dxa"/>
        <w:tblLayout w:type="fixed"/>
        <w:tblCellMar>
          <w:top w:w="0" w:type="dxa"/>
          <w:start w:w="28" w:type="dxa"/>
          <w:bottom w:w="0" w:type="dxa"/>
          <w:end w:w="28" w:type="dxa"/>
        </w:tblCellMar>
      </w:tblPr>
      <w:tblGrid>
        <w:gridCol w:w="1131"/>
        <w:gridCol w:w="7446"/>
        <w:gridCol w:w="1276"/>
        <w:gridCol w:w="3260"/>
        <w:gridCol w:w="1843"/>
      </w:tblGrid>
      <w:tr>
        <w:trPr>
          <w:trHeight w:val="720" w:hRule="exact"/>
        </w:trPr>
        <w:tc>
          <w:tcPr>
            <w:tcW w:w="1131"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43"/>
              <w:jc w:val="center"/>
              <w:rPr>
                <w:rFonts w:ascii="Arial" w:hAnsi="Arial" w:eastAsia="Lucida Sans" w:cs="Arial"/>
                <w:sz w:val="24"/>
                <w:szCs w:val="24"/>
              </w:rPr>
            </w:pPr>
            <w:r>
              <w:rPr>
                <w:rFonts w:cs="Arial" w:ascii="Arial" w:hAnsi="Arial"/>
                <w:b/>
                <w:sz w:val="24"/>
                <w:szCs w:val="24"/>
              </w:rPr>
              <w:t>Date</w:t>
            </w:r>
          </w:p>
        </w:tc>
        <w:tc>
          <w:tcPr>
            <w:tcW w:w="744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10.38 Electrical Hydraulic Pump Change (ACMP).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10.39 Hydraulic pump quill drive inspection.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10.40 Functional test of windscreen wiper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10.41 Removal / refit of windscreen wiper blade.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10.42 Wheel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10.43 Wheel Brake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10.44 Bleed hydraulic brakes.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10.45 Replace oleo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10.46 Assess fluid levels and charge oleo.</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10.47 Functional test of Anti Skid system.</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6"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sectPr>
          <w:headerReference w:type="default" r:id="rId40"/>
          <w:headerReference w:type="first" r:id="rId41"/>
          <w:footerReference w:type="default" r:id="rId42"/>
          <w:footerReference w:type="first" r:id="rId4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5" w:type="dxa"/>
        <w:jc w:val="start"/>
        <w:tblInd w:w="98" w:type="dxa"/>
        <w:tblLayout w:type="fixed"/>
        <w:tblCellMar>
          <w:top w:w="0" w:type="dxa"/>
          <w:start w:w="28" w:type="dxa"/>
          <w:bottom w:w="0" w:type="dxa"/>
          <w:end w:w="28" w:type="dxa"/>
        </w:tblCellMar>
      </w:tblPr>
      <w:tblGrid>
        <w:gridCol w:w="1206"/>
        <w:gridCol w:w="7371"/>
        <w:gridCol w:w="1276"/>
        <w:gridCol w:w="3260"/>
        <w:gridCol w:w="1832"/>
      </w:tblGrid>
      <w:tr>
        <w:trPr>
          <w:trHeight w:val="720" w:hRule="exact"/>
        </w:trPr>
        <w:tc>
          <w:tcPr>
            <w:tcW w:w="1206"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32"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10.48 Replace vacuum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10.49 Retrieve data from central maintenance system (CMU).</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10.50 Assist in APU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54"/>
              <w:rPr>
                <w:rFonts w:ascii="Arial" w:hAnsi="Arial" w:eastAsia="Arial" w:cs="Arial"/>
                <w:sz w:val="24"/>
                <w:szCs w:val="24"/>
              </w:rPr>
            </w:pPr>
            <w:r>
              <w:rPr>
                <w:rFonts w:cs="Arial" w:ascii="Arial" w:hAnsi="Arial"/>
                <w:sz w:val="24"/>
                <w:szCs w:val="24"/>
              </w:rPr>
              <w:t>10.51 Windows &amp; Transparencies cleaning &amp; polishing.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10.52 Replacement of door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10.53 Remove / Refit cockpit windshield.</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10.54 Assist in a power plant removal &amp;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10.55 Rig engine thrust lever.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10.56 Replenish water / methanol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10.57 Application of one / two component sealers and compounds.</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80" w:hRule="exact"/>
        </w:trPr>
        <w:tc>
          <w:tcPr>
            <w:tcW w:w="1494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4"/>
          <w:headerReference w:type="first" r:id="rId45"/>
          <w:footerReference w:type="default" r:id="rId46"/>
          <w:footerReference w:type="first" r:id="rId47"/>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885" w:type="dxa"/>
        <w:jc w:val="start"/>
        <w:tblInd w:w="170" w:type="dxa"/>
        <w:tblLayout w:type="fixed"/>
        <w:tblCellMar>
          <w:top w:w="0" w:type="dxa"/>
          <w:start w:w="28" w:type="dxa"/>
          <w:bottom w:w="0" w:type="dxa"/>
          <w:end w:w="28" w:type="dxa"/>
        </w:tblCellMar>
      </w:tblPr>
      <w:tblGrid>
        <w:gridCol w:w="1162"/>
        <w:gridCol w:w="7343"/>
        <w:gridCol w:w="1276"/>
        <w:gridCol w:w="3260"/>
        <w:gridCol w:w="1844"/>
      </w:tblGrid>
      <w:tr>
        <w:trPr>
          <w:trHeight w:val="720" w:hRule="exact"/>
        </w:trPr>
        <w:tc>
          <w:tcPr>
            <w:tcW w:w="1162"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43"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10.58 Assist in propeller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10.59 Check propeller track.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10.60 Mooring and picketing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10.61 Removal / refit main rotor head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10.62 Removal / refit transmission drive shaft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7"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10.63 Removal / refit main rotor gearbox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10.64 Removal / refit tail rotor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10.65 Flight control rigging.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10.66 Main rotor track and balance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10.67 VHF Comms LRU replacement and Communication Check.</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88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8"/>
          <w:headerReference w:type="first" r:id="rId49"/>
          <w:footerReference w:type="default" r:id="rId50"/>
          <w:footerReference w:type="first" r:id="rId5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10.68 HF LRU replacement and Communication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10.69 VHF NAV LRU replacement and system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10.70 Aerial replacement (various).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10.71 Radio Standing Wave Measurement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10.72 ATC / TCAS system component replacement and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30"/>
              <w:rPr>
                <w:rFonts w:ascii="Arial" w:hAnsi="Arial" w:eastAsia="Arial" w:cs="Arial"/>
                <w:sz w:val="24"/>
                <w:szCs w:val="24"/>
              </w:rPr>
            </w:pPr>
            <w:r>
              <w:rPr>
                <w:rFonts w:cs="Arial" w:ascii="Arial" w:hAnsi="Arial"/>
                <w:sz w:val="24"/>
                <w:szCs w:val="24"/>
              </w:rPr>
              <w:t>10.73 Intercommunication / Passenger Address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10.74 Removal / installation of Pitot Static Instruments.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10.75 Check calibration of a Pitot Static System using a Pitot Static Leak tester.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10.76 Inertial Reference Unit / Platform Initialisation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10.77 Test ILS / VOR Systems using appropriate test equipment e.g. Nav 401/402.</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2"/>
          <w:headerReference w:type="first" r:id="rId53"/>
          <w:footerReference w:type="default" r:id="rId54"/>
          <w:footerReference w:type="first" r:id="rId5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0" w:type="dxa"/>
        <w:jc w:val="start"/>
        <w:tblInd w:w="77" w:type="dxa"/>
        <w:tblLayout w:type="fixed"/>
        <w:tblCellMar>
          <w:top w:w="0" w:type="dxa"/>
          <w:start w:w="0" w:type="dxa"/>
          <w:bottom w:w="0" w:type="dxa"/>
          <w:end w:w="0" w:type="dxa"/>
        </w:tblCellMar>
      </w:tblPr>
      <w:tblGrid>
        <w:gridCol w:w="1150"/>
        <w:gridCol w:w="7420"/>
        <w:gridCol w:w="1276"/>
        <w:gridCol w:w="3260"/>
        <w:gridCol w:w="1844"/>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10.78 Gyroscopic Instrument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10.79 Fuel Quantity Indicating systems functional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142"/>
              <w:rPr>
                <w:rFonts w:ascii="Arial" w:hAnsi="Arial" w:eastAsia="Arial" w:cs="Arial"/>
                <w:sz w:val="24"/>
                <w:szCs w:val="24"/>
              </w:rPr>
            </w:pPr>
            <w:r>
              <w:rPr>
                <w:rFonts w:cs="Arial" w:ascii="Arial" w:hAnsi="Arial"/>
                <w:sz w:val="24"/>
                <w:szCs w:val="24"/>
              </w:rPr>
              <w:t>10.80 General Engine and aircraft temperature / pressure and flow instrumentation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10.81 Flight Director Systems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10.82 Radio Altimeter system test utilizing appropriate (555)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142"/>
              <w:rPr>
                <w:rFonts w:ascii="Arial" w:hAnsi="Arial" w:eastAsia="Arial" w:cs="Arial"/>
                <w:sz w:val="24"/>
                <w:szCs w:val="24"/>
              </w:rPr>
            </w:pPr>
            <w:r>
              <w:rPr>
                <w:rFonts w:cs="Arial" w:ascii="Arial" w:hAnsi="Arial"/>
                <w:sz w:val="24"/>
                <w:szCs w:val="24"/>
              </w:rPr>
              <w:t>10.83 DME Functional Testing utilizing appropriate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10.84 Weather Radar system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10.85 Auto throttle systems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25"/>
              <w:rPr>
                <w:rFonts w:ascii="Arial" w:hAnsi="Arial" w:eastAsia="Arial" w:cs="Arial"/>
                <w:sz w:val="24"/>
                <w:szCs w:val="24"/>
              </w:rPr>
            </w:pPr>
            <w:r>
              <w:rPr>
                <w:rFonts w:cs="Arial" w:ascii="Arial" w:hAnsi="Arial"/>
                <w:sz w:val="24"/>
                <w:szCs w:val="24"/>
              </w:rPr>
              <w:t>10.86 Automatic Flight Modes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10.87 Stability Augmentation Systems experience and functional testing. (optional, helicopters only).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0"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6"/>
          <w:headerReference w:type="first" r:id="rId57"/>
          <w:footerReference w:type="default" r:id="rId58"/>
          <w:footerReference w:type="first" r:id="rId5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5"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10.88 ADF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10.89 Discuss / demonstrate typical maintenance practices on Electronic Flight Instrument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8" w:after="0"/>
              <w:ind w:start="114" w:end="72"/>
              <w:rPr>
                <w:rFonts w:ascii="Arial" w:hAnsi="Arial" w:eastAsia="Arial" w:cs="Arial"/>
                <w:sz w:val="24"/>
                <w:szCs w:val="24"/>
              </w:rPr>
            </w:pPr>
            <w:r>
              <w:rPr>
                <w:rFonts w:cs="Arial" w:ascii="Arial" w:hAnsi="Arial"/>
                <w:sz w:val="24"/>
                <w:szCs w:val="24"/>
              </w:rPr>
              <w:t>10.90 Discuss / demonstrate typical maintenance practices on Flight Management systems.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sectPr>
          <w:headerReference w:type="default" r:id="rId60"/>
          <w:headerReference w:type="first" r:id="rId61"/>
          <w:footerReference w:type="default" r:id="rId62"/>
          <w:footerReference w:type="first" r:id="rId6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Heading2"/>
        <w:tabs>
          <w:tab w:val="clear" w:pos="720"/>
          <w:tab w:val="left" w:pos="2102" w:leader="none"/>
        </w:tabs>
        <w:ind w:start="0" w:end="0"/>
        <w:rPr/>
      </w:pPr>
      <w:r>
        <w:rPr>
          <w:rFonts w:cs="Calibri" w:ascii="Calibri" w:hAnsi="Calibri"/>
          <w:b/>
          <w:w w:val="95"/>
        </w:rPr>
        <w:t>Section</w:t>
      </w:r>
      <w:r>
        <w:rPr>
          <w:rFonts w:cs="Calibri" w:ascii="Calibri" w:hAnsi="Calibri"/>
          <w:b/>
          <w:spacing w:val="-11"/>
          <w:w w:val="95"/>
        </w:rPr>
        <w:t xml:space="preserve"> 5</w:t>
      </w:r>
      <w:r>
        <w:rPr>
          <w:rFonts w:cs="Calibri" w:ascii="Calibri" w:hAnsi="Calibri"/>
          <w:b/>
          <w:w w:val="95"/>
        </w:rPr>
        <w:t>. Maintenance Experience (OJT)</w:t>
      </w:r>
    </w:p>
    <w:p>
      <w:pPr>
        <w:pStyle w:val="Heading7"/>
        <w:spacing w:before="120" w:after="0"/>
        <w:ind w:start="0" w:end="0"/>
        <w:jc w:val="both"/>
        <w:rPr>
          <w:sz w:val="22"/>
          <w:szCs w:val="22"/>
          <w:lang w:val="vi-VN"/>
        </w:rPr>
      </w:pPr>
      <w:r>
        <w:rPr>
          <w:sz w:val="22"/>
          <w:szCs w:val="22"/>
        </w:rPr>
        <w:t xml:space="preserve">This section is to record the experience gained on in-serviced aircraft. Each entry in the </w:t>
      </w:r>
      <w:r>
        <w:rPr>
          <w:sz w:val="22"/>
          <w:szCs w:val="22"/>
          <w:lang w:val="vi-VN"/>
        </w:rPr>
        <w:t xml:space="preserve">maintenance experience </w:t>
      </w:r>
      <w:r>
        <w:rPr>
          <w:sz w:val="22"/>
          <w:szCs w:val="22"/>
        </w:rPr>
        <w:t>logbook is an on-the-job training (OJT) task. The type and range of OJT tasks under taken must be in respect of the category and/or type rating applied for. The OJT task details should be recorded by the logbook holder on completion of the task and countersigned by the task supervisor as soon as practicable after completion of the task. A specific task should only be entered once. There is no requirement to make multiple entries for the same or similar tasks.</w:t>
      </w:r>
    </w:p>
    <w:p>
      <w:pPr>
        <w:pStyle w:val="Heading7"/>
        <w:numPr>
          <w:ilvl w:val="0"/>
          <w:numId w:val="7"/>
        </w:numPr>
        <w:tabs>
          <w:tab w:val="clear" w:pos="720"/>
          <w:tab w:val="left" w:pos="454" w:leader="none"/>
        </w:tabs>
        <w:spacing w:before="120" w:after="0"/>
        <w:jc w:val="both"/>
        <w:rPr>
          <w:rFonts w:eastAsia="Times New Roman" w:cs="Arial"/>
          <w:sz w:val="22"/>
          <w:szCs w:val="22"/>
          <w:lang w:val="en-GB"/>
        </w:rPr>
      </w:pPr>
      <w:r>
        <w:rPr>
          <w:sz w:val="22"/>
          <w:szCs w:val="22"/>
          <w:lang w:val="vi-VN"/>
        </w:rPr>
        <w:t>The OJT</w:t>
      </w:r>
      <w:r>
        <w:rPr>
          <w:rFonts w:eastAsia="Times New Roman" w:cs="Arial"/>
          <w:sz w:val="22"/>
          <w:szCs w:val="22"/>
          <w:lang w:val="en-GB"/>
        </w:rPr>
        <w:t xml:space="preserve"> is gained by a AMT in the workplace. The objective of OJT is to gain the required competence and experience in performing safe maintenance. The OJT competence </w:t>
      </w:r>
      <w:r>
        <w:rPr>
          <w:rFonts w:eastAsia="Times New Roman" w:cs="Arial"/>
          <w:sz w:val="22"/>
          <w:szCs w:val="22"/>
          <w:lang w:val="en-GB"/>
        </w:rPr>
        <w:t>credits are valid within 3 (three) years</w:t>
      </w:r>
      <w:r>
        <w:rPr>
          <w:rFonts w:eastAsia="Times New Roman" w:cs="Arial"/>
          <w:sz w:val="22"/>
          <w:szCs w:val="22"/>
          <w:lang w:val="en-GB"/>
        </w:rPr>
        <w:t xml:space="preserve"> to the date of application for the license.</w:t>
      </w:r>
    </w:p>
    <w:p>
      <w:pPr>
        <w:pStyle w:val="Heading7"/>
        <w:numPr>
          <w:ilvl w:val="0"/>
          <w:numId w:val="7"/>
        </w:numPr>
        <w:tabs>
          <w:tab w:val="clear" w:pos="720"/>
          <w:tab w:val="left" w:pos="454" w:leader="none"/>
        </w:tabs>
        <w:spacing w:before="120" w:after="0"/>
        <w:jc w:val="both"/>
        <w:rPr>
          <w:sz w:val="22"/>
          <w:szCs w:val="22"/>
          <w:lang w:val="vi-VN"/>
        </w:rPr>
      </w:pPr>
      <w:r>
        <w:rPr>
          <w:rFonts w:eastAsia="Times New Roman" w:cs="Arial"/>
          <w:sz w:val="22"/>
          <w:szCs w:val="22"/>
          <w:lang w:val="en-GB"/>
        </w:rPr>
        <w:t xml:space="preserve">The OJT task lists </w:t>
      </w:r>
      <w:r>
        <w:rPr>
          <w:rFonts w:eastAsia="Times New Roman" w:cs="Arial"/>
          <w:sz w:val="22"/>
          <w:szCs w:val="22"/>
          <w:lang w:val="en-GB"/>
        </w:rPr>
        <w:t>are part of maintenance</w:t>
      </w:r>
      <w:r>
        <w:rPr>
          <w:sz w:val="22"/>
          <w:szCs w:val="22"/>
          <w:lang w:val="vi-VN"/>
        </w:rPr>
        <w:t xml:space="preserve"> training program and approved by CAAV.</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The OJT tasks to be completed shall be representative of the aircraft and systems both in complexity and in the technical input required to complete that task.</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 xml:space="preserve">The OJT should </w:t>
      </w:r>
      <w:r>
        <w:rPr>
          <w:sz w:val="22"/>
          <w:szCs w:val="22"/>
          <w:lang w:val="vi-VN"/>
        </w:rPr>
        <w:t>include one to one supervision and should involve actual work task performance</w:t>
      </w:r>
      <w:r>
        <w:rPr>
          <w:sz w:val="22"/>
          <w:szCs w:val="22"/>
          <w:lang w:val="vi-VN"/>
        </w:rPr>
        <w:t xml:space="preserve"> on aircraft/components, covering line and/or base maintenance tasks. </w:t>
      </w:r>
    </w:p>
    <w:p>
      <w:pPr>
        <w:pStyle w:val="Heading7"/>
        <w:numPr>
          <w:ilvl w:val="0"/>
          <w:numId w:val="7"/>
        </w:numPr>
        <w:tabs>
          <w:tab w:val="clear" w:pos="720"/>
          <w:tab w:val="left" w:pos="454" w:leader="none"/>
        </w:tabs>
        <w:spacing w:before="120" w:after="0"/>
        <w:jc w:val="both"/>
        <w:rPr>
          <w:sz w:val="22"/>
          <w:szCs w:val="22"/>
          <w:highlight w:val="none"/>
          <w:lang w:val="vi-VN"/>
        </w:rPr>
      </w:pPr>
      <w:r>
        <w:rPr>
          <w:sz w:val="22"/>
          <w:szCs w:val="22"/>
          <w:lang w:val="vi-VN"/>
        </w:rPr>
        <w:t xml:space="preserve">The use of </w:t>
      </w:r>
      <w:r>
        <w:rPr>
          <w:sz w:val="22"/>
          <w:szCs w:val="22"/>
          <w:lang w:val="vi-VN"/>
        </w:rPr>
        <w:t>simulators for OJT should not be allowed.</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 xml:space="preserve">The OJT should cover at least </w:t>
      </w:r>
      <w:r>
        <w:rPr>
          <w:sz w:val="22"/>
          <w:szCs w:val="22"/>
          <w:lang w:val="vi-VN"/>
        </w:rPr>
        <w:t xml:space="preserve">50% of the tasks </w:t>
      </w:r>
      <w:r>
        <w:rPr>
          <w:sz w:val="22"/>
          <w:szCs w:val="22"/>
        </w:rPr>
        <w:t>in each group</w:t>
      </w:r>
      <w:r>
        <w:rPr>
          <w:sz w:val="22"/>
          <w:szCs w:val="22"/>
        </w:rPr>
        <w:t xml:space="preserve"> (bold letter) </w:t>
      </w:r>
      <w:r>
        <w:rPr>
          <w:sz w:val="22"/>
          <w:szCs w:val="22"/>
          <w:lang w:val="vi-VN"/>
        </w:rPr>
        <w:t>contained in Appendix 1</w:t>
      </w:r>
      <w:r>
        <w:rPr>
          <w:sz w:val="22"/>
          <w:szCs w:val="22"/>
        </w:rPr>
        <w:t xml:space="preserve"> for the first aircraft type rating or the first license category</w:t>
      </w:r>
      <w:r>
        <w:rPr>
          <w:sz w:val="22"/>
          <w:szCs w:val="22"/>
          <w:lang w:val="vi-VN"/>
        </w:rPr>
        <w:t>. Some tasks should be selected from each paragraph of the Appendix 1. Other tasks than those in the Appendix 1 may be considered as a replacement when they are relevant. The selected task shall:</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aircraft/aircraft components and systems both in complexity and in the technical input required to complete that task. While relatively simple tasks may be included, other more complex maintenance tasks shall also be incorporated and undertaken as appropriate to the aircraft/aircraft component type;</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selected among those applicable to the type of aircraft and license (sub) category applied for;</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maintenance to be performed in terms of complexity, frequency, variety, safety, criticality, novelty etc….;</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include components unique to the type, or type-specific maintenance practices;</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distributed in order that all ATA chapters and task categories (servicing, trouble shooting, component location, deactivation, removal/installation, etc.)  are covered;</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take into account, when available, the feedback from in-service experience or customer specific additional training needs.</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 xml:space="preserve">Up to </w:t>
      </w:r>
      <w:r>
        <w:rPr>
          <w:sz w:val="22"/>
          <w:szCs w:val="22"/>
          <w:lang w:val="vi-VN"/>
        </w:rPr>
        <w:t>50% of the required OJT may be undertaken before the aircraft theoretical type training starts</w:t>
      </w:r>
      <w:r>
        <w:rPr>
          <w:sz w:val="22"/>
          <w:szCs w:val="22"/>
          <w:lang w:val="vi-VN"/>
        </w:rPr>
        <w:t>.</w:t>
      </w:r>
    </w:p>
    <w:p>
      <w:pPr>
        <w:pStyle w:val="Heading7"/>
        <w:keepNext w:val="true"/>
        <w:numPr>
          <w:ilvl w:val="0"/>
          <w:numId w:val="7"/>
        </w:numPr>
        <w:tabs>
          <w:tab w:val="clear" w:pos="720"/>
          <w:tab w:val="left" w:pos="454" w:leader="none"/>
        </w:tabs>
        <w:spacing w:before="120" w:after="0"/>
        <w:jc w:val="both"/>
        <w:rPr>
          <w:sz w:val="22"/>
          <w:szCs w:val="22"/>
          <w:lang w:val="vi-VN"/>
        </w:rPr>
      </w:pPr>
      <w:r>
        <w:rPr>
          <w:sz w:val="22"/>
          <w:szCs w:val="22"/>
          <w:lang w:val="vi-VN"/>
        </w:rPr>
        <w:t>Regarding the day-to-day supervision of the OJT programme in the approved maintenance organisation and the role of the supervisor(s), the following should be considered:</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It is sufficient that the completion of individual OJT task is confirmed by the direct supervisor;</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During the day-to-day OJT performance, the supervision aims at overseeing the complete process, including task completion, use of manuals and procedures, observance of safety measures, warnings and recommendations and adequate behaviour in the maintenance environment;</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personally observe the work being performed to ensure the safe completeness and should be readily available for consultation, if needed during the OJT performance;</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countersign the tasks and release the maintenance tasks as the trainee is still not qualified to do so.</w:t>
      </w:r>
    </w:p>
    <w:p>
      <w:pPr>
        <w:pStyle w:val="ColorfulList-Accent11"/>
        <w:numPr>
          <w:ilvl w:val="0"/>
          <w:numId w:val="6"/>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therefore:</w:t>
      </w:r>
    </w:p>
    <w:p>
      <w:pPr>
        <w:pStyle w:val="ColorfulList-Accent11"/>
        <w:numPr>
          <w:ilvl w:val="0"/>
          <w:numId w:val="12"/>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have certifying staff privileges relevant to the OJT tasks;</w:t>
      </w:r>
    </w:p>
    <w:p>
      <w:pPr>
        <w:pStyle w:val="ColorfulList-Accent11"/>
        <w:numPr>
          <w:ilvl w:val="0"/>
          <w:numId w:val="12"/>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competent for the selected tasks;</w:t>
      </w:r>
    </w:p>
    <w:p>
      <w:pPr>
        <w:pStyle w:val="ColorfulList-Accent11"/>
        <w:numPr>
          <w:ilvl w:val="0"/>
          <w:numId w:val="12"/>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safety-orientated;</w:t>
      </w:r>
    </w:p>
    <w:p>
      <w:pPr>
        <w:pStyle w:val="ColorfulList-Accent11"/>
        <w:numPr>
          <w:ilvl w:val="0"/>
          <w:numId w:val="12"/>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capable to coach (setting objectives, giving training, performing supervision, evaluating, handling trainee’s reactions and cultural issues, managing objectively and positively debriefing sessions, determining the need for extra training or re-orientate the training, reporting, etc.);</w:t>
      </w:r>
    </w:p>
    <w:p>
      <w:pPr>
        <w:pStyle w:val="ColorfulList-Accent11"/>
        <w:numPr>
          <w:ilvl w:val="0"/>
          <w:numId w:val="12"/>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designated by the approved maintenance organisation to carry out the supervision.</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The organization providing the on-the-job training should provide trainees a schedule or plan indicating the list of tasks to be performed under supervision. A record of the tasks completed should be entered into a logbook which should be designed such that each task or group of tasks is countersigned by the corresponding supervisor.</w:t>
      </w:r>
    </w:p>
    <w:p>
      <w:pPr>
        <w:pStyle w:val="Heading7"/>
        <w:numPr>
          <w:ilvl w:val="0"/>
          <w:numId w:val="7"/>
        </w:numPr>
        <w:tabs>
          <w:tab w:val="clear" w:pos="720"/>
          <w:tab w:val="left" w:pos="454" w:leader="none"/>
        </w:tabs>
        <w:spacing w:before="120" w:after="0"/>
        <w:jc w:val="both"/>
        <w:rPr>
          <w:sz w:val="22"/>
          <w:szCs w:val="22"/>
          <w:lang w:val="vi-VN"/>
        </w:rPr>
      </w:pPr>
      <w:r>
        <w:rPr>
          <w:sz w:val="22"/>
          <w:szCs w:val="22"/>
          <w:lang w:val="vi-VN"/>
        </w:rPr>
        <w:t xml:space="preserve">The final assessment of completed OJT is mandatory and </w:t>
      </w:r>
      <w:r>
        <w:rPr>
          <w:rFonts w:eastAsia="Times New Roman" w:cs="Arial"/>
          <w:sz w:val="22"/>
          <w:szCs w:val="22"/>
          <w:lang w:val="en-GB"/>
        </w:rPr>
        <w:t>shall be performed by assessors, designated and appropriately qualified.</w:t>
      </w:r>
    </w:p>
    <w:p>
      <w:pPr>
        <w:sectPr>
          <w:headerReference w:type="default" r:id="rId64"/>
          <w:headerReference w:type="first" r:id="rId65"/>
          <w:footerReference w:type="default" r:id="rId66"/>
          <w:footerReference w:type="first" r:id="rId67"/>
          <w:type w:val="nextPage"/>
          <w:pgSz w:orient="landscape" w:w="16838" w:h="11906"/>
          <w:pgMar w:left="851" w:right="851" w:gutter="0" w:header="567" w:top="794" w:footer="357" w:bottom="794"/>
          <w:pgNumType w:fmt="decimal"/>
          <w:formProt w:val="false"/>
          <w:textDirection w:val="lrTb"/>
          <w:docGrid w:type="default" w:linePitch="299" w:charSpace="0"/>
        </w:sectPr>
        <w:pStyle w:val="Heading7"/>
        <w:spacing w:before="120" w:after="0"/>
        <w:jc w:val="both"/>
        <w:rPr>
          <w:sz w:val="22"/>
          <w:szCs w:val="22"/>
          <w:lang w:val="vi-VN"/>
        </w:rPr>
      </w:pPr>
      <w:r>
        <w:rPr>
          <w:sz w:val="22"/>
          <w:szCs w:val="22"/>
          <w:lang w:val="vi-VN"/>
        </w:rPr>
      </w:r>
    </w:p>
    <w:p>
      <w:pPr>
        <w:pStyle w:val="Heading7"/>
        <w:spacing w:before="0" w:after="120"/>
        <w:ind w:start="0" w:end="0"/>
        <w:jc w:val="both"/>
        <w:rPr>
          <w:b/>
          <w:spacing w:val="-7"/>
        </w:rPr>
      </w:pPr>
      <w:r>
        <w:rPr>
          <w:b/>
          <w:spacing w:val="-7"/>
        </w:rPr>
        <w:t>OJT tasks for AMT category A</w:t>
      </w:r>
      <w:ins w:id="0" w:author="Phuong Dong Ngo" w:date="2023-02-27T09:30:00Z">
        <w:r>
          <w:rPr>
            <w:b/>
            <w:spacing w:val="-7"/>
          </w:rPr>
          <w:t xml:space="preserve"> A320/ A321 CFM56/ PW1100G</w:t>
        </w:r>
      </w:ins>
    </w:p>
    <w:tbl>
      <w:tblPr>
        <w:tblW w:w="14940" w:type="dxa"/>
        <w:jc w:val="start"/>
        <w:tblInd w:w="28" w:type="dxa"/>
        <w:tblLayout w:type="fixed"/>
        <w:tblCellMar>
          <w:top w:w="0" w:type="dxa"/>
          <w:start w:w="28" w:type="dxa"/>
          <w:bottom w:w="0" w:type="dxa"/>
          <w:end w:w="28" w:type="dxa"/>
        </w:tblCellMar>
      </w:tblPr>
      <w:tblGrid>
        <w:gridCol w:w="720"/>
        <w:gridCol w:w="3318"/>
        <w:gridCol w:w="2524"/>
        <w:gridCol w:w="634"/>
        <w:gridCol w:w="329"/>
        <w:gridCol w:w="661"/>
        <w:gridCol w:w="550"/>
        <w:gridCol w:w="7"/>
        <w:gridCol w:w="707"/>
        <w:gridCol w:w="450"/>
        <w:gridCol w:w="7"/>
        <w:gridCol w:w="1523"/>
        <w:gridCol w:w="483"/>
        <w:gridCol w:w="7"/>
        <w:gridCol w:w="590"/>
        <w:gridCol w:w="506"/>
        <w:gridCol w:w="934"/>
        <w:gridCol w:w="463"/>
        <w:gridCol w:w="108"/>
        <w:gridCol w:w="419"/>
      </w:tblGrid>
      <w:tr>
        <w:trPr>
          <w:tblHeader w:val="true"/>
          <w:trHeight w:val="731" w:hRule="atLeast"/>
        </w:trPr>
        <w:tc>
          <w:tcPr>
            <w:tcW w:w="720" w:type="dxa"/>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318"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spacing w:before="60" w:after="60"/>
              <w:jc w:val="center"/>
              <w:rPr>
                <w:rFonts w:ascii="Arial" w:hAnsi="Arial" w:cs="Arial"/>
                <w:b/>
                <w:sz w:val="18"/>
                <w:szCs w:val="18"/>
              </w:rPr>
            </w:pPr>
            <w:r>
              <w:rPr>
                <w:rFonts w:cs="Arial" w:ascii="Arial" w:hAnsi="Arial"/>
                <w:b/>
                <w:sz w:val="18"/>
                <w:szCs w:val="18"/>
              </w:rPr>
              <w:t>Task description</w:t>
            </w:r>
          </w:p>
        </w:tc>
        <w:tc>
          <w:tcPr>
            <w:tcW w:w="2524"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634"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990" w:type="dxa"/>
            <w:gridSpan w:val="2"/>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1264" w:type="dxa"/>
            <w:gridSpan w:val="3"/>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1980" w:type="dxa"/>
            <w:gridSpan w:val="3"/>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rFonts w:ascii="Arial" w:hAnsi="Arial" w:cs="Arial"/>
                <w:b/>
                <w:sz w:val="18"/>
                <w:szCs w:val="18"/>
              </w:rPr>
            </w:pPr>
            <w:r>
              <w:rPr>
                <w:rFonts w:cs="Arial" w:ascii="Arial" w:hAnsi="Arial"/>
                <w:b/>
                <w:sz w:val="18"/>
                <w:szCs w:val="18"/>
              </w:rPr>
              <w:t>Maintenance record reference</w:t>
            </w:r>
          </w:p>
        </w:tc>
        <w:tc>
          <w:tcPr>
            <w:tcW w:w="1080" w:type="dxa"/>
            <w:gridSpan w:val="3"/>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440" w:type="dxa"/>
            <w:gridSpan w:val="2"/>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 xml:space="preserve">Supervisor’s signature and license number </w:t>
            </w:r>
          </w:p>
        </w:tc>
        <w:tc>
          <w:tcPr>
            <w:tcW w:w="990" w:type="dxa"/>
            <w:gridSpan w:val="3"/>
            <w:tcBorders>
              <w:top w:val="single" w:sz="8" w:space="0" w:color="000000"/>
              <w:start w:val="single" w:sz="6" w:space="0" w:color="000000"/>
              <w:bottom w:val="single" w:sz="6" w:space="0" w:color="000000"/>
              <w:end w:val="single" w:sz="8"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rHeight w:val="460"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bCs/>
                <w:sz w:val="18"/>
                <w:szCs w:val="18"/>
              </w:rPr>
            </w:pPr>
            <w:r>
              <w:rPr>
                <w:rFonts w:eastAsia="Times New Roman" w:cs="Arial" w:ascii="Arial" w:hAnsi="Arial"/>
                <w:b/>
                <w:bCs/>
                <w:color w:val="000000"/>
                <w:sz w:val="18"/>
                <w:szCs w:val="18"/>
              </w:rPr>
              <w:t>A.1 PREFLIGHT CHECK/ TRANSIT CHECK/ VISUAL INSPECTION AND RE-APPLY HIGH SPEED TAPE</w:t>
            </w:r>
            <w:ins w:id="1" w:author="Phuong Dong Ngo" w:date="2023-02-23T10:17:00Z">
              <w:r>
                <w:rPr>
                  <w:rFonts w:eastAsia="Times New Roman" w:cs="Arial" w:ascii="Arial" w:hAnsi="Arial"/>
                  <w:b/>
                  <w:bCs/>
                  <w:color w:val="000000"/>
                  <w:sz w:val="18"/>
                  <w:szCs w:val="18"/>
                </w:rPr>
                <w:t xml:space="preserve"> FOR DEFERRED DEFECT AS REQUIRED BY AMM/ SRM</w:t>
              </w:r>
            </w:ins>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tabs>
                <w:tab w:val="clear" w:pos="720"/>
                <w:tab w:val="left" w:pos="240" w:leader="none"/>
              </w:tabs>
              <w:snapToGrid w:val="false"/>
              <w:ind w:hanging="360" w:start="576" w:end="0"/>
              <w:jc w:val="center"/>
              <w:rPr>
                <w:rFonts w:ascii="Arial" w:hAnsi="Arial" w:cs="Arial"/>
                <w:b/>
                <w:bCs/>
                <w:sz w:val="20"/>
                <w:szCs w:val="20"/>
              </w:rPr>
            </w:pPr>
            <w:r>
              <w:rPr>
                <w:rFonts w:cs="Arial" w:ascii="Arial" w:hAnsi="Arial"/>
                <w:b/>
                <w:bCs/>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ENERGIZE THE AIRCRAFT ELECTRICAL CIRCUITS FROM THE EXTERNAL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24-41-00-861-002-A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ENERGIZE THE AIRCRAFT ELECTRICAL CIRCUITS FROM THE APU</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24-41-00-861-002-A01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AS FAR AS VISIBLE FROM THE GROUND OF THE LANDING GEAR AND THE LANDING GEAR DOORS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05-27-00-200-001-A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WHEELS AND TIRES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32-41-00-210-002-A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2" w:author="Phuong Dong Ngo" w:date="2023-02-27T08:48:00Z">
              <w:r>
                <w:rPr>
                  <w:rFonts w:eastAsia="Times New Roman" w:cs="Arial" w:ascii="Arial" w:hAnsi="Arial"/>
                  <w:color w:val="000000"/>
                  <w:sz w:val="18"/>
                  <w:szCs w:val="18"/>
                </w:rPr>
                <w:t>NITROGEN FILLING OF THE TIRES</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3" w:author="Phuong Dong Ngo" w:date="2023-02-27T08:48:00Z">
              <w:r>
                <w:rPr>
                  <w:rFonts w:eastAsia="Times New Roman" w:cs="Arial" w:ascii="Arial" w:hAnsi="Arial"/>
                  <w:color w:val="000000"/>
                  <w:sz w:val="18"/>
                  <w:szCs w:val="18"/>
                </w:rPr>
                <w:t>AMM 12-14-32-614-001</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4" w:author="Phuong Dong Ngo" w:date="2023-02-27T08:48:00Z">
              <w:r>
                <w:rPr>
                  <w:rFonts w:eastAsia="Times New Roman" w:cs="Arial" w:ascii="Arial" w:hAnsi="Arial"/>
                  <w:color w:val="000000"/>
                  <w:sz w:val="18"/>
                  <w:szCs w:val="18"/>
                </w:rPr>
                <w:t>SGH</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BRAKE WITH THE WHEEL INSTALLED</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32-42-27-210-001-A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 OF THE MLG SHOCK ABSORBERS BEFORE FLIGHT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12-14-32-200-001-A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5" w:author="Phuong Dong Ngo" w:date="2023-02-23T10:22:00Z">
              <w:r>
                <w:rPr>
                  <w:rFonts w:eastAsia="Times New Roman" w:cs="Arial" w:ascii="Arial" w:hAnsi="Arial"/>
                  <w:color w:val="000000"/>
                  <w:sz w:val="18"/>
                  <w:szCs w:val="18"/>
                </w:rPr>
                <w:t>GENERAL VISUAL INSPECTION OF THE NOSE LANDING GEAR</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6" w:author="Phuong Dong Ngo" w:date="2023-02-23T10:22:00Z">
              <w:r>
                <w:rPr>
                  <w:rFonts w:eastAsia="Times New Roman" w:cs="Arial" w:ascii="Arial" w:hAnsi="Arial"/>
                  <w:color w:val="000000"/>
                  <w:sz w:val="18"/>
                  <w:szCs w:val="18"/>
                </w:rPr>
                <w:t>AMM 32-21-00-200-002-A</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7" w:author="Phuong Dong Ngo" w:date="2023-02-23T10:22:00Z">
              <w:r>
                <w:rPr>
                  <w:rFonts w:eastAsia="Times New Roman" w:cs="Arial" w:ascii="Arial" w:hAnsi="Arial"/>
                  <w:color w:val="000000"/>
                  <w:sz w:val="18"/>
                  <w:szCs w:val="18"/>
                </w:rPr>
                <w:t>GVI</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8" w:author="Admin" w:date="2023-02-14T13:34:00Z">
              <w:r>
                <w:rPr>
                  <w:rFonts w:eastAsia="Times New Roman" w:cs="Arial" w:ascii="Arial" w:hAnsi="Arial"/>
                  <w:color w:val="000000"/>
                  <w:sz w:val="18"/>
                  <w:szCs w:val="18"/>
                </w:rPr>
                <w:delText>GENERAL VISUAL INSPECTION OF THE NOSE LANDING GEAR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9" w:author="Admin" w:date="2023-02-14T13:34:00Z">
              <w:r>
                <w:rPr>
                  <w:rFonts w:eastAsia="Times New Roman" w:cs="Arial" w:ascii="Arial" w:hAnsi="Arial"/>
                  <w:color w:val="000000"/>
                  <w:sz w:val="18"/>
                  <w:szCs w:val="18"/>
                </w:rPr>
                <w:delText>AMM 32-21-00-200-002-A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0" w:author="Admin" w:date="2023-02-14T13:34:00Z">
              <w:r>
                <w:rPr>
                  <w:rFonts w:eastAsia="Times New Roman" w:cs="Arial" w:ascii="Arial" w:hAnsi="Arial"/>
                  <w:color w:val="000000"/>
                  <w:sz w:val="18"/>
                  <w:szCs w:val="18"/>
                </w:rPr>
                <w:delText>GVI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1" w:author="Admin" w:date="2023-02-14T13:34:00Z">
              <w:r>
                <w:rPr>
                  <w:rFonts w:cs="Arial" w:ascii="Arial" w:hAnsi="Arial"/>
                  <w:b/>
                  <w:sz w:val="20"/>
                  <w:szCs w:val="20"/>
                </w:rPr>
                <w:delText>Gộp với MLG Insp</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GENERAL VISUAL INSPECTION AS FAR AS VISIBLE FROM THE GROUND OF THE LOWER HALF OF THE FUSELAGE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05-21-00-200-001-A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 w:author="Phuong Dong Ngo" w:date="2023-02-23T10:23:00Z">
              <w:r>
                <w:rPr>
                  <w:rFonts w:eastAsia="Times New Roman" w:cs="Arial" w:ascii="Arial" w:hAnsi="Arial"/>
                  <w:color w:val="000000"/>
                  <w:sz w:val="18"/>
                  <w:szCs w:val="18"/>
                </w:rPr>
                <w:delText>ZONAL INSPECTION AS FAR AS VISIBLE FROM THE GROUND OF THE UPPER HALF OF THE FUSELAGE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3" w:author="Phuong Dong Ngo" w:date="2023-02-23T10:23:00Z">
              <w:r>
                <w:rPr>
                  <w:rFonts w:eastAsia="Times New Roman" w:cs="Arial" w:ascii="Arial" w:hAnsi="Arial"/>
                  <w:color w:val="000000"/>
                  <w:sz w:val="18"/>
                  <w:szCs w:val="18"/>
                </w:rPr>
                <w:delText>AMM 05-22-00-200-001-A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4" w:author="Phuong Dong Ngo" w:date="2023-02-23T10:23:00Z">
              <w:r>
                <w:rPr>
                  <w:rFonts w:eastAsia="Times New Roman" w:cs="Arial" w:ascii="Arial" w:hAnsi="Arial"/>
                  <w:color w:val="000000"/>
                  <w:sz w:val="18"/>
                  <w:szCs w:val="18"/>
                </w:rPr>
                <w:delText>GVI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AS FAR AS VISIBLE FROM THE GROUND OF THE POWER PLANT, THE NACELLES AND THE PYLONS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05-24-00-200-001-A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OF THE WINGS AS FAR AS VISIBLE FROM THE GROUND</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05-25-00-200-001-A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AS FAR AS VISIBLE FROM THE GROUND OF THE LANDING GEAR AND THE LANDING GEAR DOORS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05-27-00-200-001-A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OF THE DOORS AS FAR AS VISIBLE FROM THE GROUND</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05-28-00-200-001-A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 OF THE STATIC PORT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34-11-16-200-001-A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TAT SENSOR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34-11-18-200-002-A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PITOT PROBE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34-11-15-200-001-A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 OF THE ANGLE-OF-ATTACK SENSOR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34-11-19-200-001-A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5" w:author="Phuong Dong Ngo" w:date="2023-02-27T08:31:00Z">
              <w:r>
                <w:rPr>
                  <w:rFonts w:eastAsia="Times New Roman" w:cs="Arial" w:ascii="Arial" w:hAnsi="Arial"/>
                  <w:color w:val="000000"/>
                  <w:sz w:val="18"/>
                  <w:szCs w:val="18"/>
                </w:rPr>
                <w:delText>INSPECTION/CHECK OF THE APU FIRE EXTINGUISHING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6" w:author="Phuong Dong Ngo" w:date="2023-02-27T08:31:00Z">
              <w:r>
                <w:rPr>
                  <w:rFonts w:eastAsia="Times New Roman" w:cs="Arial" w:ascii="Arial" w:hAnsi="Arial"/>
                  <w:color w:val="000000"/>
                  <w:sz w:val="18"/>
                  <w:szCs w:val="18"/>
                </w:rPr>
                <w:delText>AMM 26-22-00-200-001-A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7" w:author="Phuong Dong Ngo" w:date="2023-02-27T08:31:00Z">
              <w:r>
                <w:rPr>
                  <w:rFonts w:eastAsia="Times New Roman" w:cs="Arial" w:ascii="Arial" w:hAnsi="Arial"/>
                  <w:color w:val="000000"/>
                  <w:sz w:val="18"/>
                  <w:szCs w:val="18"/>
                </w:rPr>
                <w:delText>I/C</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 WATER CONTENT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12-32-28-281-001-A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TIRE PRESSURE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32-41-00-210-003-A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8" w:author="Admin" w:date="2023-02-14T13:30:00Z">
              <w:r>
                <w:rPr>
                  <w:rFonts w:eastAsia="Times New Roman" w:cs="Arial" w:ascii="Arial" w:hAnsi="Arial"/>
                  <w:color w:val="000000"/>
                  <w:sz w:val="18"/>
                  <w:szCs w:val="18"/>
                </w:rPr>
                <w:delText>ZONAL INSPECTION AS FAR AS VISIBLE FROM THE GROUND OF THE POWER PLANT, THE NACELLES AND THE PYLONS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9" w:author="Admin" w:date="2023-02-14T13:30:00Z">
              <w:r>
                <w:rPr>
                  <w:rFonts w:eastAsia="Times New Roman" w:cs="Arial" w:ascii="Arial" w:hAnsi="Arial"/>
                  <w:color w:val="000000"/>
                  <w:sz w:val="18"/>
                  <w:szCs w:val="18"/>
                </w:rPr>
                <w:delText>AMM 05-24-00-200-001-A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0" w:author="Admin" w:date="2023-02-14T13:30:00Z">
              <w:r>
                <w:rPr>
                  <w:rFonts w:eastAsia="Times New Roman" w:cs="Arial" w:ascii="Arial" w:hAnsi="Arial"/>
                  <w:color w:val="000000"/>
                  <w:sz w:val="18"/>
                  <w:szCs w:val="18"/>
                </w:rPr>
                <w:delText>GVI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1" w:author="Admin" w:date="2023-02-14T13:30:00Z">
              <w:r>
                <w:rPr>
                  <w:rFonts w:cs="Arial" w:ascii="Arial" w:hAnsi="Arial"/>
                  <w:b/>
                  <w:sz w:val="20"/>
                  <w:szCs w:val="20"/>
                </w:rPr>
                <w:delText>Trùng Item 10</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OF THE RESERVOIR QUANTITY INDICATION ON THE ECAM DISPLAY UNIT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29-30-00-200-002-A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SERVICING OF THE TOILET SYSTEM</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12-16-38-613-001-A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DRAINING OF THE POTABLE WATER SYSTEM (WITH ELECTRICAL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12-24-38-680-001-A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FILL THE POTABLE WATER TANK SYSTEM (AIRCRAFT ELECTRICAL POWER AVAILABLE)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12-15-38-613-001-A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DRAINING OF THE POTABLE WATER SYSTEM (WITHOUT ELECTRICAL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12-24-38-680-002-A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FILL THE POTABLE WATER TANK SYSTEM (AIRCRAFT ELECTRICAL POWER NOT AVAILABLE)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12-15-38-613-002-A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OF THE AIRCRAFT PROTECTION EQUIPMENT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10-11-00-555-014-A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TEMPORARY</w:t>
            </w:r>
            <w:del w:id="22" w:author="Phuong Dong Ngo" w:date="2023-02-23T09:23:00Z">
              <w:r>
                <w:rPr>
                  <w:rFonts w:eastAsia="Times New Roman" w:cs="Arial" w:ascii="Arial" w:hAnsi="Arial"/>
                  <w:color w:val="000000"/>
                  <w:sz w:val="18"/>
                  <w:szCs w:val="18"/>
                </w:rPr>
                <w:delText>Y</w:delText>
              </w:r>
            </w:del>
            <w:r>
              <w:rPr>
                <w:rFonts w:eastAsia="Times New Roman" w:cs="Arial" w:ascii="Arial" w:hAnsi="Arial"/>
                <w:color w:val="000000"/>
                <w:sz w:val="18"/>
                <w:szCs w:val="18"/>
              </w:rPr>
              <w:t xml:space="preserve"> SKIN PROTECTION USING HIGH SPEED TAPE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SRM 51-77-12-911-001</w:t>
            </w:r>
            <w:ins w:id="23" w:author="Phuong Dong Ngo" w:date="2023-02-23T09:23: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SRM 51-77-13-911-009</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42"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A.2 DAILY CHECK/ TERMINAL CHECK</w:t>
            </w:r>
            <w:ins w:id="24" w:author="Phuong Dong Ngo" w:date="2023-02-23T10:26:00Z">
              <w:r>
                <w:rPr>
                  <w:rFonts w:eastAsia="Times New Roman" w:cs="Arial" w:ascii="Arial" w:hAnsi="Arial"/>
                  <w:b/>
                  <w:bCs/>
                  <w:color w:val="000000"/>
                  <w:sz w:val="18"/>
                  <w:szCs w:val="18"/>
                </w:rPr>
                <w:t xml:space="preserve"> OR EQUIVALENT</w:t>
              </w:r>
            </w:ins>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06" w:start="42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PROCEDURE FOR THE INSTALLATION OF WHEEL CHOCKS ON AIRCRAFT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10-11-00-555-015-A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INSTALLATION OF THE SAFETY DEVICES ON THE LANDING GEARS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32-00-00-481-001-A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NAVIGATION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33-41-00-710-001-A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LANDING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33-42-00-710-001-A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RUNWAY TURNOFF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33-43-00-710-001-A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TAXI AND TAKE OFF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33-46-00-710-001-A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LOGO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33-47-00-710-002-A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ANTI-COLLISION/STROBE LIGHTING</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33-48-00-710-002-A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WING AND ENGINE SCAN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33-49-00-710-001-A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GENERAL ILLUMINATION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33-21-00-710-001-A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DETAILED INSPECTION OF THE WASTE COMPARTMENT INCLUDING WASTE FLAP AND OPERATIONAL CHECK OF WASTE FLAP</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25-40-00-210-001-A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DI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GENERAL VISUAL INSPECTION OF THE MAIN LANDING GEAR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32-11-00-200-001-A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5" w:author="Admin" w:date="2023-02-14T13:32:00Z">
              <w:r>
                <w:rPr>
                  <w:rFonts w:eastAsia="Times New Roman" w:cs="Arial" w:ascii="Arial" w:hAnsi="Arial"/>
                  <w:color w:val="000000"/>
                  <w:sz w:val="18"/>
                  <w:szCs w:val="18"/>
                </w:rPr>
                <w:delText>PRINTOUT OF THE ENGINE/APU HOURS AND CYCLES STORED IN THE FLIGHT DATA INTERFACE AND MANAGEMENT UNIT (FDIMU)</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6" w:author="Admin" w:date="2023-02-14T13:32:00Z">
              <w:r>
                <w:rPr>
                  <w:rFonts w:eastAsia="Times New Roman" w:cs="Arial" w:ascii="Arial" w:hAnsi="Arial"/>
                  <w:color w:val="000000"/>
                  <w:sz w:val="18"/>
                  <w:szCs w:val="18"/>
                </w:rPr>
                <w:delText>AMM 31-36-00-740-015-A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7" w:author="Admin" w:date="2023-02-14T13:32:00Z">
              <w:r>
                <w:rPr>
                  <w:rFonts w:eastAsia="Times New Roman" w:cs="Arial" w:ascii="Arial" w:hAnsi="Arial"/>
                  <w:color w:val="000000"/>
                  <w:sz w:val="18"/>
                  <w:szCs w:val="18"/>
                </w:rPr>
                <w:delText>M/P</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8" w:author="Admin" w:date="2023-02-14T13:32:00Z">
              <w:r>
                <w:rPr>
                  <w:rFonts w:cs="Arial" w:ascii="Arial" w:hAnsi="Arial"/>
                  <w:b/>
                  <w:sz w:val="20"/>
                  <w:szCs w:val="20"/>
                </w:rPr>
                <w:delText>Chuyển A19</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ZONAL INSPECTION AS FAR AS VISIBLE FROM THE GROUND OF THE STABILIZERS AND THE CONE/REAR FUSELAGE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05-23-00-200-001-A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DE-ENERGIZE THE AIRCRAFT ELECTRICAL CIRCUITS SUPPLIED FROM THE EXTERNAL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24-41-00-862-002-A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DE-ENERGIZE THE AIRCRAFT ELECTRICAL CIRCUITS SUPPLIED FROM THE APU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24-41-00-862-002-A01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3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 xml:space="preserve">A.3 </w:t>
            </w:r>
            <w:del w:id="29" w:author="Phuong Dong Ngo" w:date="2023-04-06T16:19:00Z">
              <w:r>
                <w:rPr>
                  <w:rFonts w:eastAsia="Times New Roman" w:cs="Arial" w:ascii="Arial" w:hAnsi="Arial"/>
                  <w:b/>
                  <w:bCs/>
                  <w:color w:val="000000"/>
                  <w:sz w:val="18"/>
                  <w:szCs w:val="18"/>
                </w:rPr>
                <w:delText>RE</w:delText>
              </w:r>
            </w:del>
            <w:r>
              <w:rPr>
                <w:rFonts w:eastAsia="Times New Roman" w:cs="Arial" w:ascii="Arial" w:hAnsi="Arial"/>
                <w:b/>
                <w:bCs/>
                <w:color w:val="000000"/>
                <w:sz w:val="18"/>
                <w:szCs w:val="18"/>
              </w:rPr>
              <w:t>FUELING</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 w:author="Phuong Dong Ngo" w:date="2023-02-27T08:31:00Z">
              <w:r>
                <w:rPr>
                  <w:rFonts w:eastAsia="Times New Roman" w:cs="Arial" w:ascii="Arial" w:hAnsi="Arial"/>
                  <w:color w:val="000000"/>
                  <w:sz w:val="18"/>
                  <w:szCs w:val="18"/>
                </w:rPr>
                <w:delText>GENERAL REFUEL/DEFUEL SAFETY PROCEDURES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 w:author="Phuong Dong Ngo" w:date="2023-02-27T08:31:00Z">
              <w:r>
                <w:rPr>
                  <w:rFonts w:eastAsia="Times New Roman" w:cs="Arial" w:ascii="Arial" w:hAnsi="Arial"/>
                  <w:color w:val="000000"/>
                  <w:sz w:val="18"/>
                  <w:szCs w:val="18"/>
                </w:rPr>
                <w:delText>AMM 12-11-28-650-001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2" w:author="Phuong Dong Ngo" w:date="2023-02-27T08:31: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 w:author="Admin" w:date="2023-02-14T13:35:00Z">
              <w:r>
                <w:rPr>
                  <w:rFonts w:eastAsia="Times New Roman" w:cs="Arial" w:ascii="Arial" w:hAnsi="Arial"/>
                  <w:color w:val="000000"/>
                  <w:sz w:val="18"/>
                  <w:szCs w:val="18"/>
                </w:rPr>
                <w:delText>REFUEL/DEFUEL SAFETY PROCEDURES FOR USE IN THE HANGAR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 w:author="Admin" w:date="2023-02-14T13:35:00Z">
              <w:r>
                <w:rPr>
                  <w:rFonts w:eastAsia="Times New Roman" w:cs="Arial" w:ascii="Arial" w:hAnsi="Arial"/>
                  <w:color w:val="000000"/>
                  <w:sz w:val="18"/>
                  <w:szCs w:val="18"/>
                </w:rPr>
                <w:delText>AMM 12-11-28-650-002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5" w:author="Admin" w:date="2023-02-14T13:35: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36" w:author="Admin" w:date="2023-02-14T13:35:00Z">
              <w:r>
                <w:rPr>
                  <w:rFonts w:cs="Arial" w:ascii="Arial" w:hAnsi="Arial"/>
                  <w:b/>
                  <w:sz w:val="20"/>
                  <w:szCs w:val="20"/>
                </w:rPr>
                <w:delText>Bỏ</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PRESSURE REFUEL WITH AUTOMATIC CONTROL</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12-11-28-650-003</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PRESSURE REFUEL WITH MANUAL CONTROL</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12-11-28-650-004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PRESSURE REFUEL WITHOUT ELECTRICAL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12-11-28-650-005</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PROCEDURE TO USE THE FQIC INPUT PARAMETERS TO FIND THE PITCH AND ROLL DATA</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12-11-28-860-002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USE OF MAGNETIC LEVEL INDICATORS (MLI)</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12-11-28-650-007</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PRESSURE DEFUELING</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28-25-00-650-001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FUEL TRANSFER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28-25-00-869-001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4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A.4 REPLACEMENT OF WHEEL ASSEMBLIES</w:t>
            </w:r>
          </w:p>
        </w:tc>
      </w:tr>
      <w:tr>
        <w:trPr>
          <w:trHeight w:val="104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5"/>
              </w:numPr>
              <w:snapToGrid w:val="false"/>
              <w:ind w:hanging="90" w:start="33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TIRE MIXABILITY PRECAUTIONS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32-41-00-910-001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WHEELS- INSPECTION/</w:t>
            </w:r>
            <w:ins w:id="37" w:author="Phuong Dong Ngo" w:date="2023-02-23T09:2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w:t>
            </w:r>
            <w:ins w:id="38" w:author="Admin" w:date="2023-02-14T13:39:00Z">
              <w:r>
                <w:rPr>
                  <w:rFonts w:cs="Arial" w:ascii="Arial" w:hAnsi="Arial"/>
                  <w:color w:val="000000"/>
                  <w:sz w:val="18"/>
                  <w:szCs w:val="18"/>
                  <w:shd w:fill="FFFFFF" w:val="clear"/>
                </w:rPr>
                <w:t>32-41-00-210-002-A</w:t>
              </w:r>
            </w:ins>
            <w:del w:id="39" w:author="Admin" w:date="2023-02-14T13:39:00Z">
              <w:r>
                <w:rPr>
                  <w:rFonts w:eastAsia="Times New Roman" w:cs="Arial" w:ascii="Arial" w:hAnsi="Arial"/>
                  <w:color w:val="000000"/>
                  <w:sz w:val="18"/>
                  <w:szCs w:val="18"/>
                </w:rPr>
                <w:delText>32-41-00-06</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start"/>
              <w:rPr>
                <w:rFonts w:ascii="Arial" w:hAnsi="Arial" w:cs="Arial"/>
                <w:b/>
                <w:sz w:val="20"/>
                <w:szCs w:val="20"/>
              </w:rPr>
            </w:pPr>
            <w:del w:id="40" w:author="Phuong Dong Ngo" w:date="2023-02-27T08:31:00Z">
              <w:r>
                <w:rPr>
                  <w:rFonts w:cs="Arial" w:ascii="Arial" w:hAnsi="Arial"/>
                  <w:b/>
                  <w:sz w:val="20"/>
                  <w:szCs w:val="20"/>
                </w:rPr>
                <w:delText>Đưa AMM  cụ thể</w:delText>
              </w:r>
            </w:del>
          </w:p>
        </w:tc>
      </w:tr>
      <w:tr>
        <w:trPr>
          <w:trHeight w:val="88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MLG WHEEL</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32-41-11-000/400-006-A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NLG WHEEL</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32-41-12-000/400-001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1" w:author="Phuong Dong Ngo" w:date="2023-02-23T10:33:00Z">
              <w:r>
                <w:rPr>
                  <w:rFonts w:eastAsia="Times New Roman" w:cs="Arial" w:ascii="Arial" w:hAnsi="Arial"/>
                  <w:color w:val="000000"/>
                  <w:sz w:val="18"/>
                  <w:szCs w:val="18"/>
                </w:rPr>
                <w:delText>GENERAL VISUAL INSPECTION OF THE NOSE LANDING GEAR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2" w:author="Phuong Dong Ngo" w:date="2023-02-23T10:33:00Z">
              <w:r>
                <w:rPr>
                  <w:rFonts w:eastAsia="Times New Roman" w:cs="Arial" w:ascii="Arial" w:hAnsi="Arial"/>
                  <w:color w:val="000000"/>
                  <w:sz w:val="18"/>
                  <w:szCs w:val="18"/>
                </w:rPr>
                <w:delText>AMM 32-21-00-200-002-A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43" w:author="Phuong Dong Ngo" w:date="2023-02-23T10:33:00Z">
              <w:r>
                <w:rPr>
                  <w:rFonts w:eastAsia="Times New Roman" w:cs="Arial" w:ascii="Arial" w:hAnsi="Arial"/>
                  <w:color w:val="000000"/>
                  <w:sz w:val="18"/>
                  <w:szCs w:val="18"/>
                </w:rPr>
                <w:delText>GVI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4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A.5 REPLACEMENT OF BRAKE UNITS</w:t>
            </w:r>
          </w:p>
        </w:tc>
      </w:tr>
      <w:tr>
        <w:trPr>
          <w:trHeight w:val="901"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44" w:author="Phuong Dong Ngo" w:date="2023-02-27T08:55:00Z">
              <w:r>
                <w:rPr>
                  <w:rFonts w:cs="Arial" w:ascii="Arial" w:hAnsi="Arial"/>
                  <w:b/>
                  <w:sz w:val="20"/>
                  <w:szCs w:val="20"/>
                </w:rPr>
                <w:t>54</w:t>
              </w:r>
            </w:ins>
            <w:del w:id="45" w:author="Phuong Dong Ngo" w:date="2023-02-27T08:55:00Z">
              <w:r>
                <w:rPr>
                  <w:rFonts w:cs="Arial" w:ascii="Arial" w:hAnsi="Arial"/>
                  <w:b/>
                  <w:sz w:val="20"/>
                  <w:szCs w:val="20"/>
                </w:rPr>
                <w:delText>1</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BRAKE – INSPECTION/CHECK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32-42-27-06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7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46" w:author="Phuong Dong Ngo" w:date="2023-02-27T08:55:00Z">
              <w:r>
                <w:rPr>
                  <w:rFonts w:cs="Arial" w:ascii="Arial" w:hAnsi="Arial"/>
                  <w:b/>
                  <w:sz w:val="20"/>
                  <w:szCs w:val="20"/>
                </w:rPr>
                <w:t>55</w:t>
              </w:r>
            </w:ins>
            <w:del w:id="47" w:author="Phuong Dong Ngo" w:date="2023-02-27T08:55:00Z">
              <w:r>
                <w:rPr>
                  <w:rFonts w:cs="Arial" w:ascii="Arial" w:hAnsi="Arial"/>
                  <w:b/>
                  <w:sz w:val="20"/>
                  <w:szCs w:val="20"/>
                </w:rPr>
                <w:delText>2</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BRAKE ASSEMBLY</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32-42-27-000/400-001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3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eastAsia="Times New Roman" w:cs="Arial"/>
                <w:b/>
                <w:bCs/>
                <w:sz w:val="18"/>
                <w:szCs w:val="18"/>
              </w:rPr>
            </w:pPr>
            <w:r>
              <w:rPr>
                <w:rFonts w:eastAsia="Times New Roman" w:cs="Arial" w:ascii="Arial" w:hAnsi="Arial"/>
                <w:b/>
                <w:bCs/>
                <w:color w:val="000000"/>
                <w:sz w:val="18"/>
                <w:szCs w:val="18"/>
              </w:rPr>
              <w:t xml:space="preserve">A.6 </w:t>
            </w:r>
            <w:ins w:id="48" w:author="Phuong Dong Ngo" w:date="2023-04-06T16:20:00Z">
              <w:r>
                <w:rPr>
                  <w:rFonts w:eastAsia="Times New Roman" w:cs="Arial" w:ascii="Arial" w:hAnsi="Arial"/>
                  <w:b/>
                  <w:bCs/>
                  <w:sz w:val="18"/>
                  <w:szCs w:val="18"/>
                </w:rPr>
                <w:t>REPLACEMENT OF SIMPLE EMERGENCY EQUIPMENT THAT IS EASILY ACCESSIBLE (EXCEPT PORTABLE ELT)</w:t>
              </w:r>
            </w:ins>
            <w:del w:id="49" w:author="Phuong Dong Ngo" w:date="2023-04-06T16:20:00Z">
              <w:r>
                <w:rPr>
                  <w:rFonts w:eastAsia="Times New Roman" w:cs="Arial" w:ascii="Arial" w:hAnsi="Arial"/>
                  <w:b/>
                  <w:bCs/>
                  <w:color w:val="000000"/>
                  <w:sz w:val="18"/>
                  <w:szCs w:val="18"/>
                </w:rPr>
                <w:delText>REPLACEMENT OF EMERGENCY EQUIPMENT</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25" w:start="245" w:end="0"/>
              <w:jc w:val="center"/>
              <w:rPr>
                <w:rFonts w:ascii="Arial" w:hAnsi="Arial" w:eastAsia="Times New Roman" w:cs="Arial"/>
                <w:b/>
                <w:bCs/>
                <w:sz w:val="20"/>
                <w:szCs w:val="20"/>
              </w:rPr>
            </w:pPr>
            <w:r>
              <w:rPr>
                <w:rFonts w:eastAsia="Times New Roman" w:cs="Arial" w:ascii="Arial" w:hAnsi="Arial"/>
                <w:b/>
                <w:bCs/>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rPr>
            </w:pPr>
            <w:r>
              <w:rPr>
                <w:rFonts w:eastAsia="Times New Roman" w:cs="Arial" w:ascii="Arial" w:hAnsi="Arial"/>
                <w:color w:val="000000"/>
                <w:sz w:val="18"/>
                <w:szCs w:val="18"/>
              </w:rPr>
              <w:t>REPLACEMENT OF THE MEGAPHONE BATTERIES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25-65-51-920-001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MEGAPHONE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25-65-51-710-002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LIFE VEST- REMOVAL/INSTALLATION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25-66-52-04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VISUAL INSPECTION OF THE FIRST AID EQUIPMENT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25-64-00-200-001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PROTECTIVE BREATHING EQUIPMENT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35-32-52-04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PORTABLE FIRE EXTINGUISHERS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26-24-00-210-001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PRESSURE GAUGE READING PORTABLE FIRE EXTINGUISHERS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26-24-00-210-002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1"/>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INSPECTION/CHECK OF THE PORTABLE OXYGEN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35-30-00-06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42"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A.7 REPLACEMENT OF OVENS, BOILERS</w:t>
            </w:r>
            <w:ins w:id="50" w:author="Phuong Dong Ngo" w:date="2023-04-06T16:20:00Z">
              <w:r>
                <w:rPr>
                  <w:rFonts w:eastAsia="Times New Roman" w:cs="Arial" w:ascii="Arial" w:hAnsi="Arial"/>
                  <w:b/>
                  <w:bCs/>
                  <w:sz w:val="18"/>
                  <w:szCs w:val="18"/>
                </w:rPr>
                <w:t xml:space="preserve"> AND BEVERAGE</w:t>
              </w:r>
            </w:ins>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51" w:author="Phuong Dong Ngo" w:date="2023-02-27T08:56:00Z">
              <w:r>
                <w:rPr>
                  <w:rFonts w:cs="Arial" w:ascii="Arial" w:hAnsi="Arial"/>
                  <w:b/>
                  <w:sz w:val="20"/>
                  <w:szCs w:val="20"/>
                </w:rPr>
                <w:t>64</w:t>
              </w:r>
            </w:ins>
            <w:del w:id="52" w:author="Phuong Dong Ngo" w:date="2023-02-27T08:56:00Z">
              <w:r>
                <w:rPr>
                  <w:rFonts w:cs="Arial" w:ascii="Arial" w:hAnsi="Arial"/>
                  <w:b/>
                  <w:sz w:val="20"/>
                  <w:szCs w:val="20"/>
                </w:rPr>
                <w:delText>1</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tabs>
                <w:tab w:val="clear" w:pos="720"/>
                <w:tab w:val="left" w:pos="912" w:leader="none"/>
              </w:tabs>
              <w:rPr>
                <w:rFonts w:ascii="Arial" w:hAnsi="Arial" w:cs="Arial"/>
                <w:sz w:val="18"/>
                <w:szCs w:val="18"/>
              </w:rPr>
            </w:pPr>
            <w:r>
              <w:rPr>
                <w:rFonts w:eastAsia="Times New Roman" w:cs="Arial" w:ascii="Arial" w:hAnsi="Arial"/>
                <w:color w:val="000000"/>
                <w:sz w:val="18"/>
                <w:szCs w:val="18"/>
              </w:rPr>
              <w:t>OVEN - REMOVAL/INSTALLATION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25-35-19-04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53" w:author="Phuong Dong Ngo" w:date="2023-02-27T08:56:00Z">
              <w:r>
                <w:rPr>
                  <w:rFonts w:cs="Arial" w:ascii="Arial" w:hAnsi="Arial"/>
                  <w:b/>
                  <w:sz w:val="20"/>
                  <w:szCs w:val="20"/>
                </w:rPr>
                <w:t>65</w:t>
              </w:r>
            </w:ins>
            <w:del w:id="54" w:author="Phuong Dong Ngo" w:date="2023-02-27T08:56:00Z">
              <w:r>
                <w:rPr>
                  <w:rFonts w:cs="Arial" w:ascii="Arial" w:hAnsi="Arial"/>
                  <w:b/>
                  <w:sz w:val="20"/>
                  <w:szCs w:val="20"/>
                </w:rPr>
                <w:delText>2</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OVEN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25-35-00-710-015-A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55" w:author="Phuong Dong Ngo" w:date="2023-02-27T08:56:00Z">
              <w:r>
                <w:rPr>
                  <w:rFonts w:cs="Arial" w:ascii="Arial" w:hAnsi="Arial"/>
                  <w:b/>
                  <w:sz w:val="20"/>
                  <w:szCs w:val="20"/>
                </w:rPr>
                <w:t>66</w:t>
              </w:r>
            </w:ins>
            <w:del w:id="56" w:author="Phuong Dong Ngo" w:date="2023-02-27T08:56:00Z">
              <w:r>
                <w:rPr>
                  <w:rFonts w:cs="Arial" w:ascii="Arial" w:hAnsi="Arial"/>
                  <w:b/>
                  <w:sz w:val="20"/>
                  <w:szCs w:val="20"/>
                </w:rPr>
                <w:delText>3</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WATER BOILER - REMOVAL/INSTALLATION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25-35-27-04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57" w:author="Phuong Dong Ngo" w:date="2023-02-27T08:56:00Z">
              <w:r>
                <w:rPr>
                  <w:rFonts w:cs="Arial" w:ascii="Arial" w:hAnsi="Arial"/>
                  <w:b/>
                  <w:sz w:val="20"/>
                  <w:szCs w:val="20"/>
                </w:rPr>
                <w:t>67</w:t>
              </w:r>
            </w:ins>
            <w:del w:id="58" w:author="Phuong Dong Ngo" w:date="2023-02-27T08:56:00Z">
              <w:r>
                <w:rPr>
                  <w:rFonts w:cs="Arial" w:ascii="Arial" w:hAnsi="Arial"/>
                  <w:b/>
                  <w:sz w:val="20"/>
                  <w:szCs w:val="20"/>
                </w:rPr>
                <w:delText>4</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WATER BOILER/HEATER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25-35-00-710-023-A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3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eastAsia="Times New Roman" w:cs="Arial"/>
                <w:b/>
                <w:bCs/>
                <w:color w:val="000000"/>
                <w:sz w:val="18"/>
                <w:szCs w:val="18"/>
                <w:del w:id="64" w:author="Phuong Dong Ngo" w:date="2023-02-23T09:25:00Z"/>
              </w:rPr>
            </w:pPr>
            <w:r>
              <w:rPr>
                <w:rFonts w:eastAsia="Times New Roman" w:cs="Arial" w:ascii="Arial" w:hAnsi="Arial"/>
                <w:b/>
                <w:bCs/>
                <w:color w:val="000000"/>
                <w:sz w:val="18"/>
                <w:szCs w:val="18"/>
              </w:rPr>
              <w:t>A.8 REPLACEMENT OF CABIN LIGHTS, AND EXTERNAL LAMP, BULB, LENS</w:t>
            </w:r>
            <w:ins w:id="59" w:author="Ngo Phuong Dong (dongngophuong)" w:date="2023-01-13T10:42:00Z">
              <w:del w:id="60" w:author="Phuong Dong Ngo" w:date="2023-02-23T09:25:00Z">
                <w:r>
                  <w:rPr>
                    <w:rFonts w:eastAsia="Times New Roman" w:cs="Arial" w:ascii="Arial" w:hAnsi="Arial"/>
                    <w:b/>
                    <w:bCs/>
                    <w:color w:val="000000"/>
                    <w:sz w:val="18"/>
                    <w:szCs w:val="18"/>
                  </w:rPr>
                  <w:delText xml:space="preserve"> (xem lại nhóm lại các đèn có </w:delText>
                </w:r>
              </w:del>
            </w:ins>
            <w:ins w:id="61" w:author="Ngo Phuong Dong (dongngophuong)" w:date="2023-01-13T10:48:00Z">
              <w:del w:id="62" w:author="Phuong Dong Ngo" w:date="2023-02-23T09:25:00Z">
                <w:r>
                  <w:rPr>
                    <w:rFonts w:eastAsia="Times New Roman" w:cs="Arial" w:ascii="Arial" w:hAnsi="Arial"/>
                    <w:b/>
                    <w:bCs/>
                    <w:color w:val="000000"/>
                    <w:sz w:val="18"/>
                    <w:szCs w:val="18"/>
                  </w:rPr>
                  <w:delText>CHUNG</w:delText>
                </w:r>
              </w:del>
            </w:ins>
            <w:del w:id="63" w:author="Phuong Dong Ngo" w:date="2023-02-23T09:25:00Z">
              <w:r>
                <w:rPr>
                  <w:rFonts w:eastAsia="Times New Roman" w:cs="Arial" w:ascii="Arial" w:hAnsi="Arial"/>
                  <w:b/>
                  <w:bCs/>
                  <w:color w:val="000000"/>
                  <w:sz w:val="18"/>
                  <w:szCs w:val="18"/>
                </w:rPr>
                <w:delText xml:space="preserve"> về cách thức thực hiện</w:delText>
              </w:r>
            </w:del>
          </w:p>
          <w:p>
            <w:pPr>
              <w:pStyle w:val="Normal"/>
              <w:jc w:val="center"/>
              <w:rPr>
                <w:rFonts w:ascii="Arial" w:hAnsi="Arial" w:cs="Arial"/>
                <w:b/>
                <w:sz w:val="18"/>
                <w:szCs w:val="18"/>
              </w:rPr>
            </w:pPr>
            <w:del w:id="65" w:author="Phuong Dong Ngo" w:date="2023-02-23T09:25:00Z">
              <w:r>
                <w:rPr>
                  <w:rFonts w:eastAsia="Times New Roman" w:cs="Arial" w:ascii="Arial" w:hAnsi="Arial"/>
                  <w:b/>
                  <w:bCs/>
                  <w:color w:val="000000"/>
                  <w:sz w:val="18"/>
                  <w:szCs w:val="18"/>
                </w:rPr>
                <w:delText>Xem lại các loại đèn đã thay thế thành LED, có thể chú thích cho các loại cấu hình tàu</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90" w:start="33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COCKPIT DOME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33-12-11-04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MAP TABLE LIGHTS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33-12-13-04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67" w:author="Phuong Dong Ngo" w:date="2023-02-23T09:34:00Z"/>
              </w:rPr>
            </w:pPr>
            <w:ins w:id="66" w:author="Phuong Dong Ngo" w:date="2023-02-23T09:34: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68" w:author="Phuong Dong Ngo" w:date="2023-02-23T09:30:00Z">
              <w:r>
                <w:rPr>
                  <w:rFonts w:eastAsia="Times New Roman" w:cs="Arial" w:ascii="Arial" w:hAnsi="Arial"/>
                  <w:color w:val="000000"/>
                  <w:sz w:val="18"/>
                  <w:szCs w:val="18"/>
                </w:rPr>
                <w:t>REMOVAL/ INSTALLATION OF THE CONSOLE AND BRIEFCASE LIGHT</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69" w:author="Phuong Dong Ngo" w:date="2023-02-23T09:30:00Z">
              <w:r>
                <w:rPr>
                  <w:rFonts w:eastAsia="Times New Roman" w:cs="Arial" w:ascii="Arial" w:hAnsi="Arial"/>
                  <w:color w:val="000000"/>
                  <w:sz w:val="18"/>
                  <w:szCs w:val="18"/>
                </w:rPr>
                <w:t>AMM 33-12-15-04</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70" w:author="Phuong Dong Ngo" w:date="2023-02-23T09:30:00Z">
              <w:r>
                <w:rPr>
                  <w:rFonts w:eastAsia="Times New Roman" w:cs="Arial" w:ascii="Arial" w:hAnsi="Arial"/>
                  <w:color w:val="000000"/>
                  <w:sz w:val="18"/>
                  <w:szCs w:val="18"/>
                </w:rPr>
                <w:t>R/I</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MAIN INSTRUMENT-PANEL LIGHTS AND PANEL CENTER-LIGHT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33-12-13-04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72" w:author="Phuong Dong Ngo" w:date="2023-02-23T09:35:00Z"/>
              </w:rPr>
            </w:pPr>
            <w:ins w:id="71" w:author="Admin" w:date="2023-02-14T13:37:00Z">
              <w:r>
                <w:rPr>
                  <w:rFonts w:eastAsia="Times New Roman" w:cs="Arial" w:ascii="Arial" w:hAnsi="Arial"/>
                  <w:color w:val="000000"/>
                  <w:sz w:val="18"/>
                  <w:szCs w:val="18"/>
                </w:rPr>
                <w:t>ALTERNATE:</w:t>
              </w:r>
            </w:ins>
          </w:p>
          <w:p>
            <w:pPr>
              <w:pStyle w:val="Normal"/>
              <w:rPr>
                <w:rFonts w:ascii="Arial" w:hAnsi="Arial" w:cs="Arial"/>
                <w:b/>
                <w:sz w:val="18"/>
                <w:szCs w:val="18"/>
              </w:rPr>
            </w:pPr>
            <w:ins w:id="73" w:author="Admin" w:date="2023-02-14T13:37:00Z">
              <w:del w:id="74" w:author="Phuong Dong Ngo" w:date="2023-02-23T09:35:00Z">
                <w:r>
                  <w:rPr>
                    <w:rFonts w:eastAsia="Arial" w:cs="Arial" w:ascii="Arial" w:hAnsi="Arial"/>
                    <w:color w:val="000000"/>
                    <w:sz w:val="18"/>
                    <w:szCs w:val="18"/>
                  </w:rPr>
                  <w:delText xml:space="preserve"> </w:delText>
                </w:r>
              </w:del>
            </w:ins>
            <w:r>
              <w:rPr>
                <w:rFonts w:eastAsia="Times New Roman" w:cs="Arial" w:ascii="Arial" w:hAnsi="Arial"/>
                <w:color w:val="000000"/>
                <w:sz w:val="18"/>
                <w:szCs w:val="18"/>
              </w:rPr>
              <w:t>REMOVAL/INSTALLATION OF THE CENTER PEDESTAL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33-12-14-04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75" w:author="Phuong Dong Ngo" w:date="2023-02-27T08:32:00Z">
              <w:r>
                <w:rPr>
                  <w:rFonts w:cs="Arial" w:ascii="Arial" w:hAnsi="Arial"/>
                  <w:b/>
                  <w:sz w:val="20"/>
                  <w:szCs w:val="20"/>
                </w:rPr>
                <w:delText>Alternate cho Item 3</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76" w:author="Phuong Dong Ngo" w:date="2023-02-23T09:30:00Z">
              <w:r>
                <w:rPr>
                  <w:rFonts w:eastAsia="Times New Roman" w:cs="Arial" w:ascii="Arial" w:hAnsi="Arial"/>
                  <w:color w:val="000000"/>
                  <w:sz w:val="18"/>
                  <w:szCs w:val="18"/>
                </w:rPr>
                <w:delText>REMOVAL/INSTALLATION OF THE CONSOLE AND BRIEFCASE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77" w:author="Phuong Dong Ngo" w:date="2023-02-23T09:30:00Z">
              <w:r>
                <w:rPr>
                  <w:rFonts w:eastAsia="Times New Roman" w:cs="Arial" w:ascii="Arial" w:hAnsi="Arial"/>
                  <w:color w:val="000000"/>
                  <w:sz w:val="18"/>
                  <w:szCs w:val="18"/>
                </w:rPr>
                <w:delText>AMM 33-12-15-04</w:delText>
              </w:r>
            </w:del>
          </w:p>
        </w:tc>
        <w:tc>
          <w:tcPr>
            <w:tcW w:w="963" w:type="dxa"/>
            <w:gridSpan w:val="2"/>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78" w:author="Phuong Dong Ngo" w:date="2023-02-23T09:30:00Z">
              <w:r>
                <w:rPr>
                  <w:rFonts w:eastAsia="Times New Roman" w:cs="Arial" w:ascii="Arial" w:hAnsi="Arial"/>
                  <w:color w:val="000000"/>
                  <w:sz w:val="18"/>
                  <w:szCs w:val="18"/>
                </w:rPr>
                <w:delText>R/I</w:delText>
              </w:r>
            </w:del>
          </w:p>
        </w:tc>
        <w:tc>
          <w:tcPr>
            <w:tcW w:w="661"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03"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527" w:type="dxa"/>
            <w:gridSpan w:val="2"/>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79" w:author="Phuong Dong Ngo" w:date="2023-02-23T09:25:00Z">
              <w:r>
                <w:rPr>
                  <w:rFonts w:eastAsia="Times New Roman" w:cs="Arial" w:ascii="Arial" w:hAnsi="Arial"/>
                  <w:color w:val="000000"/>
                  <w:sz w:val="18"/>
                  <w:szCs w:val="18"/>
                </w:rPr>
                <w:delText>REMOVAL/INSTALLATION OF THE BALLAST UNIT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80" w:author="Phuong Dong Ngo" w:date="2023-02-23T09:25:00Z">
              <w:r>
                <w:rPr>
                  <w:rFonts w:eastAsia="Times New Roman" w:cs="Arial" w:ascii="Arial" w:hAnsi="Arial"/>
                  <w:color w:val="000000"/>
                  <w:sz w:val="18"/>
                  <w:szCs w:val="18"/>
                </w:rPr>
                <w:delText>AMM 33-21-11-04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81" w:author="Phuong Dong Ngo" w:date="2023-02-23T09:25:00Z">
              <w:r>
                <w:rPr>
                  <w:rFonts w:eastAsia="Times New Roman" w:cs="Arial" w:ascii="Arial" w:hAnsi="Arial"/>
                  <w:color w:val="000000"/>
                  <w:sz w:val="18"/>
                  <w:szCs w:val="18"/>
                </w:rPr>
                <w:delText>R/I</w:delText>
              </w:r>
            </w:del>
          </w:p>
        </w:tc>
        <w:tc>
          <w:tcPr>
            <w:tcW w:w="1547" w:type="dxa"/>
            <w:gridSpan w:val="4"/>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2013"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96"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505"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419"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82" w:author="Admin" w:date="2023-02-14T13:37:00Z">
              <w:r>
                <w:rPr>
                  <w:rFonts w:eastAsia="Times New Roman" w:cs="Arial" w:ascii="Arial" w:hAnsi="Arial"/>
                  <w:color w:val="000000"/>
                  <w:sz w:val="18"/>
                  <w:szCs w:val="18"/>
                </w:rPr>
                <w:delText>REMOVAL/INSTALLATION OF THE LAVATORY OCCUPIED SIGNS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83" w:author="Admin" w:date="2023-02-14T13:37:00Z">
              <w:r>
                <w:rPr>
                  <w:rFonts w:eastAsia="Times New Roman" w:cs="Arial" w:ascii="Arial" w:hAnsi="Arial"/>
                  <w:color w:val="000000"/>
                  <w:sz w:val="18"/>
                  <w:szCs w:val="18"/>
                </w:rPr>
                <w:delText>AMM 33-26-23-04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84" w:author="Admin" w:date="2023-02-14T13:37:00Z">
              <w:r>
                <w:rPr>
                  <w:rFonts w:eastAsia="Times New Roman" w:cs="Arial" w:ascii="Arial" w:hAnsi="Arial"/>
                  <w:color w:val="000000"/>
                  <w:sz w:val="18"/>
                  <w:szCs w:val="18"/>
                </w:rPr>
                <w:delText>R/I</w:delText>
              </w:r>
            </w:del>
          </w:p>
        </w:tc>
        <w:tc>
          <w:tcPr>
            <w:tcW w:w="154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2013"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03"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505"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419" w:type="dxa"/>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85" w:author="Admin" w:date="2023-02-14T13:37:00Z">
              <w:r>
                <w:rPr>
                  <w:rFonts w:cs="Arial" w:ascii="Arial" w:hAnsi="Arial"/>
                  <w:b/>
                  <w:sz w:val="20"/>
                  <w:szCs w:val="20"/>
                </w:rPr>
                <w:delText>Bỏ Item</w:delText>
              </w:r>
            </w:del>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LAMP IN THE WINGTIP NAVIGATION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33-41-11-000/400-002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7" w:author="Phuong Dong Ngo" w:date="2023-02-23T09:26:00Z"/>
              </w:rPr>
            </w:pPr>
            <w:ins w:id="86" w:author="Phuong Dong Ngo" w:date="2023-02-23T09:26: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REMOVAL/ INSTALLATION OF THE LAMP(S) OF THE TAIL NAVIGATION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33-41-15-000/400-002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LANDING LIGHT LAMP</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33-42-11-000/400-002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REPLACEMENT OF THE LAMP OF THE RUNWAY TURNOFF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33-43-11-960-002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89" w:author="Phuong Dong Ngo" w:date="2023-02-23T09:26:00Z"/>
              </w:rPr>
            </w:pPr>
            <w:ins w:id="88" w:author="Phuong Dong Ngo" w:date="2023-02-23T09:26: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REPLACEMENT OF THE LAMP IN THE TAKE OFF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33-46-11-960-001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1" w:author="Phuong Dong Ngo" w:date="2023-02-23T09:26:00Z"/>
              </w:rPr>
            </w:pPr>
            <w:ins w:id="90" w:author="Phuong Dong Ngo" w:date="2023-02-23T09:26: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REPLACEMENT OF THE LAMP IN THE TAXI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33-46-12-960-001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w:t>
            </w:r>
            <w:ins w:id="92" w:author="Phuong Dong Ngo" w:date="2023-02-23T09:2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 OF THE LOGO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33-47-11-04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FLASH TUBE ASSEMBLY OF THE UPPER/ LOWER BEACON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33-48-11-04</w:t>
            </w:r>
            <w:ins w:id="93" w:author="Phuong Dong Ngo" w:date="2023-02-23T09:28: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 xml:space="preserve">AMM 33-48-12-04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REMOVAL/INSTALLATION OF THE TAIL CONE STROBE-LIGHT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33-48-13-04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95" w:author="Phuong Dong Ngo" w:date="2023-02-23T09:28:00Z"/>
              </w:rPr>
            </w:pPr>
            <w:ins w:id="94" w:author="Phuong Dong Ngo" w:date="2023-02-23T09:28: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REMOVAL/INSTALLATION OF THE STROBE 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33-48-14-04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5"/>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CABIN EMERGENCY LIGHTS - LAMP REPLACEMENT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33-51-11-04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96" w:author="Phuong Dong Ngo" w:date="2023-02-27T08:41:00Z">
              <w:r>
                <w:rPr>
                  <w:rFonts w:cs="Arial" w:ascii="Arial" w:hAnsi="Arial"/>
                  <w:b/>
                  <w:sz w:val="20"/>
                  <w:szCs w:val="20"/>
                </w:rPr>
                <w:delText>GOM</w:delText>
              </w:r>
            </w:del>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97" w:author="Admin" w:date="2023-02-14T13:38:00Z">
              <w:r>
                <w:rPr>
                  <w:rFonts w:eastAsia="Times New Roman" w:cs="Arial" w:ascii="Arial" w:hAnsi="Arial"/>
                  <w:color w:val="000000"/>
                  <w:sz w:val="18"/>
                  <w:szCs w:val="18"/>
                </w:rPr>
                <w:t xml:space="preserve">ALTERNATE: </w:t>
              </w:r>
            </w:ins>
            <w:r>
              <w:rPr>
                <w:rFonts w:eastAsia="Times New Roman" w:cs="Arial" w:ascii="Arial" w:hAnsi="Arial"/>
                <w:color w:val="000000"/>
                <w:sz w:val="18"/>
                <w:szCs w:val="18"/>
              </w:rPr>
              <w:t>CABIN WALL-MOUNTED EMERGENCY-EXIT-MARKERS LAMP REPLACEMENT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33-51-13-04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98" w:author="Admin" w:date="2023-02-14T13:38:00Z">
              <w:r>
                <w:rPr>
                  <w:rFonts w:eastAsia="Times New Roman" w:cs="Arial" w:ascii="Arial" w:hAnsi="Arial"/>
                  <w:color w:val="000000"/>
                  <w:sz w:val="18"/>
                  <w:szCs w:val="18"/>
                </w:rPr>
                <w:t xml:space="preserve">ALTERNATE: </w:t>
              </w:r>
            </w:ins>
            <w:r>
              <w:rPr>
                <w:rFonts w:eastAsia="Times New Roman" w:cs="Arial" w:ascii="Arial" w:hAnsi="Arial"/>
                <w:color w:val="000000"/>
                <w:sz w:val="18"/>
                <w:szCs w:val="18"/>
              </w:rPr>
              <w:t>REPLACEMENT OF THE EMERGENCY EXIT SIGN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33-51-16-04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A.9 REPLACEMENT OF WINDSCREEN WIPER BLADES</w:t>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99" w:author="Phuong Dong Ngo" w:date="2023-02-27T08:57:00Z">
              <w:r>
                <w:rPr>
                  <w:rFonts w:cs="Arial" w:ascii="Arial" w:hAnsi="Arial"/>
                  <w:b/>
                  <w:sz w:val="20"/>
                  <w:szCs w:val="20"/>
                </w:rPr>
                <w:t>79</w:t>
              </w:r>
            </w:ins>
            <w:del w:id="100" w:author="Phuong Dong Ngo" w:date="2023-02-27T08:57:00Z">
              <w:r>
                <w:rPr>
                  <w:rFonts w:cs="Arial" w:ascii="Arial" w:hAnsi="Arial"/>
                  <w:b/>
                  <w:sz w:val="20"/>
                  <w:szCs w:val="20"/>
                </w:rPr>
                <w:delText>1</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WIPER BLADE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30-45-53-000/400-001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ALTERNATE</w:t>
              <w:br/>
              <w:t>ADJUSTMENT OF THE WIPER ARM</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Subtask 30-45-52-820-050A</w:t>
              <w:br/>
              <w:t>AMM Subtask 30-45-52-820-052A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highlight w:val="none"/>
              </w:rPr>
            </w:pPr>
            <w:r>
              <w:rPr>
                <w:rFonts w:eastAsia="Times New Roman" w:cs="Arial" w:ascii="Arial" w:hAnsi="Arial"/>
                <w:color w:val="000000"/>
                <w:sz w:val="18"/>
                <w:szCs w:val="18"/>
              </w:rPr>
              <w:t>AT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none"/>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96"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eastAsia="Times New Roman" w:cs="Arial"/>
                <w:b/>
                <w:bCs/>
                <w:color w:val="000000"/>
                <w:sz w:val="18"/>
                <w:szCs w:val="18"/>
                <w:del w:id="106" w:author="Phuong Dong Ngo" w:date="2023-02-23T09:35:00Z"/>
              </w:rPr>
            </w:pPr>
            <w:r>
              <w:rPr>
                <w:rFonts w:eastAsia="Times New Roman" w:cs="Arial" w:ascii="Arial" w:hAnsi="Arial"/>
                <w:b/>
                <w:bCs/>
                <w:color w:val="000000"/>
                <w:sz w:val="18"/>
                <w:szCs w:val="18"/>
              </w:rPr>
              <w:t xml:space="preserve">A.10 </w:t>
            </w:r>
            <w:ins w:id="101" w:author="Admin" w:date="2023-02-14T13:52:00Z">
              <w:r>
                <w:rPr>
                  <w:rFonts w:eastAsia="TimesNewRomanPSMT;Times New Roman" w:cs="Arial" w:ascii="Arial" w:hAnsi="Arial"/>
                  <w:b/>
                  <w:bCs/>
                  <w:color w:val="000000"/>
                  <w:sz w:val="18"/>
                  <w:szCs w:val="18"/>
                </w:rPr>
                <w:t>REPLACEMENT OF PASSENGER AND CABIN CREW SEATBELTS AND HARNESSES</w:t>
              </w:r>
            </w:ins>
            <w:ins w:id="102" w:author="Admin" w:date="2023-02-14T13:52:00Z">
              <w:del w:id="103" w:author="Phuong Dong Ngo" w:date="2023-02-23T09:36:00Z">
                <w:r>
                  <w:rPr>
                    <w:rFonts w:cs="SimSun;宋体" w:ascii="SimSun;宋体" w:hAnsi="SimSun;宋体"/>
                    <w:sz w:val="24"/>
                    <w:szCs w:val="24"/>
                  </w:rPr>
                  <w:delText xml:space="preserve"> </w:delText>
                </w:r>
              </w:del>
            </w:ins>
            <w:del w:id="104" w:author="Admin" w:date="2023-02-14T13:52:00Z">
              <w:r>
                <w:rPr>
                  <w:rFonts w:eastAsia="Times New Roman" w:cs="Arial" w:ascii="Arial" w:hAnsi="Arial"/>
                  <w:b/>
                  <w:bCs/>
                  <w:color w:val="000000"/>
                  <w:sz w:val="18"/>
                  <w:szCs w:val="18"/>
                </w:rPr>
                <w:delText>CREW, ATTENDANT &amp; PAX SEAT MAINTENANCE</w:delText>
              </w:r>
            </w:del>
            <w:del w:id="105" w:author="Phuong Dong Ngo" w:date="2023-02-23T09:35:00Z">
              <w:r>
                <w:rPr>
                  <w:rFonts w:eastAsia="Times New Roman" w:cs="Arial" w:ascii="Arial" w:hAnsi="Arial"/>
                  <w:b/>
                  <w:bCs/>
                  <w:color w:val="000000"/>
                  <w:sz w:val="18"/>
                  <w:szCs w:val="18"/>
                </w:rPr>
                <w:delText xml:space="preserve"> (thay đổi theo đúng tên và năng định trong MOPM) </w:delText>
              </w:r>
            </w:del>
          </w:p>
          <w:p>
            <w:pPr>
              <w:pStyle w:val="Normal"/>
              <w:jc w:val="center"/>
              <w:rPr>
                <w:rFonts w:ascii="Arial" w:hAnsi="Arial" w:cs="Arial"/>
                <w:b/>
                <w:sz w:val="18"/>
                <w:szCs w:val="18"/>
              </w:rPr>
            </w:pPr>
            <w:del w:id="107" w:author="Phuong Dong Ngo" w:date="2023-02-23T09:35:00Z">
              <w:r>
                <w:rPr>
                  <w:rFonts w:eastAsia="Times New Roman" w:cs="Arial" w:ascii="Arial" w:hAnsi="Arial"/>
                  <w:b/>
                  <w:bCs/>
                  <w:color w:val="000000"/>
                  <w:sz w:val="18"/>
                  <w:szCs w:val="18"/>
                </w:rPr>
                <w:delText>Xem xét rút các công việc PAX SEAT R.A.I</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08" w:author="Phuong Dong Ngo" w:date="2023-02-23T09:36:00Z">
              <w:r>
                <w:rPr>
                  <w:rFonts w:eastAsia="Times New Roman" w:cs="Arial" w:ascii="Arial" w:hAnsi="Arial"/>
                  <w:color w:val="000000"/>
                  <w:sz w:val="18"/>
                  <w:szCs w:val="18"/>
                </w:rPr>
                <w:delText>REMOVAL / INSTALLATION OF THE CAPT/FO SEAT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09" w:author="Phuong Dong Ngo" w:date="2023-02-23T09:36:00Z">
              <w:r>
                <w:rPr>
                  <w:rFonts w:eastAsia="Times New Roman" w:cs="Arial" w:ascii="Arial" w:hAnsi="Arial"/>
                  <w:color w:val="000000"/>
                  <w:sz w:val="18"/>
                  <w:szCs w:val="18"/>
                </w:rPr>
                <w:delText>AMM 25-11-51-000/400-001-A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10" w:author="Phuong Dong Ngo" w:date="2023-02-23T09:36: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90" w:start="33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CAPTAIN/FIRST OFFICER - INSPECTION/</w:t>
            </w:r>
            <w:ins w:id="111" w:author="Phuong Dong Ngo" w:date="2023-02-23T09:36: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25-11-51-06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12" w:author="Phuong Dong Ngo" w:date="2023-02-23T09:36:00Z">
              <w:r>
                <w:rPr>
                  <w:rFonts w:eastAsia="Times New Roman" w:cs="Arial" w:ascii="Arial" w:hAnsi="Arial"/>
                  <w:color w:val="000000"/>
                  <w:sz w:val="18"/>
                  <w:szCs w:val="18"/>
                </w:rPr>
                <w:delText>REMOVAL /INSTALLATION OF THE THIRD OCCUPANT SEAT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13" w:author="Phuong Dong Ngo" w:date="2023-02-23T09:36:00Z">
              <w:r>
                <w:rPr>
                  <w:rFonts w:eastAsia="Times New Roman" w:cs="Arial" w:ascii="Arial" w:hAnsi="Arial"/>
                  <w:color w:val="000000"/>
                  <w:sz w:val="18"/>
                  <w:szCs w:val="18"/>
                </w:rPr>
                <w:delText>AMM 25-11-41-000/400-001-A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14" w:author="Phuong Dong Ngo" w:date="2023-02-23T09:36: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THIRD OCCUPANT - INSPECTION/CHECK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25-11-41-06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15" w:author="Phuong Dong Ngo" w:date="2023-02-23T09:37:00Z">
              <w:r>
                <w:rPr>
                  <w:rFonts w:eastAsia="Times New Roman" w:cs="Arial" w:ascii="Arial" w:hAnsi="Arial"/>
                  <w:color w:val="000000"/>
                  <w:sz w:val="18"/>
                  <w:szCs w:val="18"/>
                </w:rPr>
                <w:delText>REMOVAL / INSTALLATION OF THE FOURTH OCCUPANT SEAT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16" w:author="Phuong Dong Ngo" w:date="2023-02-23T09:37:00Z">
              <w:r>
                <w:rPr>
                  <w:rFonts w:eastAsia="Times New Roman" w:cs="Arial" w:ascii="Arial" w:hAnsi="Arial"/>
                  <w:color w:val="000000"/>
                  <w:sz w:val="18"/>
                  <w:szCs w:val="18"/>
                </w:rPr>
                <w:delText>AMM 25-11-42-000/400-001-A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17" w:author="Phuong Dong Ngo" w:date="2023-02-23T09:37: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FOURTH OCCUPANT - INSPECTION/CHECK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25-11-42-06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118" w:author="Phuong Dong Ngo" w:date="2023-02-27T08:46:00Z">
              <w:r>
                <w:rPr>
                  <w:rFonts w:eastAsia="Times New Roman" w:cs="Arial" w:ascii="Arial" w:hAnsi="Arial"/>
                  <w:color w:val="000000"/>
                  <w:sz w:val="18"/>
                  <w:szCs w:val="18"/>
                </w:rPr>
                <w:t>REMOVAL/ INSTALLATION OF CABIN ATTENDANT SEATBELTS</w:t>
              </w:r>
            </w:ins>
            <w:del w:id="119" w:author="Phuong Dong Ngo" w:date="2023-02-27T08:41:00Z">
              <w:r>
                <w:rPr>
                  <w:rFonts w:eastAsia="Times New Roman" w:cs="Arial" w:ascii="Arial" w:hAnsi="Arial"/>
                  <w:color w:val="000000"/>
                  <w:sz w:val="18"/>
                  <w:szCs w:val="18"/>
                </w:rPr>
                <w:delText>REMOVAL/ INSTALLATION OF CAPT/FO SEAT SAFETY HARNESS ASSEMBLY</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120" w:author="Phuong Dong Ngo" w:date="2023-02-27T08:47:00Z">
              <w:r>
                <w:rPr>
                  <w:rFonts w:eastAsia="Times New Roman" w:cs="Arial" w:ascii="Arial" w:hAnsi="Arial"/>
                  <w:color w:val="000000"/>
                  <w:sz w:val="18"/>
                  <w:szCs w:val="18"/>
                </w:rPr>
                <w:t>AMM 25-22-41-000/400-002-A</w:t>
              </w:r>
            </w:ins>
            <w:del w:id="121" w:author="Phuong Dong Ngo" w:date="2023-02-27T08:41:00Z">
              <w:r>
                <w:rPr>
                  <w:rFonts w:eastAsia="Times New Roman" w:cs="Arial" w:ascii="Arial" w:hAnsi="Arial"/>
                  <w:color w:val="000000"/>
                  <w:sz w:val="18"/>
                  <w:szCs w:val="18"/>
                </w:rPr>
                <w:delText>AMM 25-11-63-000/400-001A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2" w:author="Phuong Dong Ngo" w:date="2023-02-27T08:41:00Z">
              <w:r>
                <w:rPr>
                  <w:rFonts w:eastAsia="Times New Roman" w:cs="Arial" w:ascii="Arial" w:hAnsi="Arial"/>
                  <w:color w:val="000000"/>
                  <w:sz w:val="18"/>
                  <w:szCs w:val="18"/>
                </w:rPr>
                <w:delText>REMOVAL/ INSTALLATION OF THIRD OCCUPANT SEAT SAFETY HARNESS ASSEMBLY</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3" w:author="Phuong Dong Ngo" w:date="2023-02-27T08:41:00Z">
              <w:r>
                <w:rPr>
                  <w:rFonts w:eastAsia="Times New Roman" w:cs="Arial" w:ascii="Arial" w:hAnsi="Arial"/>
                  <w:color w:val="000000"/>
                  <w:sz w:val="18"/>
                  <w:szCs w:val="18"/>
                </w:rPr>
                <w:delText>AMM 25-11-73-000/400-801A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24" w:author="Phuong Dong Ngo" w:date="2023-02-27T08: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5" w:author="Phuong Dong Ngo" w:date="2023-02-27T08:41:00Z">
              <w:r>
                <w:rPr>
                  <w:rFonts w:eastAsia="Times New Roman" w:cs="Arial" w:ascii="Arial" w:hAnsi="Arial"/>
                  <w:color w:val="000000"/>
                  <w:sz w:val="18"/>
                  <w:szCs w:val="18"/>
                </w:rPr>
                <w:delText>REMOVAL/ INSTALLATION OF FOURTH OCCUPANT SEAT SAFETY HARNESS ASSEMBLY</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6" w:author="Phuong Dong Ngo" w:date="2023-02-27T08:41:00Z">
              <w:r>
                <w:rPr>
                  <w:rFonts w:eastAsia="Times New Roman" w:cs="Arial" w:ascii="Arial" w:hAnsi="Arial"/>
                  <w:color w:val="000000"/>
                  <w:sz w:val="18"/>
                  <w:szCs w:val="18"/>
                </w:rPr>
                <w:delText>AMM 25-11-83-000/400-801A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27" w:author="Phuong Dong Ngo" w:date="2023-02-27T08: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CABIN ATTENDANT SEAT - INSPECTION/CHECK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25-22-00-06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8" w:author="Phuong Dong Ngo" w:date="2023-02-23T09:39:00Z">
              <w:r>
                <w:rPr>
                  <w:rFonts w:eastAsia="Times New Roman" w:cs="Arial" w:ascii="Arial" w:hAnsi="Arial"/>
                  <w:color w:val="000000"/>
                  <w:sz w:val="18"/>
                  <w:szCs w:val="18"/>
                </w:rPr>
                <w:delText>REMOVAL/ INSTALLATION OF THE PASSENGER SEATS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29" w:author="Phuong Dong Ngo" w:date="2023-02-23T09:39:00Z">
              <w:r>
                <w:rPr>
                  <w:rFonts w:eastAsia="Times New Roman" w:cs="Arial" w:ascii="Arial" w:hAnsi="Arial"/>
                  <w:color w:val="000000"/>
                  <w:sz w:val="18"/>
                  <w:szCs w:val="18"/>
                </w:rPr>
                <w:delText>AMM 25-21-41-000/400-001-A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30" w:author="Phuong Dong Ngo" w:date="2023-02-23T09:39: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131" w:author="Phuong Dong Ngo" w:date="2023-02-23T09:39:00Z">
              <w:r>
                <w:rPr>
                  <w:rFonts w:eastAsia="Times New Roman" w:cs="Arial" w:ascii="Arial" w:hAnsi="Arial"/>
                  <w:color w:val="000000"/>
                  <w:sz w:val="18"/>
                  <w:szCs w:val="18"/>
                </w:rPr>
                <w:t>GENERAL VISUAL</w:t>
              </w:r>
            </w:ins>
            <w:del w:id="132" w:author="Phuong Dong Ngo" w:date="2023-02-23T09:39:00Z">
              <w:r>
                <w:rPr>
                  <w:rFonts w:eastAsia="Times New Roman" w:cs="Arial" w:ascii="Arial" w:hAnsi="Arial"/>
                  <w:color w:val="000000"/>
                  <w:sz w:val="18"/>
                  <w:szCs w:val="18"/>
                </w:rPr>
                <w:delText>DETAILED</w:delText>
              </w:r>
            </w:del>
            <w:r>
              <w:rPr>
                <w:rFonts w:eastAsia="Times New Roman" w:cs="Arial" w:ascii="Arial" w:hAnsi="Arial"/>
                <w:color w:val="000000"/>
                <w:sz w:val="18"/>
                <w:szCs w:val="18"/>
              </w:rPr>
              <w:t xml:space="preserve"> INSPECTION OF SEAT ATTACHMENTS, SEAT STRUCTURE, SEAT BELTS, BUCKLES AND BAGGAGE BAR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25-21-00-210-001-A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DI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SEAT BELTS - PAX</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25-21-42-000/400-002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05"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A.11 OPENING AND CLOSING OF COWLINGS AND RE-FITMENT OF QUICK ACCESSS INSPECTION PANELS</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0" w:start="24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FAN COWL DOORS (CFM56)</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71-13-00-010/410-040</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FAN COWL DOORS (PW1100)</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71-13-00-010/410-802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THRUST REVERSER DOORS (CFM56)</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78-36-00-010/410-040</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THRUST REVERSER DOORS (PW1100)</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78-36-00-010/410-802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AVIONICS COMPARTMENT DOORS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52-41-00-010/410-002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MAIN GEAR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32-12-00-010/410-001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NOSE GEAR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32-22-00-010/410-001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4"/>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APU DOORS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52-41-00-010/410-001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 xml:space="preserve">A.12 </w:t>
            </w:r>
            <w:ins w:id="133" w:author="Phuong Dong Ngo" w:date="2023-04-06T16:21:00Z">
              <w:r>
                <w:rPr>
                  <w:rFonts w:eastAsia="Times New Roman" w:cs="Arial" w:ascii="Arial" w:hAnsi="Arial"/>
                  <w:b/>
                  <w:bCs/>
                  <w:sz w:val="18"/>
                  <w:szCs w:val="18"/>
                </w:rPr>
                <w:t>REPLACEMENT OF TOILET SYSTEM COMPONENTS BUT EXCLUDING GATE/FLUSH VALVES</w:t>
              </w:r>
            </w:ins>
            <w:del w:id="134" w:author="Phuong Dong Ngo" w:date="2023-04-06T16:21:00Z">
              <w:r>
                <w:rPr>
                  <w:rFonts w:eastAsia="Times New Roman" w:cs="Arial" w:ascii="Arial" w:hAnsi="Arial"/>
                  <w:b/>
                  <w:bCs/>
                  <w:color w:val="000000"/>
                  <w:sz w:val="18"/>
                  <w:szCs w:val="18"/>
                </w:rPr>
                <w:delText>MAINTENANCE OF LAVATORY</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90" w:start="33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WATER FAUCET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AMM 38-12-41-04 </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TOILET DEACTIVATION: MANUAL SHUT-OFF VALVE CLOSURE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38-12-00-01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D/R</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CLEAN FILTER ELEMENT OF WASHBASIN DRAIN VALVES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38-32-00-100-002-A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35" w:author="Admin" w:date="2023-02-14T13:41:00Z">
              <w:r>
                <w:rPr>
                  <w:rFonts w:eastAsia="Times New Roman" w:cs="Arial" w:ascii="Arial" w:hAnsi="Arial"/>
                  <w:color w:val="000000"/>
                  <w:sz w:val="18"/>
                  <w:szCs w:val="18"/>
                </w:rPr>
                <w:delText>REMOVAL/ INSTALLATION OF THE SERVICE CABINET DOOR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36" w:author="Admin" w:date="2023-02-14T13:41:00Z">
              <w:r>
                <w:rPr>
                  <w:rFonts w:eastAsia="Times New Roman" w:cs="Arial" w:ascii="Arial" w:hAnsi="Arial"/>
                  <w:color w:val="000000"/>
                  <w:sz w:val="18"/>
                  <w:szCs w:val="18"/>
                </w:rPr>
                <w:delText>AMM 25-45-12-000/400-001-A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37" w:author="Admin" w:date="2023-02-14T13: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LAVATORY MIRROR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25-45-13-04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SOAP DISPENSER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25-45-14-04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38" w:author="Admin" w:date="2023-02-14T13:41:00Z">
              <w:r>
                <w:rPr>
                  <w:rFonts w:eastAsia="Times New Roman" w:cs="Arial" w:ascii="Arial" w:hAnsi="Arial"/>
                  <w:color w:val="000000"/>
                  <w:sz w:val="18"/>
                  <w:szCs w:val="18"/>
                </w:rPr>
                <w:delText>REMOVAL/ INSTALLATION OF THE WASTE CHUTE FLAP</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39" w:author="Admin" w:date="2023-02-14T13:41:00Z">
              <w:r>
                <w:rPr>
                  <w:rFonts w:eastAsia="Times New Roman" w:cs="Arial" w:ascii="Arial" w:hAnsi="Arial"/>
                  <w:color w:val="000000"/>
                  <w:sz w:val="18"/>
                  <w:szCs w:val="18"/>
                </w:rPr>
                <w:delText>AMM 25-45-15-04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40" w:author="Admin" w:date="2023-02-14T13: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41" w:author="Admin" w:date="2023-02-14T13:41:00Z">
              <w:r>
                <w:rPr>
                  <w:rFonts w:eastAsia="Times New Roman" w:cs="Arial" w:ascii="Arial" w:hAnsi="Arial"/>
                  <w:color w:val="000000"/>
                  <w:sz w:val="18"/>
                  <w:szCs w:val="18"/>
                </w:rPr>
                <w:delText>REMOVAL/ INSTALLATION OF THE ASH TRAY</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42" w:author="Admin" w:date="2023-02-14T13:41:00Z">
              <w:r>
                <w:rPr>
                  <w:rFonts w:eastAsia="Times New Roman" w:cs="Arial" w:ascii="Arial" w:hAnsi="Arial"/>
                  <w:color w:val="000000"/>
                  <w:sz w:val="18"/>
                  <w:szCs w:val="18"/>
                </w:rPr>
                <w:delText>AMM 25-45-16-04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43" w:author="Admin" w:date="2023-02-14T13: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44" w:author="Admin" w:date="2023-02-14T13:41:00Z">
              <w:r>
                <w:rPr>
                  <w:rFonts w:eastAsia="Times New Roman" w:cs="Arial" w:ascii="Arial" w:hAnsi="Arial"/>
                  <w:color w:val="000000"/>
                  <w:sz w:val="18"/>
                  <w:szCs w:val="18"/>
                </w:rPr>
                <w:delText>REMOVAL/ INSTALLATION OF ACCESS DOOR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45" w:author="Admin" w:date="2023-02-14T13:41:00Z">
              <w:r>
                <w:rPr>
                  <w:rFonts w:eastAsia="Times New Roman" w:cs="Arial" w:ascii="Arial" w:hAnsi="Arial"/>
                  <w:color w:val="000000"/>
                  <w:sz w:val="18"/>
                  <w:szCs w:val="18"/>
                </w:rPr>
                <w:delText>AMM 25-45-18-04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46" w:author="Admin" w:date="2023-02-14T13:41: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TOILET SHROUD AND THE SEAT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25-45-22-04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7"/>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47" w:author="Phuong Dong Ngo" w:date="2023-02-23T09:47:00Z">
              <w:r>
                <w:rPr>
                  <w:rFonts w:eastAsia="Times New Roman" w:cs="Arial" w:ascii="Arial" w:hAnsi="Arial"/>
                  <w:color w:val="000000"/>
                  <w:sz w:val="18"/>
                  <w:szCs w:val="18"/>
                </w:rPr>
                <w:t>REMOVAL/ INSTALLATION OF THE WASTE CHUTE FLAP</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48" w:author="Phuong Dong Ngo" w:date="2023-02-23T09:47:00Z">
              <w:r>
                <w:rPr>
                  <w:rFonts w:eastAsia="Times New Roman" w:cs="Arial" w:ascii="Arial" w:hAnsi="Arial"/>
                  <w:color w:val="000000"/>
                  <w:sz w:val="18"/>
                  <w:szCs w:val="18"/>
                </w:rPr>
                <w:t>AMM 25-45-15-04</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49" w:author="Phuong Dong Ngo" w:date="2023-02-23T09:47:00Z">
              <w:r>
                <w:rPr>
                  <w:rFonts w:eastAsia="Times New Roman" w:cs="Arial" w:ascii="Arial" w:hAnsi="Arial"/>
                  <w:color w:val="000000"/>
                  <w:sz w:val="18"/>
                  <w:szCs w:val="18"/>
                </w:rPr>
                <w:t>R/I</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highlight w:val="none"/>
                <w:ins w:id="151" w:author="Phuong Dong Ngo" w:date="2023-02-23T09:47:00Z"/>
              </w:rPr>
            </w:pPr>
            <w:ins w:id="150" w:author="Phuong Dong Ngo" w:date="2023-02-23T09:4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152" w:author="Phuong Dong Ngo" w:date="2023-02-23T09:47:00Z">
              <w:r>
                <w:rPr>
                  <w:rFonts w:eastAsia="Times New Roman" w:cs="Arial" w:ascii="Arial" w:hAnsi="Arial"/>
                  <w:color w:val="000000"/>
                  <w:sz w:val="18"/>
                  <w:szCs w:val="18"/>
                </w:rPr>
                <w:t>REMOVAL/ INSTALLATION OF THE ASH TRAY</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53" w:author="Phuong Dong Ngo" w:date="2023-02-23T09:47:00Z">
              <w:r>
                <w:rPr>
                  <w:rFonts w:eastAsia="Times New Roman" w:cs="Arial" w:ascii="Arial" w:hAnsi="Arial"/>
                  <w:color w:val="000000"/>
                  <w:sz w:val="18"/>
                  <w:szCs w:val="18"/>
                </w:rPr>
                <w:t>AMM 25-45-16-04</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54" w:author="Phuong Dong Ngo" w:date="2023-02-23T09:47:00Z">
              <w:r>
                <w:rPr>
                  <w:rFonts w:eastAsia="Times New Roman" w:cs="Arial" w:ascii="Arial" w:hAnsi="Arial"/>
                  <w:color w:val="000000"/>
                  <w:sz w:val="18"/>
                  <w:szCs w:val="18"/>
                </w:rPr>
                <w:t>R/I</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highlight w:val="none"/>
                <w:ins w:id="156" w:author="Phuong Dong Ngo" w:date="2023-02-23T09:47:00Z"/>
              </w:rPr>
            </w:pPr>
            <w:ins w:id="155" w:author="Phuong Dong Ngo" w:date="2023-02-23T09:47: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rPr>
            </w:pPr>
            <w:ins w:id="157" w:author="Phuong Dong Ngo" w:date="2023-02-23T09:47:00Z">
              <w:r>
                <w:rPr>
                  <w:rFonts w:eastAsia="Times New Roman" w:cs="Arial" w:ascii="Arial" w:hAnsi="Arial"/>
                  <w:color w:val="000000"/>
                  <w:sz w:val="18"/>
                  <w:szCs w:val="18"/>
                </w:rPr>
                <w:t>REMOVAL/ INSTALLATION OF ACCESS DOOR</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58" w:author="Phuong Dong Ngo" w:date="2023-02-23T09:47:00Z">
              <w:r>
                <w:rPr>
                  <w:rFonts w:eastAsia="Times New Roman" w:cs="Arial" w:ascii="Arial" w:hAnsi="Arial"/>
                  <w:color w:val="000000"/>
                  <w:sz w:val="18"/>
                  <w:szCs w:val="18"/>
                </w:rPr>
                <w:t>AMM 25-45-18-04</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59" w:author="Phuong Dong Ngo" w:date="2023-02-23T09:47:00Z">
              <w:r>
                <w:rPr>
                  <w:rFonts w:eastAsia="Times New Roman" w:cs="Arial" w:ascii="Arial" w:hAnsi="Arial"/>
                  <w:color w:val="000000"/>
                  <w:sz w:val="18"/>
                  <w:szCs w:val="18"/>
                </w:rPr>
                <w:t>R/I</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eastAsia="Times New Roman" w:cs="Arial"/>
                <w:b/>
                <w:bCs/>
                <w:color w:val="000000"/>
                <w:sz w:val="18"/>
                <w:szCs w:val="18"/>
                <w:del w:id="160" w:author="Phuong Dong Ngo" w:date="2023-02-23T09:48:00Z"/>
              </w:rPr>
            </w:pPr>
            <w:r>
              <w:rPr>
                <w:rFonts w:eastAsia="Times New Roman" w:cs="Arial" w:ascii="Arial" w:hAnsi="Arial"/>
                <w:b/>
                <w:bCs/>
                <w:color w:val="000000"/>
                <w:sz w:val="18"/>
                <w:szCs w:val="18"/>
              </w:rPr>
              <w:t>A.13 REPLACEMENT OF CABIN FURNISHING ITEM, INTERNAL AND EXTERNAL PLACARDS</w:t>
            </w:r>
          </w:p>
          <w:p>
            <w:pPr>
              <w:pStyle w:val="Normal"/>
              <w:jc w:val="center"/>
              <w:rPr>
                <w:rFonts w:ascii="Arial" w:hAnsi="Arial" w:cs="Arial"/>
                <w:b/>
                <w:sz w:val="18"/>
                <w:szCs w:val="18"/>
              </w:rPr>
            </w:pPr>
            <w:del w:id="161" w:author="Phuong Dong Ngo" w:date="2023-02-23T09:48:00Z">
              <w:r>
                <w:rPr>
                  <w:rFonts w:eastAsia="Times New Roman" w:cs="Arial" w:ascii="Arial" w:hAnsi="Arial"/>
                  <w:b/>
                  <w:bCs/>
                  <w:color w:val="000000"/>
                  <w:sz w:val="18"/>
                  <w:szCs w:val="18"/>
                </w:rPr>
                <w:delText>Thêm Item Placard</w:delText>
              </w:r>
            </w:del>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90" w:start="24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LINING PANELS - REMOVAL/</w:t>
            </w:r>
            <w:ins w:id="162" w:author="Phuong Dong Ngo" w:date="2023-02-23T09:4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25-13-41-04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4" w:author="Phuong Dong Ngo" w:date="2023-02-23T09:49:00Z"/>
              </w:rPr>
            </w:pPr>
            <w:ins w:id="163" w:author="Phuong Dong Ngo" w:date="2023-02-23T09:49: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THE UPPER SIDEWALL PANEL(S) - REMOVAL/</w:t>
            </w:r>
            <w:ins w:id="165" w:author="Phuong Dong Ngo" w:date="2023-02-23T09:4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25-23-43-04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167" w:author="Phuong Dong Ngo" w:date="2023-02-23T09:49:00Z"/>
              </w:rPr>
            </w:pPr>
            <w:ins w:id="166" w:author="Phuong Dong Ngo" w:date="2023-02-23T09:49: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LOWER SIDEWALL-PANELS (DADO PANELS) - REMOVAL/</w:t>
            </w:r>
            <w:ins w:id="168" w:author="Phuong Dong Ngo" w:date="2023-02-23T09:48: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25-23-44-04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REPLACEMENT OF THE DECOMPRESSION PANELS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25-68-41-960-001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69" w:author="Admin" w:date="2023-02-14T13:42:00Z">
              <w:r>
                <w:rPr>
                  <w:rFonts w:eastAsia="Times New Roman" w:cs="Arial" w:ascii="Arial" w:hAnsi="Arial"/>
                  <w:color w:val="000000"/>
                  <w:sz w:val="18"/>
                  <w:szCs w:val="18"/>
                </w:rPr>
                <w:delText>LINING-DOOR FRAME- REMOVAL/INSTALLATION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70" w:author="Admin" w:date="2023-02-14T13:42:00Z">
              <w:r>
                <w:rPr>
                  <w:rFonts w:eastAsia="Times New Roman" w:cs="Arial" w:ascii="Arial" w:hAnsi="Arial"/>
                  <w:color w:val="000000"/>
                  <w:sz w:val="18"/>
                  <w:szCs w:val="18"/>
                </w:rPr>
                <w:delText>AMM 25-23-45-04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71" w:author="Admin" w:date="2023-02-14T13:42: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172" w:author="Admin" w:date="2023-02-14T13:42:00Z">
              <w:r>
                <w:rPr>
                  <w:rFonts w:cs="Arial" w:ascii="Arial" w:hAnsi="Arial"/>
                  <w:b/>
                  <w:sz w:val="20"/>
                  <w:szCs w:val="20"/>
                </w:rPr>
                <w:delText>Bỏ</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PANEL-COVE LIGHT - REMOVAL/</w:t>
            </w:r>
            <w:ins w:id="173" w:author="Phuong Dong Ngo" w:date="2023-02-23T09:4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25-23-48-04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CURTAINS - REMOVAL/</w:t>
            </w:r>
            <w:ins w:id="174" w:author="Phuong Dong Ngo" w:date="2023-02-23T09:4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25-26-41-04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COVERING - FLOOR, TEXTILE </w:t>
            </w:r>
            <w:del w:id="175" w:author="Phuong Dong Ngo" w:date="2023-02-23T09:49:00Z">
              <w:r>
                <w:rPr>
                  <w:rFonts w:eastAsia="Times New Roman" w:cs="Arial" w:ascii="Arial" w:hAnsi="Arial"/>
                  <w:color w:val="000000"/>
                  <w:sz w:val="18"/>
                  <w:szCs w:val="18"/>
                </w:rPr>
                <w:delText>-</w:delText>
              </w:r>
            </w:del>
            <w:ins w:id="176" w:author="Phuong Dong Ngo" w:date="2023-02-23T09:49:00Z">
              <w:r>
                <w:rPr>
                  <w:rFonts w:eastAsia="Times New Roman" w:cs="Arial" w:ascii="Arial" w:hAnsi="Arial"/>
                  <w:color w:val="000000"/>
                  <w:sz w:val="18"/>
                  <w:szCs w:val="18"/>
                </w:rPr>
                <w:t>–</w:t>
              </w:r>
            </w:ins>
            <w:r>
              <w:rPr>
                <w:rFonts w:eastAsia="Times New Roman" w:cs="Arial" w:ascii="Arial" w:hAnsi="Arial"/>
                <w:color w:val="000000"/>
                <w:sz w:val="18"/>
                <w:szCs w:val="18"/>
              </w:rPr>
              <w:t xml:space="preserve"> REMOVAL/</w:t>
            </w:r>
            <w:ins w:id="177" w:author="Phuong Dong Ngo" w:date="2023-02-23T09:49: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INSTALLATION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25-28-41-04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179" w:author="Phuong Dong Ngo" w:date="2023-02-23T09:49:00Z"/>
              </w:rPr>
            </w:pPr>
            <w:del w:id="178" w:author="Phuong Dong Ngo" w:date="2023-02-23T09:49:00Z">
              <w:r>
                <w:rPr>
                  <w:rFonts w:eastAsia="Times New Roman" w:cs="Arial" w:ascii="Arial" w:hAnsi="Arial"/>
                  <w:color w:val="000000"/>
                  <w:sz w:val="18"/>
                  <w:szCs w:val="18"/>
                </w:rPr>
                <w:delText>PASSENGER SERVICE/INFORMATION (PSIU) - REMOVAL/INSTALLATION</w:delText>
              </w:r>
            </w:del>
          </w:p>
          <w:p>
            <w:pPr>
              <w:pStyle w:val="Normal"/>
              <w:rPr>
                <w:rFonts w:ascii="Arial" w:hAnsi="Arial" w:eastAsia="Times New Roman" w:cs="Arial"/>
                <w:b w:val="false"/>
                <w:sz w:val="18"/>
                <w:szCs w:val="18"/>
              </w:rPr>
            </w:pPr>
            <w:ins w:id="180" w:author="Ngo Phuong Dong (dongngophuong)" w:date="2023-01-13T11:01:00Z">
              <w:del w:id="181" w:author="Phuong Dong Ngo" w:date="2023-02-23T09:49:00Z">
                <w:r>
                  <w:rPr>
                    <w:rFonts w:eastAsia="Times New Roman" w:cs="Arial" w:ascii="Arial" w:hAnsi="Arial"/>
                    <w:color w:val="000000"/>
                    <w:sz w:val="18"/>
                    <w:szCs w:val="18"/>
                  </w:rPr>
                  <w:delText xml:space="preserve">Bổ sung </w:delText>
                </w:r>
              </w:del>
            </w:ins>
            <w:ins w:id="182" w:author="Ngo Phuong Dong (dongngophuong)" w:date="2023-01-13T11:57:00Z">
              <w:del w:id="183" w:author="Phuong Dong Ngo" w:date="2023-02-23T09:49:00Z">
                <w:r>
                  <w:rPr>
                    <w:rFonts w:eastAsia="Times New Roman" w:cs="Arial" w:ascii="Arial" w:hAnsi="Arial"/>
                    <w:color w:val="000000"/>
                    <w:sz w:val="18"/>
                    <w:szCs w:val="18"/>
                  </w:rPr>
                  <w:delText>ALTERNATE</w:delText>
                </w:r>
              </w:del>
            </w:ins>
            <w:del w:id="184" w:author="Phuong Dong Ngo" w:date="2023-02-23T09:49:00Z">
              <w:r>
                <w:rPr>
                  <w:rFonts w:eastAsia="Times New Roman" w:cs="Arial" w:ascii="Arial" w:hAnsi="Arial"/>
                  <w:color w:val="000000"/>
                  <w:sz w:val="18"/>
                  <w:szCs w:val="18"/>
                </w:rPr>
                <w:delText xml:space="preserve"> </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185" w:author="Phuong Dong Ngo" w:date="2023-02-23T09:49:00Z">
              <w:r>
                <w:rPr>
                  <w:rFonts w:eastAsia="Times New Roman" w:cs="Arial" w:ascii="Arial" w:hAnsi="Arial"/>
                  <w:color w:val="000000"/>
                  <w:sz w:val="18"/>
                  <w:szCs w:val="18"/>
                </w:rPr>
                <w:delText>AMM 25-25-11-04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186" w:author="Phuong Dong Ngo" w:date="2023-02-23T09:49:00Z">
              <w:r>
                <w:rPr>
                  <w:rFonts w:eastAsia="Times New Roman" w:cs="Arial" w:ascii="Arial" w:hAnsi="Arial"/>
                  <w:color w:val="000000"/>
                  <w:sz w:val="18"/>
                  <w:szCs w:val="18"/>
                </w:rPr>
                <w:delText>R/I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REPLACEMENT OF SEAT CUSHION, COVER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Standard Practice</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ADJUSTMENT OF THE OVERHEAD STOWAGE-COMPARTMENT DOORS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25-24-00-710-001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6"/>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87" w:author="Admin" w:date="2023-02-14T13:45:00Z">
              <w:r>
                <w:rPr>
                  <w:rFonts w:cs="Arial" w:ascii="Arial" w:hAnsi="Arial"/>
                  <w:b w:val="false"/>
                  <w:bCs w:val="false"/>
                  <w:color w:val="000000"/>
                  <w:sz w:val="18"/>
                  <w:szCs w:val="18"/>
                  <w:shd w:fill="FFFFFF" w:val="clear"/>
                </w:rPr>
                <w:t>PLACARDS AND MARKINGS</w:t>
              </w:r>
            </w:ins>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rPr>
            </w:pPr>
            <w:ins w:id="188" w:author="Admin" w:date="2023-02-14T13:44:00Z">
              <w:r>
                <w:rPr>
                  <w:rFonts w:eastAsia="Times New Roman" w:cs="Arial" w:ascii="Arial" w:hAnsi="Arial"/>
                  <w:color w:val="000000"/>
                  <w:sz w:val="18"/>
                  <w:szCs w:val="18"/>
                </w:rPr>
                <w:t xml:space="preserve">AMM </w:t>
              </w:r>
            </w:ins>
            <w:ins w:id="189" w:author="Admin" w:date="2023-02-14T13:44:00Z">
              <w:r>
                <w:rPr>
                  <w:rFonts w:cs="Arial" w:ascii="Arial" w:hAnsi="Arial"/>
                  <w:b w:val="false"/>
                  <w:bCs w:val="false"/>
                  <w:color w:val="000000"/>
                  <w:sz w:val="18"/>
                  <w:szCs w:val="18"/>
                  <w:shd w:fill="FFFFFF" w:val="clear"/>
                </w:rPr>
                <w:t>11-00-00-02 CONF 00 </w:t>
              </w:r>
            </w:ins>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color w:val="000000"/>
                <w:sz w:val="18"/>
                <w:szCs w:val="18"/>
              </w:rPr>
            </w:pPr>
            <w:ins w:id="190" w:author="Admin" w:date="2023-02-14T13:45:00Z">
              <w:r>
                <w:rPr>
                  <w:rFonts w:eastAsia="Times New Roman" w:cs="Arial" w:ascii="Arial" w:hAnsi="Arial"/>
                  <w:color w:val="000000"/>
                  <w:sz w:val="18"/>
                  <w:szCs w:val="18"/>
                </w:rPr>
                <w:t>M</w:t>
              </w:r>
            </w:ins>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color w:val="000000"/>
                <w:sz w:val="20"/>
                <w:szCs w:val="20"/>
              </w:rPr>
            </w:pPr>
            <w:r>
              <w:rPr>
                <w:rFonts w:eastAsia="Times New Roman" w:cs="Arial" w:ascii="Arial" w:hAnsi="Arial"/>
                <w:b/>
                <w:color w:val="000000"/>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A.14 REPLACEMENT OF STATIC WICKS</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r>
              <w:rPr>
                <w:rFonts w:cs="Arial" w:ascii="Arial" w:hAnsi="Arial"/>
                <w:b/>
                <w:sz w:val="20"/>
                <w:szCs w:val="20"/>
              </w:rPr>
              <w:t>1</w:t>
            </w:r>
            <w:ins w:id="191" w:author="Phuong Dong Ngo" w:date="2023-02-27T09:00:00Z">
              <w:r>
                <w:rPr>
                  <w:rFonts w:cs="Arial" w:ascii="Arial" w:hAnsi="Arial"/>
                  <w:b/>
                  <w:sz w:val="20"/>
                  <w:szCs w:val="20"/>
                </w:rPr>
                <w:t>10</w:t>
              </w:r>
            </w:ins>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REMOVAL/ INSTALLATION OF THE STATIC DISCHARGER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23-61-41-000/400-001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2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 xml:space="preserve">A.15 REPLACEMENT OF </w:t>
            </w:r>
            <w:ins w:id="192" w:author="Phuong Dong Ngo" w:date="2023-04-06T16:22:00Z">
              <w:r>
                <w:rPr>
                  <w:rFonts w:eastAsia="Times New Roman" w:cs="Arial" w:ascii="Arial" w:hAnsi="Arial"/>
                  <w:b/>
                  <w:bCs/>
                  <w:sz w:val="18"/>
                  <w:szCs w:val="18"/>
                </w:rPr>
                <w:t xml:space="preserve">AIRCRAFT </w:t>
              </w:r>
            </w:ins>
            <w:r>
              <w:rPr>
                <w:rFonts w:eastAsia="Times New Roman" w:cs="Arial" w:ascii="Arial" w:hAnsi="Arial"/>
                <w:b/>
                <w:bCs/>
                <w:color w:val="000000"/>
                <w:sz w:val="18"/>
                <w:szCs w:val="18"/>
              </w:rPr>
              <w:t>BATTERIES</w:t>
            </w:r>
          </w:p>
        </w:tc>
      </w:tr>
      <w:tr>
        <w:trPr>
          <w:trHeight w:val="83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r>
              <w:rPr>
                <w:rFonts w:cs="Arial" w:ascii="Arial" w:hAnsi="Arial"/>
                <w:b/>
                <w:sz w:val="20"/>
                <w:szCs w:val="20"/>
              </w:rPr>
              <w:t>1</w:t>
            </w:r>
            <w:ins w:id="193" w:author="Phuong Dong Ngo" w:date="2023-02-27T09:00:00Z">
              <w:r>
                <w:rPr>
                  <w:rFonts w:cs="Arial" w:ascii="Arial" w:hAnsi="Arial"/>
                  <w:b/>
                  <w:sz w:val="20"/>
                  <w:szCs w:val="20"/>
                </w:rPr>
                <w:t>11</w:t>
              </w:r>
            </w:ins>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rPr>
            </w:pPr>
            <w:r>
              <w:rPr>
                <w:rFonts w:eastAsia="Times New Roman" w:cs="Arial" w:ascii="Arial" w:hAnsi="Arial"/>
                <w:color w:val="000000"/>
                <w:sz w:val="18"/>
                <w:szCs w:val="18"/>
              </w:rPr>
              <w:t>REMOVAL/ INSTALLATION OF THE BATTERIES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24-38-51-000-001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A.16 REPLACEMENT OF IN-FLIGHT ENTERTAINMENT SYSTEM</w:t>
            </w:r>
          </w:p>
        </w:tc>
      </w:tr>
      <w:tr>
        <w:trPr>
          <w:trHeight w:val="1135"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r>
              <w:rPr>
                <w:rFonts w:cs="Arial" w:ascii="Arial" w:hAnsi="Arial"/>
                <w:b/>
                <w:sz w:val="20"/>
                <w:szCs w:val="20"/>
              </w:rPr>
              <w:t>1</w:t>
            </w:r>
            <w:ins w:id="194" w:author="Phuong Dong Ngo" w:date="2023-02-27T09:01:00Z">
              <w:r>
                <w:rPr>
                  <w:rFonts w:cs="Arial" w:ascii="Arial" w:hAnsi="Arial"/>
                  <w:b/>
                  <w:sz w:val="20"/>
                  <w:szCs w:val="20"/>
                </w:rPr>
                <w:t>12</w:t>
              </w:r>
            </w:ins>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rPr>
            </w:pPr>
            <w:r>
              <w:rPr>
                <w:rFonts w:eastAsia="Times New Roman" w:cs="Arial" w:ascii="Arial" w:hAnsi="Arial"/>
                <w:color w:val="000000"/>
                <w:sz w:val="18"/>
                <w:szCs w:val="18"/>
              </w:rPr>
              <w:t>REMOVAL/INSTALLATION OF THE INTEGRATED PRERECORDED ANNOUNCEMENT AND BOARDING MUSIC (PRAM) FLASHCARD</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23-32-36-000/400-001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1486"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ALTERNATE:</w:t>
              <w:br/>
            </w:r>
            <w:del w:id="195" w:author="Phuong Dong Ngo" w:date="2023-02-23T09:53:00Z">
              <w:r>
                <w:rPr>
                  <w:rFonts w:eastAsia="Times New Roman" w:cs="Arial" w:ascii="Arial" w:hAnsi="Arial"/>
                  <w:color w:val="000000"/>
                  <w:sz w:val="18"/>
                  <w:szCs w:val="18"/>
                </w:rPr>
                <w:br/>
              </w:r>
            </w:del>
            <w:r>
              <w:rPr>
                <w:rFonts w:eastAsia="Times New Roman" w:cs="Arial" w:ascii="Arial" w:hAnsi="Arial"/>
                <w:color w:val="000000"/>
                <w:sz w:val="18"/>
                <w:szCs w:val="18"/>
              </w:rPr>
              <w:t>HOT PLUG REPLACEMENT OF THE INTEGRATED PRERECORDED ANNOUNCEMENT AND BOARDING MUSIC (PRAM)</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23-32-36-960-001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05"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 xml:space="preserve">A.17 ROUTINE LUBRICATION AND REPLENISHMENT OF ALL SYSTEM FLUID AND GASES </w:t>
            </w:r>
            <w:del w:id="196" w:author="Phuong Dong Ngo" w:date="2023-04-06T16:23:00Z">
              <w:r>
                <w:rPr>
                  <w:rFonts w:eastAsia="Times New Roman" w:cs="Arial" w:ascii="Arial" w:hAnsi="Arial"/>
                  <w:b/>
                  <w:bCs/>
                  <w:color w:val="000000"/>
                  <w:sz w:val="18"/>
                  <w:szCs w:val="18"/>
                </w:rPr>
                <w:delText>&amp; GROUND HANDLING</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0" w:start="15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OPENING/</w:t>
            </w:r>
            <w:ins w:id="197" w:author="Phuong Dong Ngo" w:date="2023-02-23T09:5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CLOSING OF THE PASSENGER/CREW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52-10-00-010/410-001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SPECIAL PRECAUTIONS BEFORE WORK ON THE PASSENGER/</w:t>
            </w:r>
            <w:ins w:id="198" w:author="Phuong Dong Ngo" w:date="2023-02-23T09:5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CREW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52-10-00-860-001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SPECIAL PRECAUTIONS AFTER WORK ON THE PASSENGER/</w:t>
            </w:r>
            <w:ins w:id="199" w:author="Phuong Dong Ngo" w:date="2023-02-23T09:53:00Z">
              <w:r>
                <w:rPr>
                  <w:rFonts w:eastAsia="Times New Roman" w:cs="Arial" w:ascii="Arial" w:hAnsi="Arial"/>
                  <w:color w:val="000000"/>
                  <w:sz w:val="18"/>
                  <w:szCs w:val="18"/>
                </w:rPr>
                <w:t xml:space="preserve"> </w:t>
              </w:r>
            </w:ins>
            <w:r>
              <w:rPr>
                <w:rFonts w:eastAsia="Times New Roman" w:cs="Arial" w:ascii="Arial" w:hAnsi="Arial"/>
                <w:color w:val="000000"/>
                <w:sz w:val="18"/>
                <w:szCs w:val="18"/>
              </w:rPr>
              <w:t>CREW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52-10-00-860-002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FWD OR AFT CARGO-COMPARTMENT DOOR WITH THE YELLOW ELECTRIC PUMP</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52-30-00-860-001/002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OPEN/ CLOSE THE FWD OR AFT CARGO-COMPARTMENT DOOR WITH THE HAND PUMP</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52-30-00-860-003/004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ENERGIZE THE GROUND SERVICE NETWORK FROM THE EXTERNAL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24-42-00-861-001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DE-ENERGIZE THE GROUND SERVICE NETWORK SUPPLIED FROM THE EXTERNAL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24-42-00-862-001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RESERVOIR AIR PRESSURE ON RESERVOIR GAUGE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29-10-00-200-002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FLUID LEVEL ON RESERVOIR INDICATORS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29-10-00-200-001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FILL THE HYDRAULIC FLUID RESERVOIR WITH A HAND PUMP</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12-12-29-611-001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NITROGEN CHARGE PRESSURE ON HYDRAULIC POWER ACCUMULATORS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29-10-00-200-008</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00" w:author="Admin" w:date="2023-02-14T13:45:00Z">
              <w:r>
                <w:rPr>
                  <w:rFonts w:eastAsia="Times New Roman" w:cs="Arial" w:ascii="Arial" w:hAnsi="Arial"/>
                  <w:color w:val="000000"/>
                  <w:sz w:val="18"/>
                  <w:szCs w:val="18"/>
                </w:rPr>
                <w:delText>DRAIN IDG OIL SYSTEM, DISCARD FILTER ELEMENT(S) AND REPLENISH</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01" w:author="Admin" w:date="2023-02-14T13:45:00Z">
              <w:r>
                <w:rPr>
                  <w:rFonts w:eastAsia="Times New Roman" w:cs="Arial" w:ascii="Arial" w:hAnsi="Arial"/>
                  <w:color w:val="000000"/>
                  <w:sz w:val="18"/>
                  <w:szCs w:val="18"/>
                </w:rPr>
                <w:delText>AMM 24-21-00-920-040-A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02" w:author="Admin" w:date="2023-02-14T13:45: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03" w:author="Admin" w:date="2023-02-14T13:45:00Z">
              <w:r>
                <w:rPr>
                  <w:rFonts w:cs="Arial" w:ascii="Arial" w:hAnsi="Arial"/>
                  <w:b/>
                  <w:sz w:val="20"/>
                  <w:szCs w:val="20"/>
                </w:rPr>
                <w:delText>Bỏ</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204" w:author="Ngo Phuong Dong (dongngophuong)" w:date="2023-01-13T11:17:00Z">
              <w:del w:id="205" w:author="Admin" w:date="2023-02-14T13:46:00Z">
                <w:r>
                  <w:rPr>
                    <w:rFonts w:eastAsia="Times New Roman" w:cs="Arial" w:ascii="Arial" w:hAnsi="Arial"/>
                    <w:color w:val="000000"/>
                    <w:sz w:val="18"/>
                    <w:szCs w:val="18"/>
                  </w:rPr>
                  <w:delText>REPLENISH</w:delText>
                </w:r>
              </w:del>
            </w:ins>
            <w:del w:id="206" w:author="Admin" w:date="2023-02-14T13:46:00Z">
              <w:r>
                <w:rPr>
                  <w:rFonts w:eastAsia="Times New Roman" w:cs="Arial" w:ascii="Arial" w:hAnsi="Arial"/>
                  <w:color w:val="000000"/>
                  <w:sz w:val="18"/>
                  <w:szCs w:val="18"/>
                </w:rPr>
                <w:delText>DRAINING OF THE OIL FROM THE IDG</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widowControl w:val="false"/>
              <w:bidi w:val="0"/>
              <w:rPr>
                <w:rFonts w:ascii="Arial" w:hAnsi="Arial" w:cs="Arial"/>
                <w:b/>
                <w:sz w:val="18"/>
                <w:szCs w:val="18"/>
              </w:rPr>
            </w:pPr>
            <w:del w:id="207" w:author="Admin" w:date="2023-02-14T13:46:00Z">
              <w:r>
                <w:rPr>
                  <w:rFonts w:eastAsia="Times New Roman" w:cs="Arial" w:ascii="Arial" w:hAnsi="Arial"/>
                  <w:color w:val="000000"/>
                  <w:sz w:val="18"/>
                  <w:szCs w:val="18"/>
                </w:rPr>
                <w:delText>AMM 12-13-24-680-040-A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08" w:author="Admin" w:date="2023-02-14T13:46: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09" w:author="Admin" w:date="2023-02-14T13:46:00Z">
              <w:r>
                <w:rPr>
                  <w:rFonts w:cs="Arial" w:ascii="Arial" w:hAnsi="Arial"/>
                  <w:b/>
                  <w:sz w:val="20"/>
                  <w:szCs w:val="20"/>
                </w:rPr>
                <w:delText>CHUYỂN A19</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OF THE OIL LEVEL AND OIL-FILTER DIFFERENTIAL-PRESSURE INDICATOR (IDG)</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24-21-00-210-046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IDG SERVICING - FILLING OF THE IDG WITH OIL OR ADDITION OF OIL AFTER A LEVEL CHECK</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12-13-24-612-041-A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OIL LEVEL AND REPLENISH, CHECK POP OUT INDICATOR OF EMCD (CFM56)</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12-13-79-610-002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0" w:author="Admin" w:date="2023-02-14T13:47:00Z">
              <w:r>
                <w:rPr>
                  <w:rFonts w:eastAsia="Times New Roman" w:cs="Arial" w:ascii="Arial" w:hAnsi="Arial"/>
                  <w:color w:val="000000"/>
                  <w:sz w:val="18"/>
                  <w:szCs w:val="18"/>
                </w:rPr>
                <w:delText>ENGINE STARTING - DRAIN AND REPLENISH OIL SYSTEM (CFM56)</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1" w:author="Admin" w:date="2023-02-14T13:47:00Z">
              <w:r>
                <w:rPr>
                  <w:rFonts w:eastAsia="Times New Roman" w:cs="Arial" w:ascii="Arial" w:hAnsi="Arial"/>
                  <w:color w:val="000000"/>
                  <w:sz w:val="18"/>
                  <w:szCs w:val="18"/>
                </w:rPr>
                <w:delText>AMM 12-13-80-610-001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12" w:author="Admin" w:date="2023-02-14T13:47: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13" w:author="Admin" w:date="2023-02-14T13:47:00Z">
              <w:r>
                <w:rPr>
                  <w:rFonts w:cs="Arial" w:ascii="Arial" w:hAnsi="Arial"/>
                  <w:b/>
                  <w:sz w:val="20"/>
                  <w:szCs w:val="20"/>
                </w:rPr>
                <w:delText>Bỏ</w:delText>
              </w:r>
            </w:del>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4" w:author="Admin" w:date="2023-02-14T13:47:00Z">
              <w:r>
                <w:rPr>
                  <w:rFonts w:eastAsia="Times New Roman" w:cs="Arial" w:ascii="Arial" w:hAnsi="Arial"/>
                  <w:color w:val="000000"/>
                  <w:sz w:val="18"/>
                  <w:szCs w:val="18"/>
                </w:rPr>
                <w:delText>ALTERNATE:</w:delText>
                <w:br/>
                <w:delText>REPLENISH OIL SYSTEM (CFM56)</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5" w:author="Admin" w:date="2023-02-14T13:47:00Z">
              <w:r>
                <w:rPr>
                  <w:rFonts w:eastAsia="Times New Roman" w:cs="Arial" w:ascii="Arial" w:hAnsi="Arial"/>
                  <w:color w:val="000000"/>
                  <w:sz w:val="18"/>
                  <w:szCs w:val="18"/>
                </w:rPr>
                <w:delText>AMM 12-13-80-610-002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Cs/>
                <w:sz w:val="18"/>
                <w:szCs w:val="18"/>
              </w:rPr>
            </w:pPr>
            <w:del w:id="216" w:author="Admin" w:date="2023-02-14T13:47:00Z">
              <w:r>
                <w:rPr>
                  <w:rFonts w:cs="Arial" w:ascii="Arial" w:hAnsi="Arial"/>
                  <w:bCs/>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bCs/>
                <w:sz w:val="20"/>
                <w:szCs w:val="20"/>
              </w:rPr>
            </w:pPr>
            <w:r>
              <w:rPr>
                <w:rFonts w:cs="Arial" w:ascii="Arial" w:hAnsi="Arial"/>
                <w:b/>
                <w:bCs/>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17" w:author="Admin" w:date="2023-02-14T13:47:00Z">
              <w:r>
                <w:rPr>
                  <w:rFonts w:cs="Arial" w:ascii="Arial" w:hAnsi="Arial"/>
                  <w:b/>
                  <w:sz w:val="20"/>
                  <w:szCs w:val="20"/>
                </w:rPr>
                <w:delText>BỎ</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widowControl w:val="false"/>
              <w:numPr>
                <w:ilvl w:val="0"/>
                <w:numId w:val="0"/>
              </w:numPr>
              <w:bidi w:val="0"/>
              <w:snapToGrid w:val="true"/>
              <w:ind w:hanging="0" w:start="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ENGINE OIL SERVICING (PW1100)</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12-13-79-612-803</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PRESSURIZATION OF THE BLEED SYSTEM WITH THE APU</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36-12-00-860-001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PRESSURIZATION OF THE BLEED SYSTEM THROUGH THE HP GROUND CONNECTOR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36-12-00-860-002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PRE-CONDITIONING THROUGH THE LP GROUND CONNECTION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12-33-21-600-001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 AND REPLENISH OIL SYSTEM AIR STARTER (CFM56)</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12-13-80-610-001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8" w:author="Phuong Dong Ngo" w:date="2023-02-27T08:49:00Z">
              <w:r>
                <w:rPr>
                  <w:rFonts w:eastAsia="Times New Roman" w:cs="Arial" w:ascii="Arial" w:hAnsi="Arial"/>
                  <w:color w:val="000000"/>
                  <w:sz w:val="18"/>
                  <w:szCs w:val="18"/>
                </w:rPr>
                <w:delText>NITROGEN FILLING OF THE TIRES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19" w:author="Phuong Dong Ngo" w:date="2023-02-27T08:49:00Z">
              <w:r>
                <w:rPr>
                  <w:rFonts w:eastAsia="Times New Roman" w:cs="Arial" w:ascii="Arial" w:hAnsi="Arial"/>
                  <w:color w:val="000000"/>
                  <w:sz w:val="18"/>
                  <w:szCs w:val="18"/>
                </w:rPr>
                <w:delText>AMM 12-14-32-614-001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20" w:author="Phuong Dong Ngo" w:date="2023-02-27T08:49:00Z">
              <w:r>
                <w:rPr>
                  <w:rFonts w:eastAsia="Times New Roman" w:cs="Arial" w:ascii="Arial" w:hAnsi="Arial"/>
                  <w:color w:val="000000"/>
                  <w:sz w:val="18"/>
                  <w:szCs w:val="18"/>
                </w:rPr>
                <w:delText>SGH</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NITROGEN FILLING OF THE YELLOW HYDRAULIC SYSTEM, BRAKE PRESSURE ACCUMULATOR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12-14-32-614-002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21" w:author="Phuong Dong Ngo" w:date="2023-02-27T08:51:00Z">
              <w:r>
                <w:rPr>
                  <w:rFonts w:eastAsia="Times New Roman" w:cs="Arial" w:ascii="Arial" w:hAnsi="Arial"/>
                  <w:color w:val="000000"/>
                  <w:sz w:val="18"/>
                  <w:szCs w:val="18"/>
                </w:rPr>
                <w:delText>INSPECTION OF THE MLG SHOCK ABSORBERS BEFORE FLIGHT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22" w:author="Phuong Dong Ngo" w:date="2023-02-27T08:51:00Z">
              <w:r>
                <w:rPr>
                  <w:rFonts w:eastAsia="Times New Roman" w:cs="Arial" w:ascii="Arial" w:hAnsi="Arial"/>
                  <w:color w:val="000000"/>
                  <w:sz w:val="18"/>
                  <w:szCs w:val="18"/>
                </w:rPr>
                <w:delText>AMM 12-14-32-200-001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23" w:author="Phuong Dong Ngo" w:date="2023-02-27T08:51:00Z">
              <w:r>
                <w:rPr>
                  <w:rFonts w:eastAsia="Times New Roman" w:cs="Arial" w:ascii="Arial" w:hAnsi="Arial"/>
                  <w:color w:val="000000"/>
                  <w:sz w:val="18"/>
                  <w:szCs w:val="18"/>
                </w:rPr>
                <w:delText>DI</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DRAINING OF THE POTABLE WATER SYSTEM (WITH ELECTRICAL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12-24-38-680-001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DRAINING OF THE POTABLE WATER SYSTEM (WITHOUT ELECTRICAL POWER)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12-24-38-680-002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SERVICING OF THE TOILET SYSTEM</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12-16-38-613-001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FILL THE POTABLE WATER TANK SYSTEM (AIRCRAFT ELECTRICAL POWER AVAILABLE)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12-15-38-613-001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25" w:author="Phuong Dong Ngo" w:date="2023-02-23T11:17:00Z"/>
              </w:rPr>
            </w:pPr>
            <w:ins w:id="224" w:author="Phuong Dong Ngo" w:date="2023-02-23T11:17:00Z">
              <w:r>
                <w:rPr>
                  <w:rFonts w:eastAsia="Times New Roman" w:cs="Arial" w:ascii="Arial" w:hAnsi="Arial"/>
                  <w:color w:val="000000"/>
                  <w:sz w:val="18"/>
                  <w:szCs w:val="18"/>
                </w:rPr>
                <w:t>ALTERNATE:</w:t>
              </w:r>
            </w:ins>
          </w:p>
          <w:p>
            <w:pPr>
              <w:pStyle w:val="Normal"/>
              <w:rPr>
                <w:rFonts w:ascii="Arial" w:hAnsi="Arial" w:cs="Arial"/>
                <w:b/>
                <w:sz w:val="18"/>
                <w:szCs w:val="18"/>
              </w:rPr>
            </w:pPr>
            <w:r>
              <w:rPr>
                <w:rFonts w:eastAsia="Times New Roman" w:cs="Arial" w:ascii="Arial" w:hAnsi="Arial"/>
                <w:color w:val="000000"/>
                <w:sz w:val="18"/>
                <w:szCs w:val="18"/>
              </w:rPr>
              <w:t>FILL THE POTABLE WATER TANK SYSTEM (AIRCRAFT ELECTRICAL POWER NOT AVAILABLE)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12-15-38-613-002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FILL THE HYDRAULIC POWER ACCUMULATORS WITH NITROGEN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12-14-29-614-001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157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AIRCRAFT LUBRICATION</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12-22-27-03</w:t>
            </w:r>
            <w:ins w:id="226"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12-22-29-03</w:t>
            </w:r>
            <w:ins w:id="227"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12-22-32-03</w:t>
            </w:r>
            <w:ins w:id="228"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12-22-52-03</w:t>
            </w:r>
            <w:ins w:id="229"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12-22-53-03</w:t>
            </w:r>
            <w:ins w:id="230"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12-22-55-03</w:t>
            </w:r>
            <w:ins w:id="231" w:author="Ngo Phuong Dong (dongngophuong)" w:date="2023-01-13T11:26:00Z">
              <w:r>
                <w:rPr>
                  <w:rFonts w:eastAsia="Times New Roman" w:cs="Arial" w:ascii="Arial" w:hAnsi="Arial"/>
                  <w:color w:val="000000"/>
                  <w:sz w:val="18"/>
                  <w:szCs w:val="18"/>
                </w:rPr>
                <w:t xml:space="preserve"> OR</w:t>
              </w:r>
            </w:ins>
            <w:r>
              <w:rPr>
                <w:rFonts w:eastAsia="Times New Roman" w:cs="Arial" w:ascii="Arial" w:hAnsi="Arial"/>
                <w:color w:val="000000"/>
                <w:sz w:val="18"/>
                <w:szCs w:val="18"/>
              </w:rPr>
              <w:br/>
              <w:t>AMM 12-22-56-03</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2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A.18 AIRCRAFT TOWING</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r>
              <w:rPr>
                <w:rFonts w:cs="Arial" w:ascii="Arial" w:hAnsi="Arial"/>
                <w:b/>
                <w:sz w:val="20"/>
                <w:szCs w:val="20"/>
              </w:rPr>
              <w:t>1</w:t>
            </w:r>
            <w:ins w:id="232" w:author="Phuong Dong Ngo" w:date="2023-02-27T09:02:00Z">
              <w:r>
                <w:rPr>
                  <w:rFonts w:cs="Arial" w:ascii="Arial" w:hAnsi="Arial"/>
                  <w:b/>
                  <w:sz w:val="20"/>
                  <w:szCs w:val="20"/>
                </w:rPr>
                <w:t>39</w:t>
              </w:r>
            </w:ins>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TOWING WITH THE NOSE GEAR FROM THE FRONT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09-10-00-584-002-A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jc w:val="center"/>
              <w:rPr>
                <w:rFonts w:ascii="Arial" w:hAnsi="Arial" w:cs="Arial"/>
                <w:b/>
                <w:sz w:val="20"/>
                <w:szCs w:val="20"/>
              </w:rPr>
            </w:pPr>
            <w:ins w:id="233" w:author="Phuong Dong Ngo" w:date="2023-02-27T09:02:00Z">
              <w:r>
                <w:rPr>
                  <w:rFonts w:cs="Arial" w:ascii="Arial" w:hAnsi="Arial"/>
                  <w:b/>
                  <w:sz w:val="20"/>
                  <w:szCs w:val="20"/>
                </w:rPr>
                <w:t>140</w:t>
              </w:r>
            </w:ins>
            <w:del w:id="234" w:author="Phuong Dong Ngo" w:date="2023-02-27T09:02:00Z">
              <w:r>
                <w:rPr>
                  <w:rFonts w:cs="Arial" w:ascii="Arial" w:hAnsi="Arial"/>
                  <w:b/>
                  <w:sz w:val="20"/>
                  <w:szCs w:val="20"/>
                </w:rPr>
                <w:delText>2</w:delText>
              </w:r>
            </w:del>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TOWING BY THE NOSE LANDING GEAR FROM THE FRONT WITH A TOWBAR (ON BATTERIES ONLY)</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09-10-00-584-008-A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33"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A.19 WEEKLY CHECK</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0" w:start="138"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rPr>
            </w:pPr>
            <w:r>
              <w:rPr>
                <w:rFonts w:eastAsia="Times New Roman" w:cs="Arial" w:ascii="Arial" w:hAnsi="Arial"/>
                <w:color w:val="000000"/>
                <w:sz w:val="18"/>
                <w:szCs w:val="18"/>
              </w:rPr>
              <w:t>CHECK IDG OIL LEVEL</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24-21-00-210-046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DRAIN WATER CONTENT FROM FUEL TANKS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12-32-28-281-001-A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CHECK OF EMERGENCY GENERATOR SYSTEM</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24-24-00-710-001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VISUAL CHECK OF CARGO COMPARTMENT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25-50-00-200-002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CLEANING OF CARGO COMPARTMENT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12-21-12-100-007</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DETAILED INSPECTION OF CARGO NETS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25-50-00-200-025</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DI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CLEANING OF DISPLAY UNITS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31-63-22-100-001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EMERGENCY CYLINDER/ ACCUMULATOR PRESSURE - PAX DOOR</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52-10-00-210-004</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EMERGENCY CYLINDER/ ACCUMULATOR PRESSURE - EMER EXIT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52-22-00-200-001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I/C</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VISUAL CHECK OF PASSENGER SEATS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25-21-00-210-001-A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CLEAN VACCUM WASTE LINES WITH CHEMICAL CLEANING AGENT AND CRUSHED ICE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38-31-00-100-018</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REPLACE FDIMU/ PCMCIA</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31-36-00-000/400-001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R/I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CHECK APU OIL LEVEL AND REPLENISH</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12-13-49-612-001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RECORD APU HOURS &amp; CYCLES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49-70-00-00</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VISUAL INSPECTION OF LANDING GEAR BAYS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05-21-20-200-002</w:t>
              <w:br/>
              <w:t>AMM 05-21-40-200-003</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GVI</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PRINTOUT OF THE ENGINE/APU HOURS AND CYCLES STORED IN THE FLIGHT DATA INTERFACE AND MANAGEMENT UNIT (FDIMU)</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31-36-00-740-015-A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3"/>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REPLENISH OF THE OIL FROM THE IDG</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12-13-24-680-040-A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SGH</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A.20 APU START AND SHUTDOWN</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0" w:start="155"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SAFETY PRECAUTIONS FOR THE OPERATION OF THE APU</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2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SELF-TEST OF THE ECB</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49-00-00-05</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2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APU START BY EXTERNAL POWER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3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APU START BY BATTERIES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3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OPERATIONAL TEST OF THE APU</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49-00-00-05</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FOT</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APU SHUTDOWN BY EXTERNAL POWER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3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APU SHUTDOWN BY BATTERIES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AMM 49-00-00-02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M/P</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38"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2"/>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35" w:author="Admin" w:date="2023-02-14T13:47:00Z">
              <w:r>
                <w:rPr>
                  <w:rFonts w:eastAsia="Times New Roman" w:cs="Arial" w:ascii="Arial" w:hAnsi="Arial"/>
                  <w:color w:val="000000"/>
                  <w:sz w:val="18"/>
                  <w:szCs w:val="18"/>
                </w:rPr>
                <w:delText>APU EMERGENCY SHUTDOWN &amp; AUTO SHUTDOWN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36" w:author="Admin" w:date="2023-02-14T13:47:00Z">
              <w:r>
                <w:rPr>
                  <w:rFonts w:eastAsia="Times New Roman" w:cs="Arial" w:ascii="Arial" w:hAnsi="Arial"/>
                  <w:color w:val="000000"/>
                  <w:sz w:val="18"/>
                  <w:szCs w:val="18"/>
                </w:rPr>
                <w:delText>AMM 49-62-00</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37" w:author="Admin" w:date="2023-02-14T13:47:00Z">
              <w:r>
                <w:rPr>
                  <w:rFonts w:eastAsia="Times New Roman" w:cs="Arial" w:ascii="Arial" w:hAnsi="Arial"/>
                  <w:color w:val="000000"/>
                  <w:sz w:val="18"/>
                  <w:szCs w:val="18"/>
                </w:rPr>
                <w:delText>M/P</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jc w:val="center"/>
              <w:rPr>
                <w:rFonts w:ascii="Arial" w:hAnsi="Arial" w:cs="Arial"/>
                <w:b/>
                <w:sz w:val="20"/>
                <w:szCs w:val="20"/>
              </w:rPr>
            </w:pPr>
            <w:del w:id="238" w:author="Admin" w:date="2023-02-14T13:47:00Z">
              <w:r>
                <w:rPr>
                  <w:rFonts w:cs="Arial" w:ascii="Arial" w:hAnsi="Arial"/>
                  <w:b/>
                  <w:sz w:val="20"/>
                  <w:szCs w:val="20"/>
                </w:rPr>
                <w:delText>BỎ</w:delText>
              </w:r>
            </w:del>
          </w:p>
        </w:tc>
      </w:tr>
      <w:tr>
        <w:trPr>
          <w:trHeight w:val="442"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r>
              <w:rPr>
                <w:rFonts w:eastAsia="Times New Roman" w:cs="Arial" w:ascii="Arial" w:hAnsi="Arial"/>
                <w:b/>
                <w:bCs/>
                <w:color w:val="000000"/>
                <w:sz w:val="18"/>
                <w:szCs w:val="18"/>
              </w:rPr>
              <w:t>A.21 RAISE AND CLEAR DEFECT OF ATA 11 &amp; 25</w:t>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720"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RAISING NON-AIRWORTHINESS DEFECT OF ATA 11</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VJC Procedure</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CLEARING NON-AIRWORTHINESS DEFECT OF ATA 11</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VJC Procedure</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RAISING NON-AIRWORTHINESS DEFECT OF ATA 25</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VJC Procedure</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CLEARING NON-AIRWORTHINESS DEFECT OF ATA 25</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VJC Procedure</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PLACARDS AND MARKINGS WHICH DISPLAYED/</w:t>
            </w:r>
            <w:ins w:id="239" w:author="Phuong Dong Ngo" w:date="2023-02-23T09:5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INSTRUCTED/</w:t>
            </w:r>
            <w:ins w:id="240" w:author="Phuong Dong Ngo" w:date="2023-02-23T09:5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DESCRIBED AIRCRAFT SYSTEM OPERATION LIMITATION, EMERGENCY/</w:t>
            </w:r>
            <w:ins w:id="241" w:author="Phuong Dong Ngo" w:date="2023-02-23T09:54:00Z">
              <w:r>
                <w:rPr>
                  <w:rFonts w:eastAsia="Times New Roman" w:cs="Arial" w:ascii="Arial" w:hAnsi="Arial"/>
                  <w:color w:val="000000"/>
                  <w:sz w:val="18"/>
                  <w:szCs w:val="18"/>
                </w:rPr>
                <w:t xml:space="preserve"> </w:t>
              </w:r>
            </w:ins>
            <w:r>
              <w:rPr>
                <w:rFonts w:eastAsia="Times New Roman" w:cs="Arial" w:ascii="Arial" w:hAnsi="Arial"/>
                <w:color w:val="000000"/>
                <w:sz w:val="18"/>
                <w:szCs w:val="18"/>
              </w:rPr>
              <w:t>SAFETY INSTRUCTIONS, WARNINGS, CAUTIONS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11-01-01A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OTHER PLACARD AND MARKING EXCLUDING PLACARDS INSTALLED TO COVER HOIST POINTS</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11-01-01B</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SURVIVAL KIT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25-62-05</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ins w:id="242" w:author="Admin" w:date="2023-02-14T13:49:00Z">
              <w:r>
                <w:rPr>
                  <w:rFonts w:eastAsia="Times New Roman" w:cs="Arial" w:ascii="Arial" w:hAnsi="Arial"/>
                  <w:color w:val="000000"/>
                  <w:sz w:val="18"/>
                  <w:szCs w:val="18"/>
                </w:rPr>
                <w:t xml:space="preserve">ALTERNATE: </w:t>
              </w:r>
            </w:ins>
            <w:r>
              <w:rPr>
                <w:rFonts w:eastAsia="Times New Roman" w:cs="Arial" w:ascii="Arial" w:hAnsi="Arial"/>
                <w:color w:val="000000"/>
                <w:sz w:val="18"/>
                <w:szCs w:val="18"/>
              </w:rPr>
              <w:t>FIRST AID KIT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25-64-01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44" w:author="Phuong Dong Ngo" w:date="2023-02-23T09:55:00Z"/>
              </w:rPr>
            </w:pPr>
            <w:ins w:id="243" w:author="Admin" w:date="2023-02-14T13:49: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247" w:author="Admin" w:date="2023-02-14T13:49:00Z"/>
              </w:rPr>
            </w:pPr>
            <w:ins w:id="245" w:author="Admin" w:date="2023-02-14T13:49:00Z">
              <w:del w:id="246" w:author="Phuong Dong Ngo" w:date="2023-02-23T09:55:00Z">
                <w:r>
                  <w:rPr>
                    <w:rFonts w:eastAsia="Arial" w:cs="Arial" w:ascii="Arial" w:hAnsi="Arial"/>
                    <w:color w:val="000000"/>
                    <w:sz w:val="18"/>
                    <w:szCs w:val="18"/>
                  </w:rPr>
                  <w:delText xml:space="preserve"> </w:delText>
                </w:r>
              </w:del>
            </w:ins>
            <w:r>
              <w:rPr>
                <w:rFonts w:eastAsia="Times New Roman" w:cs="Arial" w:ascii="Arial" w:hAnsi="Arial"/>
                <w:color w:val="000000"/>
                <w:sz w:val="18"/>
                <w:szCs w:val="18"/>
              </w:rPr>
              <w:t>SUPPLEMENTARY LIFE RAFT</w:t>
            </w:r>
          </w:p>
          <w:p>
            <w:pPr>
              <w:pStyle w:val="Normal"/>
              <w:widowControl w:val="false"/>
              <w:bidi w:val="0"/>
              <w:rPr>
                <w:rFonts w:ascii="Arial" w:hAnsi="Arial" w:cs="Arial"/>
                <w:b/>
                <w:sz w:val="18"/>
                <w:szCs w:val="18"/>
              </w:rPr>
            </w:pPr>
            <w:del w:id="248" w:author="Admin" w:date="2023-02-14T13:49:00Z">
              <w:r>
                <w:rPr>
                  <w:rFonts w:eastAsia="Times New Roman" w:cs="Arial" w:ascii="Arial" w:hAnsi="Arial"/>
                  <w:color w:val="000000"/>
                  <w:sz w:val="18"/>
                  <w:szCs w:val="18"/>
                </w:rPr>
                <w:delText>ALTERNATE FOR ITEM 7, 8</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25-66-02A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EMERGENCY MEDICAL KIT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25-64-02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COCKPIT FLASHLIGHT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25-65-01</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50" w:author="Admin" w:date="2023-02-14T13:48:00Z"/>
              </w:rPr>
            </w:pPr>
            <w:ins w:id="249" w:author="Admin" w:date="2023-02-14T13:48:00Z">
              <w:r>
                <w:rPr>
                  <w:rFonts w:eastAsia="Times New Roman" w:cs="Arial" w:ascii="Arial" w:hAnsi="Arial"/>
                  <w:color w:val="000000"/>
                  <w:sz w:val="18"/>
                  <w:szCs w:val="18"/>
                </w:rPr>
                <w:t xml:space="preserve">ALTERNATE: </w:t>
              </w:r>
            </w:ins>
            <w:r>
              <w:rPr>
                <w:rFonts w:eastAsia="Times New Roman" w:cs="Arial" w:ascii="Arial" w:hAnsi="Arial"/>
                <w:color w:val="000000"/>
                <w:sz w:val="18"/>
                <w:szCs w:val="18"/>
              </w:rPr>
              <w:t>CABIN FLASHLIGHT</w:t>
            </w:r>
          </w:p>
          <w:p>
            <w:pPr>
              <w:pStyle w:val="Normal"/>
              <w:rPr>
                <w:rFonts w:ascii="Arial" w:hAnsi="Arial" w:cs="Arial"/>
                <w:b/>
                <w:sz w:val="18"/>
                <w:szCs w:val="18"/>
              </w:rPr>
            </w:pPr>
            <w:del w:id="251" w:author="Admin" w:date="2023-02-14T13:48:00Z">
              <w:r>
                <w:rPr>
                  <w:rFonts w:eastAsia="Times New Roman" w:cs="Arial" w:ascii="Arial" w:hAnsi="Arial"/>
                  <w:color w:val="000000"/>
                  <w:sz w:val="18"/>
                  <w:szCs w:val="18"/>
                </w:rPr>
                <w:delText>ALTERNATE FOR ITEM 10</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25-65-02</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 xml:space="preserve">FIREPROOF GLOVES </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25-65-06</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MEGAPHONE</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25-65-07</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ADULT LIFEVEST</w:t>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25-66-01A</w:t>
            </w:r>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53" w:author="Admin" w:date="2023-02-14T13:50:00Z"/>
              </w:rPr>
            </w:pPr>
            <w:r>
              <w:rPr>
                <w:rFonts w:eastAsia="Times New Roman" w:cs="Arial" w:ascii="Arial" w:hAnsi="Arial"/>
                <w:color w:val="000000"/>
                <w:sz w:val="18"/>
                <w:szCs w:val="18"/>
              </w:rPr>
              <w:t>INFANT LIFEVEST</w:t>
            </w:r>
            <w:del w:id="252" w:author="Phương Đông Ngô" w:date="2025-02-21T08:51:00Z">
              <w:r>
                <w:rPr>
                  <w:rFonts w:eastAsia="Times New Roman" w:cs="Arial" w:ascii="Arial" w:hAnsi="Arial"/>
                  <w:color w:val="000000"/>
                  <w:sz w:val="18"/>
                  <w:szCs w:val="18"/>
                </w:rPr>
                <w:delText xml:space="preserve"> AND SAFETY BELT</w:delText>
              </w:r>
            </w:del>
          </w:p>
          <w:p>
            <w:pPr>
              <w:pStyle w:val="Normal"/>
              <w:widowControl w:val="false"/>
              <w:bidi w:val="0"/>
              <w:rPr>
                <w:rFonts w:ascii="Arial" w:hAnsi="Arial" w:cs="Arial"/>
                <w:b/>
                <w:sz w:val="18"/>
                <w:szCs w:val="18"/>
              </w:rPr>
            </w:pPr>
            <w:del w:id="254" w:author="Admin" w:date="2023-02-14T13:50:00Z">
              <w:r>
                <w:rPr>
                  <w:rFonts w:eastAsia="Times New Roman" w:cs="Arial" w:ascii="Arial" w:hAnsi="Arial"/>
                  <w:color w:val="000000"/>
                  <w:sz w:val="18"/>
                  <w:szCs w:val="18"/>
                </w:rPr>
                <w:delText>ALTERNATE FOR ITEM 14</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25-66-0</w:t>
            </w:r>
            <w:ins w:id="255" w:author="Phương Đông Ngô" w:date="2025-02-21T08:51:00Z">
              <w:r>
                <w:rPr>
                  <w:rFonts w:eastAsia="Times New Roman" w:cs="Arial" w:ascii="Arial" w:hAnsi="Arial"/>
                  <w:sz w:val="18"/>
                  <w:szCs w:val="18"/>
                </w:rPr>
                <w:t>3</w:t>
              </w:r>
            </w:ins>
            <w:del w:id="256" w:author="Phương Đông Ngô" w:date="2025-02-21T08:51:00Z">
              <w:r>
                <w:rPr>
                  <w:rFonts w:eastAsia="Times New Roman" w:cs="Arial" w:ascii="Arial" w:hAnsi="Arial"/>
                  <w:color w:val="000000"/>
                  <w:sz w:val="18"/>
                  <w:szCs w:val="18"/>
                </w:rPr>
                <w:delText>1</w:delText>
              </w:r>
            </w:del>
            <w:ins w:id="257" w:author="Phương Đông Ngô" w:date="2025-02-21T08:52:00Z">
              <w:r>
                <w:rPr>
                  <w:rFonts w:eastAsia="Times New Roman" w:cs="Arial" w:ascii="Arial" w:hAnsi="Arial"/>
                  <w:sz w:val="18"/>
                  <w:szCs w:val="18"/>
                </w:rPr>
                <w:t>A</w:t>
              </w:r>
            </w:ins>
            <w:del w:id="258" w:author="Phương Đông Ngô" w:date="2025-02-21T08:51:00Z">
              <w:r>
                <w:rPr>
                  <w:rFonts w:eastAsia="Times New Roman" w:cs="Arial" w:ascii="Arial" w:hAnsi="Arial"/>
                  <w:color w:val="000000"/>
                  <w:sz w:val="18"/>
                  <w:szCs w:val="18"/>
                </w:rPr>
                <w:delText>B</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ins w:id="260" w:author="Phuong Dong Ngo" w:date="2023-02-23T09:55:00Z"/>
              </w:rPr>
            </w:pPr>
            <w:ins w:id="259" w:author="Admin" w:date="2023-02-14T13:50:00Z">
              <w:r>
                <w:rPr>
                  <w:rFonts w:eastAsia="Times New Roman" w:cs="Arial" w:ascii="Arial" w:hAnsi="Arial"/>
                  <w:color w:val="000000"/>
                  <w:sz w:val="18"/>
                  <w:szCs w:val="18"/>
                </w:rPr>
                <w:t>ALTERNATE:</w:t>
              </w:r>
            </w:ins>
          </w:p>
          <w:p>
            <w:pPr>
              <w:pStyle w:val="Normal"/>
              <w:rPr>
                <w:rFonts w:ascii="Arial" w:hAnsi="Arial" w:eastAsia="Times New Roman" w:cs="Arial"/>
                <w:color w:val="000000"/>
                <w:sz w:val="18"/>
                <w:szCs w:val="18"/>
                <w:del w:id="263" w:author="Admin" w:date="2023-02-14T13:50:00Z"/>
              </w:rPr>
            </w:pPr>
            <w:ins w:id="261" w:author="Admin" w:date="2023-02-14T13:50:00Z">
              <w:del w:id="262" w:author="Phuong Dong Ngo" w:date="2023-02-23T09:55:00Z">
                <w:r>
                  <w:rPr>
                    <w:rFonts w:eastAsia="Arial" w:cs="Arial" w:ascii="Arial" w:hAnsi="Arial"/>
                    <w:color w:val="000000"/>
                    <w:sz w:val="18"/>
                    <w:szCs w:val="18"/>
                  </w:rPr>
                  <w:delText xml:space="preserve"> </w:delText>
                </w:r>
              </w:del>
            </w:ins>
            <w:r>
              <w:rPr>
                <w:rFonts w:eastAsia="Times New Roman" w:cs="Arial" w:ascii="Arial" w:hAnsi="Arial"/>
                <w:color w:val="000000"/>
                <w:sz w:val="18"/>
                <w:szCs w:val="18"/>
              </w:rPr>
              <w:t>SPARE LIFEVEST</w:t>
            </w:r>
          </w:p>
          <w:p>
            <w:pPr>
              <w:pStyle w:val="Normal"/>
              <w:widowControl w:val="false"/>
              <w:bidi w:val="0"/>
              <w:rPr>
                <w:rFonts w:ascii="Arial" w:hAnsi="Arial" w:cs="Arial"/>
                <w:b/>
                <w:sz w:val="18"/>
                <w:szCs w:val="18"/>
              </w:rPr>
            </w:pPr>
            <w:del w:id="264" w:author="Admin" w:date="2023-02-14T13:50:00Z">
              <w:r>
                <w:rPr>
                  <w:rFonts w:eastAsia="Times New Roman" w:cs="Arial" w:ascii="Arial" w:hAnsi="Arial"/>
                  <w:color w:val="000000"/>
                  <w:sz w:val="18"/>
                  <w:szCs w:val="18"/>
                </w:rPr>
                <w:delText>ALTERNATE FOR ITEM 14</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color w:val="000000"/>
                <w:sz w:val="18"/>
                <w:szCs w:val="18"/>
              </w:rPr>
              <w:t>MEL 25-66-01</w:t>
            </w:r>
            <w:ins w:id="265" w:author="Phương Đông Ngô" w:date="2025-02-21T08:52:00Z">
              <w:r>
                <w:rPr>
                  <w:rFonts w:eastAsia="Times New Roman" w:cs="Arial" w:ascii="Arial" w:hAnsi="Arial"/>
                  <w:sz w:val="18"/>
                  <w:szCs w:val="18"/>
                </w:rPr>
                <w:t>A</w:t>
              </w:r>
            </w:ins>
            <w:del w:id="266" w:author="Phương Đông Ngô" w:date="2025-02-21T08:52:00Z">
              <w:r>
                <w:rPr>
                  <w:rFonts w:eastAsia="Times New Roman" w:cs="Arial" w:ascii="Arial" w:hAnsi="Arial"/>
                  <w:color w:val="000000"/>
                  <w:sz w:val="18"/>
                  <w:szCs w:val="18"/>
                </w:rPr>
                <w:delText>C</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color w:val="000000"/>
                <w:sz w:val="18"/>
                <w:szCs w:val="18"/>
              </w:rPr>
              <w:t>MEL</w:t>
            </w:r>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65"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0"/>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color w:val="000000"/>
                <w:sz w:val="18"/>
                <w:szCs w:val="18"/>
                <w:del w:id="268" w:author="Admin" w:date="2023-02-14T13:50:00Z"/>
              </w:rPr>
            </w:pPr>
            <w:del w:id="267" w:author="Admin" w:date="2023-02-14T13:50:00Z">
              <w:r>
                <w:rPr>
                  <w:rFonts w:eastAsia="Times New Roman" w:cs="Arial" w:ascii="Arial" w:hAnsi="Arial"/>
                  <w:color w:val="000000"/>
                  <w:sz w:val="18"/>
                  <w:szCs w:val="18"/>
                </w:rPr>
                <w:delText>SUPPLEMENTARY LIFE RAFT</w:delText>
              </w:r>
            </w:del>
          </w:p>
          <w:p>
            <w:pPr>
              <w:pStyle w:val="Normal"/>
              <w:rPr>
                <w:rFonts w:ascii="Arial" w:hAnsi="Arial" w:cs="Arial"/>
                <w:b/>
                <w:sz w:val="18"/>
                <w:szCs w:val="18"/>
              </w:rPr>
            </w:pPr>
            <w:del w:id="269" w:author="Admin" w:date="2023-02-14T13:50:00Z">
              <w:r>
                <w:rPr>
                  <w:rFonts w:eastAsia="Times New Roman" w:cs="Arial" w:ascii="Arial" w:hAnsi="Arial"/>
                  <w:color w:val="000000"/>
                  <w:sz w:val="18"/>
                  <w:szCs w:val="18"/>
                </w:rPr>
                <w:delText>ALTERNATE FOR ITEM 7, 8</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0" w:author="Admin" w:date="2023-02-14T13:50:00Z">
              <w:r>
                <w:rPr>
                  <w:rFonts w:eastAsia="Times New Roman" w:cs="Arial" w:ascii="Arial" w:hAnsi="Arial"/>
                  <w:color w:val="000000"/>
                  <w:sz w:val="18"/>
                  <w:szCs w:val="18"/>
                </w:rPr>
                <w:delText>MEL 25-66-02A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71" w:author="Admin" w:date="2023-02-14T13:50: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32"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del w:id="272" w:author="Phuong Dong Ngo" w:date="2023-02-23T09:56:00Z">
              <w:r>
                <w:rPr>
                  <w:rFonts w:eastAsia="Times New Roman" w:cs="Arial" w:ascii="Arial" w:hAnsi="Arial"/>
                  <w:b/>
                  <w:bCs/>
                  <w:color w:val="000000"/>
                  <w:sz w:val="18"/>
                  <w:szCs w:val="18"/>
                </w:rPr>
                <w:delText>A.22 PERFORMING PREFLIGHT VISUAL CHECK/OPERATIONAL TEST VIA MCDU REQUIRED BY A320/A321 MEL</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3" w:author="Phuong Dong Ngo" w:date="2023-02-23T09:56:00Z">
              <w:r>
                <w:rPr>
                  <w:rFonts w:eastAsia="Times New Roman" w:cs="Arial" w:ascii="Arial" w:hAnsi="Arial"/>
                  <w:color w:val="000000"/>
                  <w:sz w:val="18"/>
                  <w:szCs w:val="18"/>
                </w:rPr>
                <w:delText>VENT BLOWER FAULT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4" w:author="Phuong Dong Ngo" w:date="2023-02-23T09:56:00Z">
              <w:r>
                <w:rPr>
                  <w:rFonts w:eastAsia="Times New Roman" w:cs="Arial" w:ascii="Arial" w:hAnsi="Arial"/>
                  <w:color w:val="000000"/>
                  <w:sz w:val="18"/>
                  <w:szCs w:val="18"/>
                </w:rPr>
                <w:delText>MEL 21-09-01A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75"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6" w:author="Phuong Dong Ngo" w:date="2023-02-23T09:56:00Z">
              <w:r>
                <w:rPr>
                  <w:rFonts w:eastAsia="Times New Roman" w:cs="Arial" w:ascii="Arial" w:hAnsi="Arial"/>
                  <w:color w:val="000000"/>
                  <w:sz w:val="18"/>
                  <w:szCs w:val="18"/>
                </w:rPr>
                <w:delText>VENT EXTRACT FAULT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7" w:author="Phuong Dong Ngo" w:date="2023-02-23T09:56:00Z">
              <w:r>
                <w:rPr>
                  <w:rFonts w:eastAsia="Times New Roman" w:cs="Arial" w:ascii="Arial" w:hAnsi="Arial"/>
                  <w:color w:val="000000"/>
                  <w:sz w:val="18"/>
                  <w:szCs w:val="18"/>
                </w:rPr>
                <w:delText>MEL 21-09-02A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78"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79" w:author="Phuong Dong Ngo" w:date="2023-02-23T09:56:00Z">
              <w:r>
                <w:rPr>
                  <w:rFonts w:eastAsia="Times New Roman" w:cs="Arial" w:ascii="Arial" w:hAnsi="Arial"/>
                  <w:color w:val="000000"/>
                  <w:sz w:val="18"/>
                  <w:szCs w:val="18"/>
                </w:rPr>
                <w:delText>BLOWER FAN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0" w:author="Phuong Dong Ngo" w:date="2023-02-23T09:56:00Z">
              <w:r>
                <w:rPr>
                  <w:rFonts w:eastAsia="Times New Roman" w:cs="Arial" w:ascii="Arial" w:hAnsi="Arial"/>
                  <w:color w:val="000000"/>
                  <w:sz w:val="18"/>
                  <w:szCs w:val="18"/>
                </w:rPr>
                <w:delText>MEL 21-26-01-B/C</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81"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2" w:author="Phuong Dong Ngo" w:date="2023-02-23T09:56:00Z">
              <w:r>
                <w:rPr>
                  <w:rFonts w:eastAsia="Times New Roman" w:cs="Arial" w:ascii="Arial" w:hAnsi="Arial"/>
                  <w:color w:val="000000"/>
                  <w:sz w:val="18"/>
                  <w:szCs w:val="18"/>
                </w:rPr>
                <w:delText>EXTRACT FAN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3" w:author="Phuong Dong Ngo" w:date="2023-02-23T09:56:00Z">
              <w:r>
                <w:rPr>
                  <w:rFonts w:eastAsia="Times New Roman" w:cs="Arial" w:ascii="Arial" w:hAnsi="Arial"/>
                  <w:color w:val="000000"/>
                  <w:sz w:val="18"/>
                  <w:szCs w:val="18"/>
                </w:rPr>
                <w:delText>MEL 21-26-02-B/C</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84"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5" w:author="Phuong Dong Ngo" w:date="2023-02-23T09:56:00Z">
              <w:r>
                <w:rPr>
                  <w:rFonts w:eastAsia="Times New Roman" w:cs="Arial" w:ascii="Arial" w:hAnsi="Arial"/>
                  <w:color w:val="000000"/>
                  <w:sz w:val="18"/>
                  <w:szCs w:val="18"/>
                </w:rPr>
                <w:delText>SKIN EXCHANGER INLET BYPASS VALVE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6" w:author="Phuong Dong Ngo" w:date="2023-02-23T09:56:00Z">
              <w:r>
                <w:rPr>
                  <w:rFonts w:eastAsia="Times New Roman" w:cs="Arial" w:ascii="Arial" w:hAnsi="Arial"/>
                  <w:color w:val="000000"/>
                  <w:sz w:val="18"/>
                  <w:szCs w:val="18"/>
                </w:rPr>
                <w:delText>MEL 21-26-03-A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87"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8" w:author="Phuong Dong Ngo" w:date="2023-02-23T09:56:00Z">
              <w:r>
                <w:rPr>
                  <w:rFonts w:eastAsia="Times New Roman" w:cs="Arial" w:ascii="Arial" w:hAnsi="Arial"/>
                  <w:color w:val="000000"/>
                  <w:sz w:val="18"/>
                  <w:szCs w:val="18"/>
                </w:rPr>
                <w:delText>SKIN AIR OUTLET VALVE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89" w:author="Phuong Dong Ngo" w:date="2023-02-23T09:56:00Z">
              <w:r>
                <w:rPr>
                  <w:rFonts w:eastAsia="Times New Roman" w:cs="Arial" w:ascii="Arial" w:hAnsi="Arial"/>
                  <w:color w:val="000000"/>
                  <w:sz w:val="18"/>
                  <w:szCs w:val="18"/>
                </w:rPr>
                <w:delText>MEL 21-26-04-A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90"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1" w:author="Phuong Dong Ngo" w:date="2023-02-23T09:56:00Z">
              <w:r>
                <w:rPr>
                  <w:rFonts w:eastAsia="Times New Roman" w:cs="Arial" w:ascii="Arial" w:hAnsi="Arial"/>
                  <w:color w:val="000000"/>
                  <w:sz w:val="18"/>
                  <w:szCs w:val="18"/>
                </w:rPr>
                <w:delText>SKIN AIR INLET VALVE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2" w:author="Phuong Dong Ngo" w:date="2023-02-23T09:56:00Z">
              <w:r>
                <w:rPr>
                  <w:rFonts w:eastAsia="Times New Roman" w:cs="Arial" w:ascii="Arial" w:hAnsi="Arial"/>
                  <w:color w:val="000000"/>
                  <w:sz w:val="18"/>
                  <w:szCs w:val="18"/>
                </w:rPr>
                <w:delText>MEL 21-26-05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93"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4" w:author="Phuong Dong Ngo" w:date="2023-02-23T09:56:00Z">
              <w:r>
                <w:rPr>
                  <w:rFonts w:eastAsia="Times New Roman" w:cs="Arial" w:ascii="Arial" w:hAnsi="Arial"/>
                  <w:color w:val="000000"/>
                  <w:sz w:val="18"/>
                  <w:szCs w:val="18"/>
                </w:rPr>
                <w:delText>SKIN EXCHANGER ISOLATION VALVE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5" w:author="Phuong Dong Ngo" w:date="2023-02-23T09:56:00Z">
              <w:r>
                <w:rPr>
                  <w:rFonts w:eastAsia="Times New Roman" w:cs="Arial" w:ascii="Arial" w:hAnsi="Arial"/>
                  <w:color w:val="000000"/>
                  <w:sz w:val="18"/>
                  <w:szCs w:val="18"/>
                </w:rPr>
                <w:delText>MEL 21-26-06</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96"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7" w:author="Phuong Dong Ngo" w:date="2023-02-23T09:56:00Z">
              <w:r>
                <w:rPr>
                  <w:rFonts w:eastAsia="Times New Roman" w:cs="Arial" w:ascii="Arial" w:hAnsi="Arial"/>
                  <w:color w:val="000000"/>
                  <w:sz w:val="18"/>
                  <w:szCs w:val="18"/>
                </w:rPr>
                <w:delText>AIR CONDITIONING INLET VALVE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298" w:author="Phuong Dong Ngo" w:date="2023-02-23T09:56:00Z">
              <w:r>
                <w:rPr>
                  <w:rFonts w:eastAsia="Times New Roman" w:cs="Arial" w:ascii="Arial" w:hAnsi="Arial"/>
                  <w:color w:val="000000"/>
                  <w:sz w:val="18"/>
                  <w:szCs w:val="18"/>
                </w:rPr>
                <w:delText>MEL 21-26-08-A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299"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0" w:author="Phuong Dong Ngo" w:date="2023-02-23T09:56:00Z">
              <w:r>
                <w:rPr>
                  <w:rFonts w:eastAsia="Times New Roman" w:cs="Arial" w:ascii="Arial" w:hAnsi="Arial"/>
                  <w:color w:val="000000"/>
                  <w:sz w:val="18"/>
                  <w:szCs w:val="18"/>
                </w:rPr>
                <w:delText>VENTILATION FILTER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1" w:author="Phuong Dong Ngo" w:date="2023-02-23T09:56:00Z">
              <w:r>
                <w:rPr>
                  <w:rFonts w:eastAsia="Times New Roman" w:cs="Arial" w:ascii="Arial" w:hAnsi="Arial"/>
                  <w:color w:val="000000"/>
                  <w:sz w:val="18"/>
                  <w:szCs w:val="18"/>
                </w:rPr>
                <w:delText>MEL 21-26-09-B/C</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02"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3" w:author="Phuong Dong Ngo" w:date="2023-02-23T09:56:00Z">
              <w:r>
                <w:rPr>
                  <w:rFonts w:eastAsia="Times New Roman" w:cs="Arial" w:ascii="Arial" w:hAnsi="Arial"/>
                  <w:color w:val="000000"/>
                  <w:sz w:val="18"/>
                  <w:szCs w:val="18"/>
                </w:rPr>
                <w:delText>AVIONIC EQUIPMENT VENTILATION COMPUTER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4" w:author="Phuong Dong Ngo" w:date="2023-02-23T09:56:00Z">
              <w:r>
                <w:rPr>
                  <w:rFonts w:eastAsia="Times New Roman" w:cs="Arial" w:ascii="Arial" w:hAnsi="Arial"/>
                  <w:color w:val="000000"/>
                  <w:sz w:val="18"/>
                  <w:szCs w:val="18"/>
                </w:rPr>
                <w:delText>MEL 21-26-10-A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05"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6" w:author="Phuong Dong Ngo" w:date="2023-02-23T09:56:00Z">
              <w:r>
                <w:rPr>
                  <w:rFonts w:eastAsia="Times New Roman" w:cs="Arial" w:ascii="Arial" w:hAnsi="Arial"/>
                  <w:color w:val="000000"/>
                  <w:sz w:val="18"/>
                  <w:szCs w:val="18"/>
                </w:rPr>
                <w:delText>MANUAL CABIN PRESSURE CONTROL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7" w:author="Phuong Dong Ngo" w:date="2023-02-23T09:56:00Z">
              <w:r>
                <w:rPr>
                  <w:rFonts w:eastAsia="Times New Roman" w:cs="Arial" w:ascii="Arial" w:hAnsi="Arial"/>
                  <w:color w:val="000000"/>
                  <w:sz w:val="18"/>
                  <w:szCs w:val="18"/>
                </w:rPr>
                <w:delText>MEL 21-31-02A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08"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09" w:author="Phuong Dong Ngo" w:date="2023-02-23T09:56:00Z">
              <w:r>
                <w:rPr>
                  <w:rFonts w:eastAsia="Times New Roman" w:cs="Arial" w:ascii="Arial" w:hAnsi="Arial"/>
                  <w:color w:val="000000"/>
                  <w:sz w:val="18"/>
                  <w:szCs w:val="18"/>
                </w:rPr>
                <w:delText>AC MAIN GENERATION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0" w:author="Phuong Dong Ngo" w:date="2023-02-23T09:56:00Z">
              <w:r>
                <w:rPr>
                  <w:rFonts w:eastAsia="Times New Roman" w:cs="Arial" w:ascii="Arial" w:hAnsi="Arial"/>
                  <w:color w:val="000000"/>
                  <w:sz w:val="18"/>
                  <w:szCs w:val="18"/>
                </w:rPr>
                <w:delText>MEL 24-22-01A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11"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2" w:author="Phuong Dong Ngo" w:date="2023-02-23T09:56:00Z">
              <w:r>
                <w:rPr>
                  <w:rFonts w:eastAsia="Times New Roman" w:cs="Arial" w:ascii="Arial" w:hAnsi="Arial"/>
                  <w:color w:val="000000"/>
                  <w:sz w:val="18"/>
                  <w:szCs w:val="18"/>
                </w:rPr>
                <w:delText>INDICATIONS ON THE DOOR/OXY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3" w:author="Phuong Dong Ngo" w:date="2023-02-23T09:56:00Z">
              <w:r>
                <w:rPr>
                  <w:rFonts w:eastAsia="Times New Roman" w:cs="Arial" w:ascii="Arial" w:hAnsi="Arial"/>
                  <w:color w:val="000000"/>
                  <w:sz w:val="18"/>
                  <w:szCs w:val="18"/>
                </w:rPr>
                <w:delText>MEL 25-07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14"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5" w:author="Phuong Dong Ngo" w:date="2023-02-23T09:56:00Z">
              <w:r>
                <w:rPr>
                  <w:rFonts w:eastAsia="Times New Roman" w:cs="Arial" w:ascii="Arial" w:hAnsi="Arial"/>
                  <w:color w:val="000000"/>
                  <w:sz w:val="18"/>
                  <w:szCs w:val="18"/>
                </w:rPr>
                <w:delText>SFCC FLAP CHANNEL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6" w:author="Phuong Dong Ngo" w:date="2023-02-23T09:56:00Z">
              <w:r>
                <w:rPr>
                  <w:rFonts w:eastAsia="Times New Roman" w:cs="Arial" w:ascii="Arial" w:hAnsi="Arial"/>
                  <w:color w:val="000000"/>
                  <w:sz w:val="18"/>
                  <w:szCs w:val="18"/>
                </w:rPr>
                <w:delText>MEL 27-51-01A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17"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8" w:author="Phuong Dong Ngo" w:date="2023-02-23T09:56:00Z">
              <w:r>
                <w:rPr>
                  <w:rFonts w:eastAsia="Times New Roman" w:cs="Arial" w:ascii="Arial" w:hAnsi="Arial"/>
                  <w:color w:val="000000"/>
                  <w:sz w:val="18"/>
                  <w:szCs w:val="18"/>
                </w:rPr>
                <w:delText>SFCC SLAT CHANNEL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19" w:author="Phuong Dong Ngo" w:date="2023-02-23T09:56:00Z">
              <w:r>
                <w:rPr>
                  <w:rFonts w:eastAsia="Times New Roman" w:cs="Arial" w:ascii="Arial" w:hAnsi="Arial"/>
                  <w:color w:val="000000"/>
                  <w:sz w:val="18"/>
                  <w:szCs w:val="18"/>
                </w:rPr>
                <w:delText>MEL 27-51-02 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20"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1" w:author="Phuong Dong Ngo" w:date="2023-02-23T09:56:00Z">
              <w:r>
                <w:rPr>
                  <w:rFonts w:eastAsia="Times New Roman" w:cs="Arial" w:ascii="Arial" w:hAnsi="Arial"/>
                  <w:color w:val="000000"/>
                  <w:sz w:val="18"/>
                  <w:szCs w:val="18"/>
                </w:rPr>
                <w:delText>ELAC 1</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2" w:author="Phuong Dong Ngo" w:date="2023-02-23T09:56:00Z">
              <w:r>
                <w:rPr>
                  <w:rFonts w:eastAsia="Times New Roman" w:cs="Arial" w:ascii="Arial" w:hAnsi="Arial"/>
                  <w:color w:val="000000"/>
                  <w:sz w:val="18"/>
                  <w:szCs w:val="18"/>
                </w:rPr>
                <w:delText>MEL 27-93-01 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23"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4" w:author="Phuong Dong Ngo" w:date="2023-02-23T09:56:00Z">
              <w:r>
                <w:rPr>
                  <w:rFonts w:eastAsia="Times New Roman" w:cs="Arial" w:ascii="Arial" w:hAnsi="Arial"/>
                  <w:color w:val="000000"/>
                  <w:sz w:val="18"/>
                  <w:szCs w:val="18"/>
                </w:rPr>
                <w:delText>SEC 1</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5" w:author="Phuong Dong Ngo" w:date="2023-02-23T09:56:00Z">
              <w:r>
                <w:rPr>
                  <w:rFonts w:eastAsia="Times New Roman" w:cs="Arial" w:ascii="Arial" w:hAnsi="Arial"/>
                  <w:color w:val="000000"/>
                  <w:sz w:val="18"/>
                  <w:szCs w:val="18"/>
                </w:rPr>
                <w:delText>MEL 27-94-01A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26"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7" w:author="Phuong Dong Ngo" w:date="2023-02-23T09:56:00Z">
              <w:r>
                <w:rPr>
                  <w:rFonts w:eastAsia="Times New Roman" w:cs="Arial" w:ascii="Arial" w:hAnsi="Arial"/>
                  <w:color w:val="000000"/>
                  <w:sz w:val="18"/>
                  <w:szCs w:val="18"/>
                </w:rPr>
                <w:delText>SEC 2</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28" w:author="Phuong Dong Ngo" w:date="2023-02-23T09:56:00Z">
              <w:r>
                <w:rPr>
                  <w:rFonts w:eastAsia="Times New Roman" w:cs="Arial" w:ascii="Arial" w:hAnsi="Arial"/>
                  <w:color w:val="000000"/>
                  <w:sz w:val="18"/>
                  <w:szCs w:val="18"/>
                </w:rPr>
                <w:delText>MEL 27-94-02A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29"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0" w:author="Phuong Dong Ngo" w:date="2023-02-23T09:56:00Z">
              <w:r>
                <w:rPr>
                  <w:rFonts w:eastAsia="Times New Roman" w:cs="Arial" w:ascii="Arial" w:hAnsi="Arial"/>
                  <w:color w:val="000000"/>
                  <w:sz w:val="18"/>
                  <w:szCs w:val="18"/>
                </w:rPr>
                <w:delText>CROSS-FEED VALVE INDICATION ON THE FUEL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1" w:author="Phuong Dong Ngo" w:date="2023-02-23T09:56:00Z">
              <w:r>
                <w:rPr>
                  <w:rFonts w:eastAsia="Times New Roman" w:cs="Arial" w:ascii="Arial" w:hAnsi="Arial"/>
                  <w:color w:val="000000"/>
                  <w:sz w:val="18"/>
                  <w:szCs w:val="18"/>
                </w:rPr>
                <w:delText>MEL 28-07-04-03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32"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3" w:author="Phuong Dong Ngo" w:date="2023-02-23T09:56:00Z">
              <w:r>
                <w:rPr>
                  <w:rFonts w:eastAsia="Times New Roman" w:cs="Arial" w:ascii="Arial" w:hAnsi="Arial"/>
                  <w:color w:val="000000"/>
                  <w:sz w:val="18"/>
                  <w:szCs w:val="18"/>
                </w:rPr>
                <w:delText>WING TRANSFER VALVE INDICATION ON THE FUEL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4" w:author="Phuong Dong Ngo" w:date="2023-02-23T09:56:00Z">
              <w:r>
                <w:rPr>
                  <w:rFonts w:eastAsia="Times New Roman" w:cs="Arial" w:ascii="Arial" w:hAnsi="Arial"/>
                  <w:color w:val="000000"/>
                  <w:sz w:val="18"/>
                  <w:szCs w:val="18"/>
                </w:rPr>
                <w:delText>MEL 28-07-04-04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35"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6" w:author="Phuong Dong Ngo" w:date="2023-02-23T09:56:00Z">
              <w:r>
                <w:rPr>
                  <w:rFonts w:eastAsia="Times New Roman" w:cs="Arial" w:ascii="Arial" w:hAnsi="Arial"/>
                  <w:color w:val="000000"/>
                  <w:sz w:val="18"/>
                  <w:szCs w:val="18"/>
                </w:rPr>
                <w:delText>OVERPRESSURE PROTECTOR BETWEEN INNER AND OUTER TANK</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7" w:author="Phuong Dong Ngo" w:date="2023-02-23T09:56:00Z">
              <w:r>
                <w:rPr>
                  <w:rFonts w:eastAsia="Times New Roman" w:cs="Arial" w:ascii="Arial" w:hAnsi="Arial"/>
                  <w:color w:val="000000"/>
                  <w:sz w:val="18"/>
                  <w:szCs w:val="18"/>
                </w:rPr>
                <w:delText>MEL 28-12-01-B</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38"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39" w:author="Phuong Dong Ngo" w:date="2023-02-23T09:56:00Z">
              <w:r>
                <w:rPr>
                  <w:rFonts w:eastAsia="Times New Roman" w:cs="Arial" w:ascii="Arial" w:hAnsi="Arial"/>
                  <w:color w:val="000000"/>
                  <w:sz w:val="18"/>
                  <w:szCs w:val="18"/>
                </w:rPr>
                <w:delText>RESERVOIR QUANTITY INDICATIONS ON THE HYD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0" w:author="Phuong Dong Ngo" w:date="2023-02-23T09:56:00Z">
              <w:r>
                <w:rPr>
                  <w:rFonts w:eastAsia="Times New Roman" w:cs="Arial" w:ascii="Arial" w:hAnsi="Arial"/>
                  <w:color w:val="000000"/>
                  <w:sz w:val="18"/>
                  <w:szCs w:val="18"/>
                </w:rPr>
                <w:delText>MEL 29-07-05 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41"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lang w:val="fr-FR"/>
              </w:rPr>
            </w:pPr>
            <w:del w:id="342" w:author="Phuong Dong Ngo" w:date="2023-02-23T09:56:00Z">
              <w:r>
                <w:rPr>
                  <w:rFonts w:eastAsia="Times New Roman" w:cs="Arial" w:ascii="Arial" w:hAnsi="Arial"/>
                  <w:color w:val="000000"/>
                  <w:sz w:val="18"/>
                  <w:szCs w:val="18"/>
                  <w:lang w:val="fr-FR"/>
                </w:rPr>
                <w:delText>HYD G(B)(Y) RSVR LO AIR PR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3" w:author="Phuong Dong Ngo" w:date="2023-02-23T09:56:00Z">
              <w:r>
                <w:rPr>
                  <w:rFonts w:eastAsia="Times New Roman" w:cs="Arial" w:ascii="Arial" w:hAnsi="Arial"/>
                  <w:color w:val="000000"/>
                  <w:sz w:val="18"/>
                  <w:szCs w:val="18"/>
                </w:rPr>
                <w:delText>MEL 29- 09-04A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44"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lang w:val="fr-FR"/>
              </w:rPr>
            </w:pPr>
            <w:del w:id="345" w:author="Phuong Dong Ngo" w:date="2023-02-23T09:56:00Z">
              <w:r>
                <w:rPr>
                  <w:rFonts w:eastAsia="Times New Roman" w:cs="Arial" w:ascii="Arial" w:hAnsi="Arial"/>
                  <w:color w:val="000000"/>
                  <w:sz w:val="18"/>
                  <w:szCs w:val="18"/>
                  <w:lang w:val="fr-FR"/>
                </w:rPr>
                <w:delText>HYD G(B)(Y) RSVR LO LVL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6" w:author="Phuong Dong Ngo" w:date="2023-02-23T09:56:00Z">
              <w:r>
                <w:rPr>
                  <w:rFonts w:eastAsia="Times New Roman" w:cs="Arial" w:ascii="Arial" w:hAnsi="Arial"/>
                  <w:color w:val="000000"/>
                  <w:sz w:val="18"/>
                  <w:szCs w:val="18"/>
                </w:rPr>
                <w:delText>MEL 29- 09-05A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47"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8" w:author="Phuong Dong Ngo" w:date="2023-02-23T09:56:00Z">
              <w:r>
                <w:rPr>
                  <w:rFonts w:eastAsia="Times New Roman" w:cs="Arial" w:ascii="Arial" w:hAnsi="Arial"/>
                  <w:color w:val="000000"/>
                  <w:sz w:val="18"/>
                  <w:szCs w:val="18"/>
                </w:rPr>
                <w:delText>HYD PTU FAULT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49" w:author="Phuong Dong Ngo" w:date="2023-02-23T09:56:00Z">
              <w:r>
                <w:rPr>
                  <w:rFonts w:eastAsia="Times New Roman" w:cs="Arial" w:ascii="Arial" w:hAnsi="Arial"/>
                  <w:color w:val="000000"/>
                  <w:sz w:val="18"/>
                  <w:szCs w:val="18"/>
                </w:rPr>
                <w:delText>MEL 29-09-07 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50"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1" w:author="Phuong Dong Ngo" w:date="2023-02-23T09:56:00Z">
              <w:r>
                <w:rPr>
                  <w:rFonts w:eastAsia="Times New Roman" w:cs="Arial" w:ascii="Arial" w:hAnsi="Arial"/>
                  <w:color w:val="000000"/>
                  <w:sz w:val="18"/>
                  <w:szCs w:val="18"/>
                </w:rPr>
                <w:delText>PROBE HEAT COMPUTER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2" w:author="Phuong Dong Ngo" w:date="2023-02-23T09:56:00Z">
              <w:r>
                <w:rPr>
                  <w:rFonts w:eastAsia="Times New Roman" w:cs="Arial" w:ascii="Arial" w:hAnsi="Arial"/>
                  <w:color w:val="000000"/>
                  <w:sz w:val="18"/>
                  <w:szCs w:val="18"/>
                </w:rPr>
                <w:delText>MEL 30-31-01A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53"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4" w:author="Phuong Dong Ngo" w:date="2023-02-23T09:56:00Z">
              <w:r>
                <w:rPr>
                  <w:rFonts w:eastAsia="Times New Roman" w:cs="Arial" w:ascii="Arial" w:hAnsi="Arial"/>
                  <w:color w:val="000000"/>
                  <w:sz w:val="18"/>
                  <w:szCs w:val="18"/>
                </w:rPr>
                <w:delText>WINDOW HEAT COMPUTER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5" w:author="Phuong Dong Ngo" w:date="2023-02-23T09:56:00Z">
              <w:r>
                <w:rPr>
                  <w:rFonts w:eastAsia="Times New Roman" w:cs="Arial" w:ascii="Arial" w:hAnsi="Arial"/>
                  <w:color w:val="000000"/>
                  <w:sz w:val="18"/>
                  <w:szCs w:val="18"/>
                </w:rPr>
                <w:delText>MEL 30-42-01A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56"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7" w:author="Phuong Dong Ngo" w:date="2023-02-23T09:56:00Z">
              <w:r>
                <w:rPr>
                  <w:rFonts w:eastAsia="Times New Roman" w:cs="Arial" w:ascii="Arial" w:hAnsi="Arial"/>
                  <w:color w:val="000000"/>
                  <w:sz w:val="18"/>
                  <w:szCs w:val="18"/>
                </w:rPr>
                <w:delText>BSCU SYSTEMS</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58" w:author="Phuong Dong Ngo" w:date="2023-02-23T09:56:00Z">
              <w:r>
                <w:rPr>
                  <w:rFonts w:eastAsia="Times New Roman" w:cs="Arial" w:ascii="Arial" w:hAnsi="Arial"/>
                  <w:color w:val="000000"/>
                  <w:sz w:val="18"/>
                  <w:szCs w:val="18"/>
                </w:rPr>
                <w:delText>MEL 32-42-03/04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59"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0" w:author="Phuong Dong Ngo" w:date="2023-02-23T09:56:00Z">
              <w:r>
                <w:rPr>
                  <w:rFonts w:eastAsia="Times New Roman" w:cs="Arial" w:ascii="Arial" w:hAnsi="Arial"/>
                  <w:color w:val="000000"/>
                  <w:sz w:val="18"/>
                  <w:szCs w:val="18"/>
                </w:rPr>
                <w:delText>CREW OXY HIGH PRESSURE INDICATION ON THE DOOR/OXY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1" w:author="Phuong Dong Ngo" w:date="2023-02-23T09:56:00Z">
              <w:r>
                <w:rPr>
                  <w:rFonts w:eastAsia="Times New Roman" w:cs="Arial" w:ascii="Arial" w:hAnsi="Arial"/>
                  <w:color w:val="000000"/>
                  <w:sz w:val="18"/>
                  <w:szCs w:val="18"/>
                </w:rPr>
                <w:delText>MEL 35-07-01A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62"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3" w:author="Phuong Dong Ngo" w:date="2023-02-23T09:56:00Z">
              <w:r>
                <w:rPr>
                  <w:rFonts w:eastAsia="Times New Roman" w:cs="Arial" w:ascii="Arial" w:hAnsi="Arial"/>
                  <w:color w:val="000000"/>
                  <w:sz w:val="18"/>
                  <w:szCs w:val="18"/>
                </w:rPr>
                <w:delText>INDICATIONS ON THE DOOR/OXY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4" w:author="Phuong Dong Ngo" w:date="2023-02-23T09:56:00Z">
              <w:r>
                <w:rPr>
                  <w:rFonts w:eastAsia="Times New Roman" w:cs="Arial" w:ascii="Arial" w:hAnsi="Arial"/>
                  <w:color w:val="000000"/>
                  <w:sz w:val="18"/>
                  <w:szCs w:val="18"/>
                </w:rPr>
                <w:delText>MEL 52-07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65"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6" w:author="Phuong Dong Ngo" w:date="2023-02-23T09:56:00Z">
              <w:r>
                <w:rPr>
                  <w:rFonts w:eastAsia="Times New Roman" w:cs="Arial" w:ascii="Arial" w:hAnsi="Arial"/>
                  <w:color w:val="000000"/>
                  <w:sz w:val="18"/>
                  <w:szCs w:val="18"/>
                </w:rPr>
                <w:delText>CARGO DOOR (FWD, AFT AND BULK)</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7" w:author="Phuong Dong Ngo" w:date="2023-02-23T09:56:00Z">
              <w:r>
                <w:rPr>
                  <w:rFonts w:eastAsia="Times New Roman" w:cs="Arial" w:ascii="Arial" w:hAnsi="Arial"/>
                  <w:color w:val="000000"/>
                  <w:sz w:val="18"/>
                  <w:szCs w:val="18"/>
                </w:rPr>
                <w:delText>MEL 52-30-01B</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68"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ind w:hanging="360" w:start="576"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69" w:author="Phuong Dong Ngo" w:date="2023-02-23T09:56:00Z">
              <w:r>
                <w:rPr>
                  <w:rFonts w:eastAsia="Times New Roman" w:cs="Arial" w:ascii="Arial" w:hAnsi="Arial"/>
                  <w:color w:val="000000"/>
                  <w:sz w:val="18"/>
                  <w:szCs w:val="18"/>
                </w:rPr>
                <w:delText>OIL QUANTITY INDICATION ON THE ENGINE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70" w:author="Phuong Dong Ngo" w:date="2023-02-23T09:56:00Z">
              <w:r>
                <w:rPr>
                  <w:rFonts w:eastAsia="Times New Roman" w:cs="Arial" w:ascii="Arial" w:hAnsi="Arial"/>
                  <w:color w:val="000000"/>
                  <w:sz w:val="18"/>
                  <w:szCs w:val="18"/>
                </w:rPr>
                <w:delText>MEL 79-07-03A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71" w:author="Phuong Dong Ngo" w:date="2023-02-23T09:56:00Z">
              <w:r>
                <w:rPr>
                  <w:rFonts w:eastAsia="Times New Roman" w:cs="Arial" w:ascii="Arial" w:hAnsi="Arial"/>
                  <w:color w:val="000000"/>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451" w:hRule="atLeast"/>
        </w:trPr>
        <w:tc>
          <w:tcPr>
            <w:tcW w:w="14940" w:type="dxa"/>
            <w:gridSpan w:val="2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18"/>
                <w:szCs w:val="18"/>
              </w:rPr>
            </w:pPr>
            <w:del w:id="372" w:author="Phuong Dong Ngo" w:date="2023-02-23T09:56:00Z">
              <w:r>
                <w:rPr>
                  <w:rFonts w:eastAsia="Times New Roman" w:cs="Arial" w:ascii="Arial" w:hAnsi="Arial"/>
                  <w:b/>
                  <w:bCs/>
                  <w:color w:val="000000"/>
                  <w:sz w:val="18"/>
                  <w:szCs w:val="18"/>
                </w:rPr>
                <w:delText>A23. DEFECT DEFERMENT</w:delText>
              </w:r>
            </w:del>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73" w:author="Phuong Dong Ngo" w:date="2023-02-23T09:56:00Z">
              <w:r>
                <w:rPr>
                  <w:rFonts w:cs="Arial" w:ascii="Arial" w:hAnsi="Arial"/>
                  <w:sz w:val="18"/>
                  <w:szCs w:val="18"/>
                </w:rPr>
                <w:delText xml:space="preserve">AFT CRG HEAT </w:delText>
              </w:r>
            </w:del>
            <w:del w:id="374" w:author="Phuong Dong Ngo" w:date="2023-02-23T09:56:00Z">
              <w:r>
                <w:rPr>
                  <w:rFonts w:cs="Arial" w:ascii="Arial" w:hAnsi="Arial"/>
                  <w:sz w:val="18"/>
                  <w:szCs w:val="18"/>
                  <w:u w:val="single"/>
                </w:rPr>
                <w:delText>MAINTENANCE</w:delText>
              </w:r>
            </w:del>
            <w:del w:id="375" w:author="Phuong Dong Ngo" w:date="2023-02-23T09:56:00Z">
              <w:r>
                <w:rPr>
                  <w:rFonts w:cs="Arial" w:ascii="Arial" w:hAnsi="Arial"/>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76" w:author="Phuong Dong Ngo" w:date="2023-02-23T09:56:00Z">
              <w:r>
                <w:rPr>
                  <w:rFonts w:cs="Arial" w:ascii="Arial" w:hAnsi="Arial"/>
                  <w:spacing w:val="-4"/>
                  <w:sz w:val="18"/>
                  <w:szCs w:val="18"/>
                </w:rPr>
                <w:delText>MEL 21-00-03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7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78" w:author="Phuong Dong Ngo" w:date="2023-02-23T09:56:00Z">
              <w:r>
                <w:rPr>
                  <w:rFonts w:cs="Arial" w:ascii="Arial" w:hAnsi="Arial"/>
                  <w:sz w:val="18"/>
                  <w:szCs w:val="18"/>
                </w:rPr>
                <w:delText xml:space="preserve">TEMP CTL 1(2) </w:delText>
              </w:r>
            </w:del>
            <w:del w:id="379" w:author="Phuong Dong Ngo" w:date="2023-02-23T09:56:00Z">
              <w:r>
                <w:rPr>
                  <w:rFonts w:cs="Arial" w:ascii="Arial" w:hAnsi="Arial"/>
                  <w:sz w:val="18"/>
                  <w:szCs w:val="18"/>
                  <w:u w:val="single"/>
                </w:rPr>
                <w:delText>MAINTENANCE</w:delText>
              </w:r>
            </w:del>
            <w:del w:id="380" w:author="Phuong Dong Ngo" w:date="2023-02-23T09:56:00Z">
              <w:r>
                <w:rPr>
                  <w:rFonts w:cs="Arial" w:ascii="Arial" w:hAnsi="Arial"/>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81" w:author="Phuong Dong Ngo" w:date="2023-02-23T09:56:00Z">
              <w:r>
                <w:rPr>
                  <w:rFonts w:cs="Arial" w:ascii="Arial" w:hAnsi="Arial"/>
                  <w:spacing w:val="-4"/>
                  <w:sz w:val="18"/>
                  <w:szCs w:val="18"/>
                </w:rPr>
                <w:delText>MEL 21-00-04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8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83" w:author="Phuong Dong Ngo" w:date="2023-02-23T09:56:00Z">
              <w:r>
                <w:rPr>
                  <w:rFonts w:cs="Arial" w:ascii="Arial" w:hAnsi="Arial"/>
                  <w:spacing w:val="-4"/>
                  <w:sz w:val="18"/>
                  <w:szCs w:val="18"/>
                </w:rPr>
                <w:delText xml:space="preserve">CPC 1(2) </w:delText>
              </w:r>
            </w:del>
            <w:del w:id="384" w:author="Phuong Dong Ngo" w:date="2023-02-23T09:56:00Z">
              <w:r>
                <w:rPr>
                  <w:rFonts w:cs="Arial" w:ascii="Arial" w:hAnsi="Arial"/>
                  <w:spacing w:val="-4"/>
                  <w:sz w:val="18"/>
                  <w:szCs w:val="18"/>
                  <w:u w:val="single"/>
                </w:rPr>
                <w:delText>MAINTENANCE</w:delText>
              </w:r>
            </w:del>
            <w:del w:id="385"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86" w:author="Phuong Dong Ngo" w:date="2023-02-23T09:56:00Z">
              <w:r>
                <w:rPr>
                  <w:rFonts w:cs="Arial" w:ascii="Arial" w:hAnsi="Arial"/>
                  <w:spacing w:val="-4"/>
                  <w:sz w:val="18"/>
                  <w:szCs w:val="18"/>
                </w:rPr>
                <w:delText>MEL 21-00-05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8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88" w:author="Phuong Dong Ngo" w:date="2023-02-23T09:56:00Z">
              <w:r>
                <w:rPr>
                  <w:rFonts w:cs="Arial" w:ascii="Arial" w:hAnsi="Arial"/>
                  <w:spacing w:val="-4"/>
                  <w:sz w:val="18"/>
                  <w:szCs w:val="18"/>
                </w:rPr>
                <w:delText>PACK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89" w:author="Phuong Dong Ngo" w:date="2023-02-23T09:56:00Z">
              <w:r>
                <w:rPr>
                  <w:rFonts w:cs="Arial" w:ascii="Arial" w:hAnsi="Arial"/>
                  <w:spacing w:val="-4"/>
                  <w:sz w:val="18"/>
                  <w:szCs w:val="18"/>
                </w:rPr>
                <w:delText>MEL 21-01-01-02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9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91" w:author="Phuong Dong Ngo" w:date="2023-02-23T09:56:00Z">
              <w:r>
                <w:rPr>
                  <w:rFonts w:cs="Arial" w:ascii="Arial" w:hAnsi="Arial"/>
                  <w:spacing w:val="-4"/>
                  <w:sz w:val="18"/>
                  <w:szCs w:val="18"/>
                </w:rPr>
                <w:delText>HOT AIR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92" w:author="Phuong Dong Ngo" w:date="2023-02-23T09:56:00Z">
              <w:r>
                <w:rPr>
                  <w:rFonts w:cs="Arial" w:ascii="Arial" w:hAnsi="Arial"/>
                  <w:spacing w:val="-4"/>
                  <w:sz w:val="18"/>
                  <w:szCs w:val="18"/>
                </w:rPr>
                <w:delText>MEL 21-01-01-04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9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94" w:author="Phuong Dong Ngo" w:date="2023-02-23T09:56:00Z">
              <w:r>
                <w:rPr>
                  <w:rFonts w:cs="Arial" w:ascii="Arial" w:hAnsi="Arial"/>
                  <w:spacing w:val="-4"/>
                  <w:sz w:val="18"/>
                  <w:szCs w:val="18"/>
                  <w:u w:val="single"/>
                </w:rPr>
                <w:delText>VENT</w:delText>
              </w:r>
            </w:del>
            <w:del w:id="395" w:author="Phuong Dong Ngo" w:date="2023-02-23T09:56:00Z">
              <w:r>
                <w:rPr>
                  <w:rFonts w:cs="Arial" w:ascii="Arial" w:hAnsi="Arial"/>
                  <w:spacing w:val="-4"/>
                  <w:sz w:val="18"/>
                  <w:szCs w:val="18"/>
                </w:rPr>
                <w:delText xml:space="preserve"> BLOWER FAULT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96" w:author="Phuong Dong Ngo" w:date="2023-02-23T09:56:00Z">
              <w:r>
                <w:rPr>
                  <w:rFonts w:cs="Arial" w:ascii="Arial" w:hAnsi="Arial"/>
                  <w:spacing w:val="-4"/>
                  <w:sz w:val="18"/>
                  <w:szCs w:val="18"/>
                </w:rPr>
                <w:delText>MEL 21-09-01A Blower fan operative</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39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398" w:author="Phuong Dong Ngo" w:date="2023-02-23T09:56:00Z">
              <w:r>
                <w:rPr>
                  <w:rFonts w:cs="Arial" w:ascii="Arial" w:hAnsi="Arial"/>
                  <w:spacing w:val="-4"/>
                  <w:sz w:val="18"/>
                  <w:szCs w:val="18"/>
                  <w:u w:val="single"/>
                </w:rPr>
                <w:delText>VENT</w:delText>
              </w:r>
            </w:del>
            <w:del w:id="399" w:author="Phuong Dong Ngo" w:date="2023-02-23T09:56:00Z">
              <w:r>
                <w:rPr>
                  <w:rFonts w:cs="Arial" w:ascii="Arial" w:hAnsi="Arial"/>
                  <w:spacing w:val="-4"/>
                  <w:sz w:val="18"/>
                  <w:szCs w:val="18"/>
                </w:rPr>
                <w:delText xml:space="preserve"> EXTRACT FAULT Alert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00" w:author="Phuong Dong Ngo" w:date="2023-02-23T09:56:00Z">
              <w:r>
                <w:rPr>
                  <w:rFonts w:cs="Arial" w:ascii="Arial" w:hAnsi="Arial"/>
                  <w:spacing w:val="-4"/>
                  <w:sz w:val="18"/>
                  <w:szCs w:val="18"/>
                </w:rPr>
                <w:delText>MEL 21-09-02A Extract fan operative</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40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02" w:author="Phuong Dong Ngo" w:date="2023-02-23T09:56:00Z">
              <w:r>
                <w:rPr>
                  <w:rFonts w:cs="Arial" w:ascii="Arial" w:hAnsi="Arial"/>
                  <w:spacing w:val="-4"/>
                  <w:sz w:val="18"/>
                  <w:szCs w:val="18"/>
                </w:rPr>
                <w:delText>Lavatory and Galley Extraction Fan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03" w:author="Phuong Dong Ngo" w:date="2023-02-23T09:56:00Z">
              <w:r>
                <w:rPr>
                  <w:rFonts w:cs="Arial" w:ascii="Arial" w:hAnsi="Arial"/>
                  <w:spacing w:val="-4"/>
                  <w:sz w:val="18"/>
                  <w:szCs w:val="18"/>
                </w:rPr>
                <w:delText>MEL 21-23-01B</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40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05" w:author="Phuong Dong Ngo" w:date="2023-02-23T09:56:00Z">
              <w:r>
                <w:rPr>
                  <w:rFonts w:cs="Arial" w:ascii="Arial" w:hAnsi="Arial"/>
                  <w:spacing w:val="-4"/>
                  <w:sz w:val="18"/>
                  <w:szCs w:val="18"/>
                </w:rPr>
                <w:delText xml:space="preserve">CIDS 1(2) </w:delText>
              </w:r>
            </w:del>
            <w:del w:id="406" w:author="Phuong Dong Ngo" w:date="2023-02-23T09:56:00Z">
              <w:r>
                <w:rPr>
                  <w:rFonts w:cs="Arial" w:ascii="Arial" w:hAnsi="Arial"/>
                  <w:spacing w:val="-4"/>
                  <w:sz w:val="18"/>
                  <w:szCs w:val="18"/>
                  <w:u w:val="single"/>
                </w:rPr>
                <w:delText>MAINTENANCE</w:delText>
              </w:r>
            </w:del>
            <w:del w:id="407"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08" w:author="Phuong Dong Ngo" w:date="2023-02-23T09:56:00Z">
              <w:r>
                <w:rPr>
                  <w:rFonts w:cs="Arial" w:ascii="Arial" w:hAnsi="Arial"/>
                  <w:spacing w:val="-4"/>
                  <w:sz w:val="18"/>
                  <w:szCs w:val="18"/>
                </w:rPr>
                <w:delText>MEL 23-00-01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40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10" w:author="Phuong Dong Ngo" w:date="2023-02-23T09:56:00Z">
              <w:r>
                <w:rPr>
                  <w:rFonts w:cs="Arial" w:ascii="Arial" w:hAnsi="Arial"/>
                  <w:spacing w:val="-4"/>
                  <w:sz w:val="18"/>
                  <w:szCs w:val="18"/>
                </w:rPr>
                <w:delText>Ground External Horn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del w:id="411" w:author="Phuong Dong Ngo" w:date="2023-02-23T09:56:00Z">
              <w:r>
                <w:rPr>
                  <w:rFonts w:cs="Arial" w:ascii="Arial" w:hAnsi="Arial"/>
                  <w:spacing w:val="-4"/>
                  <w:sz w:val="18"/>
                  <w:szCs w:val="18"/>
                </w:rPr>
                <w:delText>MEL 23-40-01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del w:id="41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13" w:author="Phuong Dong Ngo" w:date="2023-02-23T09:56:00Z">
              <w:r>
                <w:rPr>
                  <w:rFonts w:cs="Arial" w:ascii="Arial" w:hAnsi="Arial"/>
                  <w:spacing w:val="-4"/>
                  <w:sz w:val="18"/>
                  <w:szCs w:val="18"/>
                </w:rPr>
                <w:delText>Headset/Boomset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14" w:author="Phuong Dong Ngo" w:date="2023-02-23T09:56:00Z">
              <w:r>
                <w:rPr>
                  <w:rFonts w:cs="Arial" w:ascii="Arial" w:hAnsi="Arial"/>
                  <w:spacing w:val="-4"/>
                  <w:sz w:val="18"/>
                  <w:szCs w:val="18"/>
                </w:rPr>
                <w:delText>MEL 23-51-02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1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16" w:author="Phuong Dong Ngo" w:date="2023-02-23T09:56:00Z">
              <w:r>
                <w:rPr>
                  <w:rFonts w:cs="Arial" w:ascii="Arial" w:hAnsi="Arial"/>
                  <w:spacing w:val="-4"/>
                  <w:sz w:val="18"/>
                  <w:szCs w:val="18"/>
                </w:rPr>
                <w:delText>Hand Microphone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17" w:author="Phuong Dong Ngo" w:date="2023-02-23T09:56:00Z">
              <w:r>
                <w:rPr>
                  <w:rFonts w:cs="Arial" w:ascii="Arial" w:hAnsi="Arial"/>
                  <w:spacing w:val="-4"/>
                  <w:sz w:val="18"/>
                  <w:szCs w:val="18"/>
                </w:rPr>
                <w:delText>MEL 23-51-03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1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19" w:author="Phuong Dong Ngo" w:date="2023-02-23T09:56:00Z">
              <w:r>
                <w:rPr>
                  <w:rFonts w:cs="Arial" w:ascii="Arial" w:hAnsi="Arial"/>
                  <w:spacing w:val="-4"/>
                  <w:sz w:val="18"/>
                  <w:szCs w:val="18"/>
                </w:rPr>
                <w:delText>CAPT and F/O ACP</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0" w:author="Phuong Dong Ngo" w:date="2023-02-23T09:56:00Z">
              <w:r>
                <w:rPr>
                  <w:rFonts w:cs="Arial" w:ascii="Arial" w:hAnsi="Arial"/>
                  <w:spacing w:val="-4"/>
                  <w:sz w:val="18"/>
                  <w:szCs w:val="18"/>
                </w:rPr>
                <w:delText>MEL 23-52-01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2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2" w:author="Phuong Dong Ngo" w:date="2023-02-23T09:56:00Z">
              <w:r>
                <w:rPr>
                  <w:rFonts w:cs="Arial" w:ascii="Arial" w:hAnsi="Arial"/>
                  <w:spacing w:val="-4"/>
                  <w:sz w:val="18"/>
                  <w:szCs w:val="18"/>
                </w:rPr>
                <w:delText>ACP 3</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3" w:author="Phuong Dong Ngo" w:date="2023-02-23T09:56:00Z">
              <w:r>
                <w:rPr>
                  <w:rFonts w:cs="Arial" w:ascii="Arial" w:hAnsi="Arial"/>
                  <w:spacing w:val="-4"/>
                  <w:sz w:val="18"/>
                  <w:szCs w:val="18"/>
                </w:rPr>
                <w:delText>MEL 23-52-02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2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5" w:author="Phuong Dong Ngo" w:date="2023-02-23T09:56:00Z">
              <w:r>
                <w:rPr>
                  <w:rFonts w:cs="Arial" w:ascii="Arial" w:hAnsi="Arial"/>
                  <w:spacing w:val="-4"/>
                  <w:sz w:val="18"/>
                  <w:szCs w:val="18"/>
                </w:rPr>
                <w:delText>ACP Reception knob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6" w:author="Phuong Dong Ngo" w:date="2023-02-23T09:56:00Z">
              <w:r>
                <w:rPr>
                  <w:rFonts w:cs="Arial" w:ascii="Arial" w:hAnsi="Arial"/>
                  <w:spacing w:val="-4"/>
                  <w:sz w:val="18"/>
                  <w:szCs w:val="18"/>
                </w:rPr>
                <w:delText>MEL 23-52-07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2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8" w:author="Phuong Dong Ngo" w:date="2023-02-23T09:56:00Z">
              <w:r>
                <w:rPr>
                  <w:rFonts w:cs="Arial" w:ascii="Arial" w:hAnsi="Arial"/>
                  <w:spacing w:val="-4"/>
                  <w:sz w:val="18"/>
                  <w:szCs w:val="18"/>
                </w:rPr>
                <w:delText>Cabin Handset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29" w:author="Phuong Dong Ngo" w:date="2023-02-23T09:56:00Z">
              <w:r>
                <w:rPr>
                  <w:rFonts w:cs="Arial" w:ascii="Arial" w:hAnsi="Arial"/>
                  <w:spacing w:val="-4"/>
                  <w:sz w:val="18"/>
                  <w:szCs w:val="18"/>
                </w:rPr>
                <w:delText>MEL 23-73-06-02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3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31" w:author="Phuong Dong Ngo" w:date="2023-02-23T09:56:00Z">
              <w:r>
                <w:rPr>
                  <w:rFonts w:cs="Arial" w:ascii="Arial" w:hAnsi="Arial"/>
                  <w:spacing w:val="-4"/>
                  <w:sz w:val="18"/>
                  <w:szCs w:val="18"/>
                  <w:lang w:val="fr-FR"/>
                </w:rPr>
                <w:delText xml:space="preserve">DC BUS TIE </w:delText>
              </w:r>
            </w:del>
            <w:del w:id="432" w:author="Phuong Dong Ngo" w:date="2023-02-23T09:56:00Z">
              <w:r>
                <w:rPr>
                  <w:rFonts w:cs="Arial" w:ascii="Arial" w:hAnsi="Arial"/>
                  <w:spacing w:val="-4"/>
                  <w:sz w:val="18"/>
                  <w:szCs w:val="18"/>
                  <w:u w:val="single"/>
                  <w:lang w:val="fr-FR"/>
                </w:rPr>
                <w:delText>MAINTENANCE</w:delText>
              </w:r>
            </w:del>
            <w:del w:id="433" w:author="Phuong Dong Ngo" w:date="2023-02-23T09:56:00Z">
              <w:r>
                <w:rPr>
                  <w:rFonts w:cs="Arial" w:ascii="Arial" w:hAnsi="Arial"/>
                  <w:spacing w:val="-4"/>
                  <w:sz w:val="18"/>
                  <w:szCs w:val="18"/>
                  <w:lang w:val="fr-FR"/>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34" w:author="Phuong Dong Ngo" w:date="2023-02-23T09:56:00Z">
              <w:r>
                <w:rPr>
                  <w:rFonts w:cs="Arial" w:ascii="Arial" w:hAnsi="Arial"/>
                  <w:spacing w:val="-4"/>
                  <w:sz w:val="18"/>
                  <w:szCs w:val="18"/>
                </w:rPr>
                <w:delText>MEL 24-00-01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3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lang w:val="fr-FR"/>
              </w:rPr>
            </w:pPr>
            <w:del w:id="436" w:author="Phuong Dong Ngo" w:date="2023-02-23T09:56:00Z">
              <w:r>
                <w:rPr>
                  <w:rFonts w:cs="Arial" w:ascii="Arial" w:hAnsi="Arial"/>
                  <w:spacing w:val="-4"/>
                  <w:sz w:val="18"/>
                  <w:szCs w:val="18"/>
                </w:rPr>
                <w:delText xml:space="preserve">AC GEN </w:delText>
              </w:r>
            </w:del>
            <w:del w:id="437" w:author="Phuong Dong Ngo" w:date="2023-02-23T09:56:00Z">
              <w:r>
                <w:rPr>
                  <w:rFonts w:cs="Arial" w:ascii="Arial" w:hAnsi="Arial"/>
                  <w:spacing w:val="-4"/>
                  <w:sz w:val="18"/>
                  <w:szCs w:val="18"/>
                  <w:u w:val="single"/>
                </w:rPr>
                <w:delText>MAINTENANCE</w:delText>
              </w:r>
            </w:del>
            <w:del w:id="438"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39" w:author="Phuong Dong Ngo" w:date="2023-02-23T09:56:00Z">
              <w:r>
                <w:rPr>
                  <w:rFonts w:cs="Arial" w:ascii="Arial" w:hAnsi="Arial"/>
                  <w:spacing w:val="-4"/>
                  <w:sz w:val="18"/>
                  <w:szCs w:val="18"/>
                </w:rPr>
                <w:delText>MEL 24-00-03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4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1" w:author="Phuong Dong Ngo" w:date="2023-02-23T09:56:00Z">
              <w:r>
                <w:rPr>
                  <w:rFonts w:cs="Arial" w:ascii="Arial" w:hAnsi="Arial"/>
                  <w:spacing w:val="-4"/>
                  <w:sz w:val="18"/>
                  <w:szCs w:val="18"/>
                </w:rPr>
                <w:delText>GEN pb-sw OFF light and APU GEN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2" w:author="Phuong Dong Ngo" w:date="2023-02-23T09:56:00Z">
              <w:r>
                <w:rPr>
                  <w:rFonts w:cs="Arial" w:ascii="Arial" w:hAnsi="Arial"/>
                  <w:spacing w:val="-4"/>
                  <w:sz w:val="18"/>
                  <w:szCs w:val="18"/>
                </w:rPr>
                <w:delText>MEL 24-01-01-04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4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4" w:author="Phuong Dong Ngo" w:date="2023-02-23T09:56:00Z">
              <w:r>
                <w:rPr>
                  <w:rFonts w:cs="Arial" w:ascii="Arial" w:hAnsi="Arial"/>
                  <w:spacing w:val="-4"/>
                  <w:sz w:val="18"/>
                  <w:szCs w:val="18"/>
                </w:rPr>
                <w:delText>EXT PWR pb AVAIL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5" w:author="Phuong Dong Ngo" w:date="2023-02-23T09:56:00Z">
              <w:r>
                <w:rPr>
                  <w:rFonts w:cs="Arial" w:ascii="Arial" w:hAnsi="Arial"/>
                  <w:spacing w:val="-4"/>
                  <w:sz w:val="18"/>
                  <w:szCs w:val="18"/>
                </w:rPr>
                <w:delText>MEL 24-01-01-07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4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7" w:author="Phuong Dong Ngo" w:date="2023-02-23T09:56:00Z">
              <w:r>
                <w:rPr>
                  <w:rFonts w:cs="Arial" w:ascii="Arial" w:hAnsi="Arial"/>
                  <w:spacing w:val="-4"/>
                  <w:sz w:val="18"/>
                  <w:szCs w:val="18"/>
                </w:rPr>
                <w:delText>EXT PWR pb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48" w:author="Phuong Dong Ngo" w:date="2023-02-23T09:56:00Z">
              <w:r>
                <w:rPr>
                  <w:rFonts w:cs="Arial" w:ascii="Arial" w:hAnsi="Arial"/>
                  <w:spacing w:val="-4"/>
                  <w:sz w:val="18"/>
                  <w:szCs w:val="18"/>
                </w:rPr>
                <w:delText>MEL 24-01-01-08</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4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0" w:author="Phuong Dong Ngo" w:date="2023-02-23T09:56:00Z">
              <w:r>
                <w:rPr>
                  <w:rFonts w:cs="Arial" w:ascii="Arial" w:hAnsi="Arial"/>
                  <w:spacing w:val="-4"/>
                  <w:sz w:val="18"/>
                  <w:szCs w:val="18"/>
                </w:rPr>
                <w:delText>Battery Voltmeter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1" w:author="Phuong Dong Ngo" w:date="2023-02-23T09:56:00Z">
              <w:r>
                <w:rPr>
                  <w:rFonts w:cs="Arial" w:ascii="Arial" w:hAnsi="Arial"/>
                  <w:spacing w:val="-4"/>
                  <w:sz w:val="18"/>
                  <w:szCs w:val="18"/>
                </w:rPr>
                <w:delText>MEL 24-38-03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5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3" w:author="Phuong Dong Ngo" w:date="2023-02-23T09:56:00Z">
              <w:r>
                <w:rPr>
                  <w:rFonts w:cs="Arial" w:ascii="Arial" w:hAnsi="Arial"/>
                  <w:spacing w:val="-4"/>
                  <w:sz w:val="18"/>
                  <w:szCs w:val="18"/>
                </w:rPr>
                <w:delText>Pilot Sliding Table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4" w:author="Phuong Dong Ngo" w:date="2023-02-23T09:56:00Z">
              <w:r>
                <w:rPr>
                  <w:rFonts w:cs="Arial" w:ascii="Arial" w:hAnsi="Arial"/>
                  <w:spacing w:val="-4"/>
                  <w:sz w:val="18"/>
                  <w:szCs w:val="18"/>
                </w:rPr>
                <w:delText>MEL 25-13-01A Table stowed</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5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vMerge w:val="restart"/>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6" w:author="Phuong Dong Ngo" w:date="2023-02-23T09:56:00Z">
              <w:r>
                <w:rPr>
                  <w:rFonts w:cs="Arial" w:ascii="Arial" w:hAnsi="Arial"/>
                  <w:spacing w:val="-4"/>
                  <w:sz w:val="18"/>
                  <w:szCs w:val="18"/>
                </w:rPr>
                <w:delText>Galley Waste Compartment Flapper Door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7" w:author="Phuong Dong Ngo" w:date="2023-02-23T09:56:00Z">
              <w:r>
                <w:rPr>
                  <w:rFonts w:cs="Arial" w:ascii="Arial" w:hAnsi="Arial"/>
                  <w:spacing w:val="-4"/>
                  <w:sz w:val="18"/>
                  <w:szCs w:val="18"/>
                </w:rPr>
                <w:delText>MEL 25-13-01B Table removed</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5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318" w:type="dxa"/>
            <w:vMerge w:val="continue"/>
            <w:tcBorders>
              <w:top w:val="single" w:sz="6" w:space="0" w:color="000000"/>
              <w:start w:val="single" w:sz="6" w:space="0" w:color="000000"/>
              <w:bottom w:val="single" w:sz="6" w:space="0" w:color="000000"/>
              <w:end w:val="single" w:sz="6" w:space="0" w:color="000000"/>
            </w:tcBorders>
            <w:shd w:fill="FFFFFF" w:val="clear"/>
            <w:vAlign w:val="center"/>
          </w:tcPr>
          <w:p>
            <w:pPr>
              <w:pStyle w:val="Normal"/>
              <w:snapToGrid w:val="false"/>
              <w:rPr>
                <w:rFonts w:ascii="Arial" w:hAnsi="Arial" w:cs="Arial"/>
                <w:b/>
                <w:spacing w:val="-4"/>
                <w:sz w:val="18"/>
                <w:szCs w:val="18"/>
              </w:rPr>
            </w:pPr>
            <w:r>
              <w:rPr>
                <w:rFonts w:cs="Arial" w:ascii="Arial" w:hAnsi="Arial"/>
                <w:b/>
                <w:spacing w:val="-4"/>
                <w:sz w:val="18"/>
                <w:szCs w:val="18"/>
              </w:rPr>
            </w:r>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59" w:author="Phuong Dong Ngo" w:date="2023-02-23T09:56:00Z">
              <w:r>
                <w:rPr>
                  <w:rFonts w:cs="Arial" w:ascii="Arial" w:hAnsi="Arial"/>
                  <w:spacing w:val="-4"/>
                  <w:sz w:val="18"/>
                  <w:szCs w:val="18"/>
                </w:rPr>
                <w:delText>MEL 25-35-01A One or more Galley Waste Compartment Flapper Door affected</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6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61" w:author="Phuong Dong Ngo" w:date="2023-02-23T09:56:00Z">
              <w:r>
                <w:rPr>
                  <w:rFonts w:cs="Arial" w:ascii="Arial" w:hAnsi="Arial"/>
                  <w:spacing w:val="-4"/>
                  <w:sz w:val="18"/>
                  <w:szCs w:val="18"/>
                </w:rPr>
                <w:delText>Toilet Waste Compartment Flapper Door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62" w:author="Phuong Dong Ngo" w:date="2023-02-23T09:56:00Z">
              <w:r>
                <w:rPr>
                  <w:rFonts w:cs="Arial" w:ascii="Arial" w:hAnsi="Arial"/>
                  <w:spacing w:val="-4"/>
                  <w:sz w:val="18"/>
                  <w:szCs w:val="18"/>
                </w:rPr>
                <w:delText>MEL 25-35-01B One Galley Waste Compartment Flapper Door affected</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6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64" w:author="Phuong Dong Ngo" w:date="2023-02-23T09:56:00Z">
              <w:r>
                <w:rPr>
                  <w:rFonts w:cs="Arial" w:ascii="Arial" w:hAnsi="Arial"/>
                  <w:spacing w:val="-4"/>
                  <w:sz w:val="18"/>
                  <w:szCs w:val="18"/>
                </w:rPr>
                <w:delText>Exterior Lavatory Ashtray</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65" w:author="Phuong Dong Ngo" w:date="2023-02-23T09:56:00Z">
              <w:r>
                <w:rPr>
                  <w:rFonts w:cs="Arial" w:ascii="Arial" w:hAnsi="Arial"/>
                  <w:spacing w:val="-4"/>
                  <w:sz w:val="18"/>
                  <w:szCs w:val="18"/>
                </w:rPr>
                <w:delText>MEL 25-40-01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6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67" w:author="Phuong Dong Ngo" w:date="2023-02-23T09:56:00Z">
              <w:r>
                <w:rPr>
                  <w:rFonts w:cs="Arial" w:ascii="Arial" w:hAnsi="Arial"/>
                  <w:spacing w:val="-4"/>
                  <w:sz w:val="18"/>
                  <w:szCs w:val="18"/>
                </w:rPr>
                <w:delText xml:space="preserve">SMOKE </w:delText>
              </w:r>
            </w:del>
            <w:del w:id="468" w:author="Phuong Dong Ngo" w:date="2023-02-23T09:56:00Z">
              <w:r>
                <w:rPr>
                  <w:rFonts w:cs="Arial" w:ascii="Arial" w:hAnsi="Arial"/>
                  <w:spacing w:val="-4"/>
                  <w:sz w:val="18"/>
                  <w:szCs w:val="18"/>
                  <w:u w:val="single"/>
                </w:rPr>
                <w:delText>MAINTENANCE</w:delText>
              </w:r>
            </w:del>
            <w:del w:id="469"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70" w:author="Phuong Dong Ngo" w:date="2023-02-23T09:56:00Z">
              <w:r>
                <w:rPr>
                  <w:rFonts w:cs="Arial" w:ascii="Arial" w:hAnsi="Arial"/>
                  <w:spacing w:val="-4"/>
                  <w:sz w:val="18"/>
                  <w:szCs w:val="18"/>
                </w:rPr>
                <w:delText>MEL 25-40-02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7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72" w:author="Phuong Dong Ngo" w:date="2023-02-23T09:56:00Z">
              <w:r>
                <w:rPr>
                  <w:rFonts w:cs="Arial" w:ascii="Arial" w:hAnsi="Arial"/>
                  <w:spacing w:val="-4"/>
                  <w:sz w:val="18"/>
                  <w:szCs w:val="18"/>
                </w:rPr>
                <w:delText>Bulb/LED in the APU FIRE-PUSH pb-sw</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73" w:author="Phuong Dong Ngo" w:date="2023-02-23T09:56:00Z">
              <w:r>
                <w:rPr>
                  <w:rFonts w:cs="Arial" w:ascii="Arial" w:hAnsi="Arial"/>
                  <w:spacing w:val="-4"/>
                  <w:sz w:val="18"/>
                  <w:szCs w:val="18"/>
                </w:rPr>
                <w:delText>MEL 26-00-01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7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75" w:author="Phuong Dong Ngo" w:date="2023-02-23T09:56:00Z">
              <w:r>
                <w:rPr>
                  <w:rFonts w:cs="Arial" w:ascii="Arial" w:hAnsi="Arial"/>
                  <w:spacing w:val="-4"/>
                  <w:sz w:val="18"/>
                  <w:szCs w:val="18"/>
                </w:rPr>
                <w:delText>Lavatory Waste Bin Fire Extinguishing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76" w:author="Phuong Dong Ngo" w:date="2023-02-23T09:56:00Z">
              <w:r>
                <w:rPr>
                  <w:rFonts w:cs="Arial" w:ascii="Arial" w:hAnsi="Arial"/>
                  <w:spacing w:val="-4"/>
                  <w:sz w:val="18"/>
                  <w:szCs w:val="18"/>
                </w:rPr>
                <w:delText>MEL 26-01-01-04A A maximum of four bulbs or LEDs inoperative</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7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78" w:author="Phuong Dong Ngo" w:date="2023-02-23T09:56:00Z">
              <w:r>
                <w:rPr>
                  <w:rFonts w:cs="Arial" w:ascii="Arial" w:hAnsi="Arial"/>
                  <w:spacing w:val="-4"/>
                  <w:sz w:val="18"/>
                  <w:szCs w:val="18"/>
                </w:rPr>
                <w:delText xml:space="preserve">F/CTL </w:delText>
              </w:r>
            </w:del>
            <w:del w:id="479" w:author="Phuong Dong Ngo" w:date="2023-02-23T09:56:00Z">
              <w:r>
                <w:rPr>
                  <w:rFonts w:cs="Arial" w:ascii="Arial" w:hAnsi="Arial"/>
                  <w:spacing w:val="-4"/>
                  <w:sz w:val="18"/>
                  <w:szCs w:val="18"/>
                  <w:u w:val="single"/>
                </w:rPr>
                <w:delText>MAINTENANCE</w:delText>
              </w:r>
            </w:del>
            <w:del w:id="480"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81" w:author="Phuong Dong Ngo" w:date="2023-02-23T09:56:00Z">
              <w:r>
                <w:rPr>
                  <w:rFonts w:cs="Arial" w:ascii="Arial" w:hAnsi="Arial"/>
                  <w:spacing w:val="-4"/>
                  <w:sz w:val="18"/>
                  <w:szCs w:val="18"/>
                </w:rPr>
                <w:delText>MEL 26-25-01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8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83" w:author="Phuong Dong Ngo" w:date="2023-02-23T09:56:00Z">
              <w:r>
                <w:rPr>
                  <w:rFonts w:cs="Arial" w:ascii="Arial" w:hAnsi="Arial"/>
                  <w:spacing w:val="-4"/>
                  <w:sz w:val="18"/>
                  <w:szCs w:val="18"/>
                </w:rPr>
                <w:delText xml:space="preserve">SFCS </w:delText>
              </w:r>
            </w:del>
            <w:del w:id="484" w:author="Phuong Dong Ngo" w:date="2023-02-23T09:56:00Z">
              <w:r>
                <w:rPr>
                  <w:rFonts w:cs="Arial" w:ascii="Arial" w:hAnsi="Arial"/>
                  <w:spacing w:val="-4"/>
                  <w:sz w:val="18"/>
                  <w:szCs w:val="18"/>
                  <w:u w:val="single"/>
                </w:rPr>
                <w:delText>MAINTENANCE</w:delText>
              </w:r>
            </w:del>
            <w:del w:id="485"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86" w:author="Phuong Dong Ngo" w:date="2023-02-23T09:56:00Z">
              <w:r>
                <w:rPr>
                  <w:rFonts w:cs="Arial" w:ascii="Arial" w:hAnsi="Arial"/>
                  <w:spacing w:val="-4"/>
                  <w:sz w:val="18"/>
                  <w:szCs w:val="18"/>
                </w:rPr>
                <w:delText>MEL 27-00-01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8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88" w:author="Phuong Dong Ngo" w:date="2023-02-23T09:56:00Z">
              <w:r>
                <w:rPr>
                  <w:rFonts w:cs="Arial" w:ascii="Arial" w:hAnsi="Arial"/>
                  <w:spacing w:val="-4"/>
                  <w:sz w:val="18"/>
                  <w:szCs w:val="18"/>
                </w:rPr>
                <w:delText xml:space="preserve">Aileron Position Indication on the </w:delText>
              </w:r>
            </w:del>
            <w:del w:id="489" w:author="Phuong Dong Ngo" w:date="2023-02-23T09:56:00Z">
              <w:r>
                <w:rPr>
                  <w:rFonts w:cs="Arial" w:ascii="Arial" w:hAnsi="Arial"/>
                  <w:spacing w:val="-4"/>
                  <w:sz w:val="18"/>
                  <w:szCs w:val="18"/>
                  <w:u w:val="single"/>
                </w:rPr>
                <w:delText>F/CTL</w:delText>
              </w:r>
            </w:del>
            <w:del w:id="490" w:author="Phuong Dong Ngo" w:date="2023-02-23T09:56:00Z">
              <w:r>
                <w:rPr>
                  <w:rFonts w:cs="Arial" w:ascii="Arial" w:hAnsi="Arial"/>
                  <w:spacing w:val="-4"/>
                  <w:sz w:val="18"/>
                  <w:szCs w:val="18"/>
                </w:rPr>
                <w:delText xml:space="preserv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91" w:author="Phuong Dong Ngo" w:date="2023-02-23T09:56:00Z">
              <w:r>
                <w:rPr>
                  <w:rFonts w:cs="Arial" w:ascii="Arial" w:hAnsi="Arial"/>
                  <w:spacing w:val="-4"/>
                  <w:sz w:val="18"/>
                  <w:szCs w:val="18"/>
                </w:rPr>
                <w:delText>MEL 27-00-02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9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493" w:author="Phuong Dong Ngo" w:date="2023-02-23T09:56:00Z">
              <w:r>
                <w:rPr>
                  <w:rFonts w:cs="Arial" w:ascii="Arial" w:hAnsi="Arial"/>
                  <w:spacing w:val="-4"/>
                  <w:sz w:val="18"/>
                  <w:szCs w:val="18"/>
                </w:rPr>
                <w:delText xml:space="preserve">FUEL </w:delText>
              </w:r>
            </w:del>
            <w:del w:id="494" w:author="Phuong Dong Ngo" w:date="2023-02-23T09:56:00Z">
              <w:r>
                <w:rPr>
                  <w:rFonts w:cs="Arial" w:ascii="Arial" w:hAnsi="Arial"/>
                  <w:spacing w:val="-4"/>
                  <w:sz w:val="18"/>
                  <w:szCs w:val="18"/>
                  <w:u w:val="single"/>
                </w:rPr>
                <w:delText>MAINTENANCE</w:delText>
              </w:r>
            </w:del>
            <w:del w:id="495"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96" w:author="Phuong Dong Ngo" w:date="2023-02-23T09:56:00Z">
              <w:r>
                <w:rPr>
                  <w:rFonts w:cs="Arial" w:ascii="Arial" w:hAnsi="Arial"/>
                  <w:spacing w:val="-4"/>
                  <w:sz w:val="18"/>
                  <w:szCs w:val="18"/>
                </w:rPr>
                <w:delText>MEL 27-07-02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49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98" w:author="Phuong Dong Ngo" w:date="2023-02-23T09:56:00Z">
              <w:r>
                <w:rPr>
                  <w:rFonts w:cs="Arial" w:ascii="Arial" w:hAnsi="Arial"/>
                  <w:spacing w:val="-4"/>
                  <w:sz w:val="18"/>
                  <w:szCs w:val="18"/>
                </w:rPr>
                <w:delText>Wing TK PUMP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499" w:author="Phuong Dong Ngo" w:date="2023-02-23T09:56:00Z">
              <w:r>
                <w:rPr>
                  <w:rFonts w:cs="Arial" w:ascii="Arial" w:hAnsi="Arial"/>
                  <w:spacing w:val="-4"/>
                  <w:sz w:val="18"/>
                  <w:szCs w:val="18"/>
                </w:rPr>
                <w:delText>MEL 28-00-01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0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1" w:author="Phuong Dong Ngo" w:date="2023-02-23T09:56:00Z">
              <w:r>
                <w:rPr>
                  <w:rFonts w:cs="Arial" w:ascii="Arial" w:hAnsi="Arial"/>
                  <w:spacing w:val="-4"/>
                  <w:sz w:val="18"/>
                  <w:szCs w:val="18"/>
                </w:rPr>
                <w:delText>X FEED pb-sw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2" w:author="Phuong Dong Ngo" w:date="2023-02-23T09:56:00Z">
              <w:r>
                <w:rPr>
                  <w:rFonts w:cs="Arial" w:ascii="Arial" w:hAnsi="Arial"/>
                  <w:spacing w:val="-4"/>
                  <w:sz w:val="18"/>
                  <w:szCs w:val="18"/>
                </w:rPr>
                <w:delText>MEL 28-01-01-02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0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4" w:author="Phuong Dong Ngo" w:date="2023-02-23T09:56:00Z">
              <w:r>
                <w:rPr>
                  <w:rFonts w:cs="Arial" w:ascii="Arial" w:hAnsi="Arial"/>
                  <w:spacing w:val="-4"/>
                  <w:sz w:val="18"/>
                  <w:szCs w:val="18"/>
                </w:rPr>
                <w:delText>X FEED pb-sw OPEN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5" w:author="Phuong Dong Ngo" w:date="2023-02-23T09:56:00Z">
              <w:r>
                <w:rPr>
                  <w:rFonts w:cs="Arial" w:ascii="Arial" w:hAnsi="Arial"/>
                  <w:spacing w:val="-4"/>
                  <w:sz w:val="18"/>
                  <w:szCs w:val="18"/>
                </w:rPr>
                <w:delText>MEL 28-01-01-03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0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7" w:author="Phuong Dong Ngo" w:date="2023-02-23T09:56:00Z">
              <w:r>
                <w:rPr>
                  <w:rFonts w:cs="Arial" w:ascii="Arial" w:hAnsi="Arial"/>
                  <w:spacing w:val="-4"/>
                  <w:sz w:val="18"/>
                  <w:szCs w:val="18"/>
                </w:rPr>
                <w:delText>CTR TK PUMP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08" w:author="Phuong Dong Ngo" w:date="2023-02-23T09:56:00Z">
              <w:r>
                <w:rPr>
                  <w:rFonts w:cs="Arial" w:ascii="Arial" w:hAnsi="Arial"/>
                  <w:spacing w:val="-4"/>
                  <w:sz w:val="18"/>
                  <w:szCs w:val="18"/>
                </w:rPr>
                <w:delText>MEL 28-01-01-04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0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0" w:author="Phuong Dong Ngo" w:date="2023-02-23T09:56:00Z">
              <w:r>
                <w:rPr>
                  <w:rFonts w:cs="Arial" w:ascii="Arial" w:hAnsi="Arial"/>
                  <w:spacing w:val="-4"/>
                  <w:sz w:val="18"/>
                  <w:szCs w:val="18"/>
                </w:rPr>
                <w:delText>FUEL MODE SEL pb-sw FAULT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1" w:author="Phuong Dong Ngo" w:date="2023-02-23T09:56:00Z">
              <w:r>
                <w:rPr>
                  <w:rFonts w:cs="Arial" w:ascii="Arial" w:hAnsi="Arial"/>
                  <w:spacing w:val="-4"/>
                  <w:sz w:val="18"/>
                  <w:szCs w:val="18"/>
                </w:rPr>
                <w:delText>MEL 28-01-01-06</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1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3" w:author="Phuong Dong Ngo" w:date="2023-02-23T09:56:00Z">
              <w:r>
                <w:rPr>
                  <w:rFonts w:cs="Arial" w:ascii="Arial" w:hAnsi="Arial"/>
                  <w:spacing w:val="-4"/>
                  <w:sz w:val="18"/>
                  <w:szCs w:val="18"/>
                </w:rPr>
                <w:delText>ACT pb-sw FAULT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4" w:author="Phuong Dong Ngo" w:date="2023-02-23T09:56:00Z">
              <w:r>
                <w:rPr>
                  <w:rFonts w:cs="Arial" w:ascii="Arial" w:hAnsi="Arial"/>
                  <w:spacing w:val="-4"/>
                  <w:sz w:val="18"/>
                  <w:szCs w:val="18"/>
                </w:rPr>
                <w:delText>MEL 28-01-01-07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1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6" w:author="Phuong Dong Ngo" w:date="2023-02-23T09:56:00Z">
              <w:r>
                <w:rPr>
                  <w:rFonts w:cs="Arial" w:ascii="Arial" w:hAnsi="Arial"/>
                  <w:spacing w:val="-4"/>
                  <w:sz w:val="18"/>
                  <w:szCs w:val="18"/>
                </w:rPr>
                <w:delText>ACT pb-sw FWD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17" w:author="Phuong Dong Ngo" w:date="2023-02-23T09:56:00Z">
              <w:r>
                <w:rPr>
                  <w:rFonts w:cs="Arial" w:ascii="Arial" w:hAnsi="Arial"/>
                  <w:spacing w:val="-4"/>
                  <w:sz w:val="18"/>
                  <w:szCs w:val="18"/>
                </w:rPr>
                <w:delText>MEL 28-01-01-08</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1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19" w:author="Phuong Dong Ngo" w:date="2023-02-23T09:56:00Z">
              <w:r>
                <w:rPr>
                  <w:rFonts w:cs="Arial" w:ascii="Arial" w:hAnsi="Arial"/>
                  <w:spacing w:val="-4"/>
                  <w:sz w:val="18"/>
                  <w:szCs w:val="18"/>
                </w:rPr>
                <w:delText xml:space="preserve">Fuel Temperature Indication on the </w:delText>
              </w:r>
            </w:del>
            <w:del w:id="520" w:author="Phuong Dong Ngo" w:date="2023-02-23T09:56:00Z">
              <w:r>
                <w:rPr>
                  <w:rFonts w:cs="Arial" w:ascii="Arial" w:hAnsi="Arial"/>
                  <w:spacing w:val="-4"/>
                  <w:sz w:val="18"/>
                  <w:szCs w:val="18"/>
                  <w:u w:val="single"/>
                </w:rPr>
                <w:delText>FUEL</w:delText>
              </w:r>
            </w:del>
            <w:del w:id="521" w:author="Phuong Dong Ngo" w:date="2023-02-23T09:56:00Z">
              <w:r>
                <w:rPr>
                  <w:rFonts w:cs="Arial" w:ascii="Arial" w:hAnsi="Arial"/>
                  <w:spacing w:val="-4"/>
                  <w:sz w:val="18"/>
                  <w:szCs w:val="18"/>
                </w:rPr>
                <w:delText xml:space="preserv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22" w:author="Phuong Dong Ngo" w:date="2023-02-23T09:56:00Z">
              <w:r>
                <w:rPr>
                  <w:rFonts w:cs="Arial" w:ascii="Arial" w:hAnsi="Arial"/>
                  <w:spacing w:val="-4"/>
                  <w:sz w:val="18"/>
                  <w:szCs w:val="18"/>
                </w:rPr>
                <w:delText>MEL 28-01-01-09</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2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24" w:author="Phuong Dong Ngo" w:date="2023-02-23T09:56:00Z">
              <w:r>
                <w:rPr>
                  <w:rFonts w:cs="Arial" w:ascii="Arial" w:hAnsi="Arial"/>
                  <w:spacing w:val="-4"/>
                  <w:sz w:val="18"/>
                  <w:szCs w:val="18"/>
                </w:rPr>
                <w:delText>Overpressure Protector in the Vent Surge Tank</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25" w:author="Phuong Dong Ngo" w:date="2023-02-23T09:56:00Z">
              <w:r>
                <w:rPr>
                  <w:rFonts w:cs="Arial" w:ascii="Arial" w:hAnsi="Arial"/>
                  <w:spacing w:val="-4"/>
                  <w:sz w:val="18"/>
                  <w:szCs w:val="18"/>
                </w:rPr>
                <w:delText>MEL 28-07-02-01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2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27" w:author="Phuong Dong Ngo" w:date="2023-02-23T09:56:00Z">
              <w:r>
                <w:rPr>
                  <w:rFonts w:cs="Arial" w:ascii="Arial" w:hAnsi="Arial"/>
                  <w:spacing w:val="-4"/>
                  <w:sz w:val="18"/>
                  <w:szCs w:val="18"/>
                </w:rPr>
                <w:delText>Fuel Quantity Preselector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28" w:author="Phuong Dong Ngo" w:date="2023-02-23T09:56:00Z">
              <w:r>
                <w:rPr>
                  <w:rFonts w:cs="Arial" w:ascii="Arial" w:hAnsi="Arial"/>
                  <w:spacing w:val="-4"/>
                  <w:sz w:val="18"/>
                  <w:szCs w:val="18"/>
                </w:rPr>
                <w:delText>MEL 28-12-02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2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0" w:author="Phuong Dong Ngo" w:date="2023-02-23T09:56:00Z">
              <w:r>
                <w:rPr>
                  <w:rFonts w:cs="Arial" w:ascii="Arial" w:hAnsi="Arial"/>
                  <w:spacing w:val="-4"/>
                  <w:sz w:val="18"/>
                  <w:szCs w:val="18"/>
                </w:rPr>
                <w:delText>Fuel Quantity on the Refuel/Defuel Control Panel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1" w:author="Phuong Dong Ngo" w:date="2023-02-23T09:56:00Z">
              <w:r>
                <w:rPr>
                  <w:rFonts w:cs="Arial" w:ascii="Arial" w:hAnsi="Arial"/>
                  <w:spacing w:val="-4"/>
                  <w:sz w:val="18"/>
                  <w:szCs w:val="18"/>
                </w:rPr>
                <w:delText>MEL 28-25-01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3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3" w:author="Phuong Dong Ngo" w:date="2023-02-23T09:56:00Z">
              <w:r>
                <w:rPr>
                  <w:rFonts w:cs="Arial" w:ascii="Arial" w:hAnsi="Arial"/>
                  <w:spacing w:val="-4"/>
                  <w:sz w:val="18"/>
                  <w:szCs w:val="18"/>
                </w:rPr>
                <w:delText>Y ELEC PUMP pb-sw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4" w:author="Phuong Dong Ngo" w:date="2023-02-23T09:56:00Z">
              <w:r>
                <w:rPr>
                  <w:rFonts w:cs="Arial" w:ascii="Arial" w:hAnsi="Arial"/>
                  <w:spacing w:val="-4"/>
                  <w:sz w:val="18"/>
                  <w:szCs w:val="18"/>
                </w:rPr>
                <w:delText>MEL 28-25-02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3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6" w:author="Phuong Dong Ngo" w:date="2023-02-23T09:56:00Z">
              <w:r>
                <w:rPr>
                  <w:rFonts w:cs="Arial" w:ascii="Arial" w:hAnsi="Arial"/>
                  <w:spacing w:val="-4"/>
                  <w:sz w:val="18"/>
                  <w:szCs w:val="18"/>
                </w:rPr>
                <w:delText>G(Y) ENG 1(2) PUMP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37" w:author="Phuong Dong Ngo" w:date="2023-02-23T09:56:00Z">
              <w:r>
                <w:rPr>
                  <w:rFonts w:cs="Arial" w:ascii="Arial" w:hAnsi="Arial"/>
                  <w:spacing w:val="-4"/>
                  <w:sz w:val="18"/>
                  <w:szCs w:val="18"/>
                </w:rPr>
                <w:delText>MEL 29-01-01-03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3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39" w:author="Phuong Dong Ngo" w:date="2023-02-23T09:56:00Z">
              <w:r>
                <w:rPr>
                  <w:rFonts w:cs="Arial" w:ascii="Arial" w:hAnsi="Arial"/>
                  <w:spacing w:val="-4"/>
                  <w:sz w:val="18"/>
                  <w:szCs w:val="18"/>
                </w:rPr>
                <w:delText xml:space="preserve">Yellow ELEC Pump Indication on the </w:delText>
              </w:r>
            </w:del>
            <w:del w:id="540" w:author="Phuong Dong Ngo" w:date="2023-02-23T09:56:00Z">
              <w:r>
                <w:rPr>
                  <w:rFonts w:cs="Arial" w:ascii="Arial" w:hAnsi="Arial"/>
                  <w:spacing w:val="-4"/>
                  <w:sz w:val="18"/>
                  <w:szCs w:val="18"/>
                  <w:u w:val="single"/>
                </w:rPr>
                <w:delText>HYD</w:delText>
              </w:r>
            </w:del>
            <w:del w:id="541" w:author="Phuong Dong Ngo" w:date="2023-02-23T09:56:00Z">
              <w:r>
                <w:rPr>
                  <w:rFonts w:cs="Arial" w:ascii="Arial" w:hAnsi="Arial"/>
                  <w:spacing w:val="-4"/>
                  <w:sz w:val="18"/>
                  <w:szCs w:val="18"/>
                </w:rPr>
                <w:delText xml:space="preserv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42" w:author="Phuong Dong Ngo" w:date="2023-02-23T09:56:00Z">
              <w:r>
                <w:rPr>
                  <w:rFonts w:cs="Arial" w:ascii="Arial" w:hAnsi="Arial"/>
                  <w:spacing w:val="-4"/>
                  <w:sz w:val="18"/>
                  <w:szCs w:val="18"/>
                </w:rPr>
                <w:delText>MEL 29-01-01-05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4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44" w:author="Phuong Dong Ngo" w:date="2023-02-23T09:56:00Z">
              <w:r>
                <w:rPr>
                  <w:rFonts w:cs="Arial" w:ascii="Arial" w:hAnsi="Arial"/>
                  <w:spacing w:val="-4"/>
                  <w:sz w:val="18"/>
                  <w:szCs w:val="18"/>
                </w:rPr>
                <w:delText xml:space="preserve">System Label Indication on the </w:delText>
              </w:r>
            </w:del>
            <w:del w:id="545" w:author="Phuong Dong Ngo" w:date="2023-02-23T09:56:00Z">
              <w:r>
                <w:rPr>
                  <w:rFonts w:cs="Arial" w:ascii="Arial" w:hAnsi="Arial"/>
                  <w:spacing w:val="-4"/>
                  <w:sz w:val="18"/>
                  <w:szCs w:val="18"/>
                  <w:u w:val="single"/>
                </w:rPr>
                <w:delText>HYD</w:delText>
              </w:r>
            </w:del>
            <w:del w:id="546" w:author="Phuong Dong Ngo" w:date="2023-02-23T09:56:00Z">
              <w:r>
                <w:rPr>
                  <w:rFonts w:cs="Arial" w:ascii="Arial" w:hAnsi="Arial"/>
                  <w:spacing w:val="-4"/>
                  <w:sz w:val="18"/>
                  <w:szCs w:val="18"/>
                </w:rPr>
                <w:delText xml:space="preserv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47" w:author="Phuong Dong Ngo" w:date="2023-02-23T09:56:00Z">
              <w:r>
                <w:rPr>
                  <w:rFonts w:cs="Arial" w:ascii="Arial" w:hAnsi="Arial"/>
                  <w:spacing w:val="-4"/>
                  <w:sz w:val="18"/>
                  <w:szCs w:val="18"/>
                </w:rPr>
                <w:delText>MEL 29-07-01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4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49" w:author="Phuong Dong Ngo" w:date="2023-02-23T09:56:00Z">
              <w:r>
                <w:rPr>
                  <w:rFonts w:cs="Arial" w:ascii="Arial" w:hAnsi="Arial"/>
                  <w:spacing w:val="-4"/>
                  <w:sz w:val="18"/>
                  <w:szCs w:val="18"/>
                </w:rPr>
                <w:delText xml:space="preserve">System Pressure Indication on the </w:delText>
              </w:r>
            </w:del>
            <w:del w:id="550" w:author="Phuong Dong Ngo" w:date="2023-02-23T09:56:00Z">
              <w:r>
                <w:rPr>
                  <w:rFonts w:cs="Arial" w:ascii="Arial" w:hAnsi="Arial"/>
                  <w:spacing w:val="-4"/>
                  <w:sz w:val="18"/>
                  <w:szCs w:val="18"/>
                  <w:u w:val="single"/>
                </w:rPr>
                <w:delText>HYD</w:delText>
              </w:r>
            </w:del>
            <w:del w:id="551" w:author="Phuong Dong Ngo" w:date="2023-02-23T09:56:00Z">
              <w:r>
                <w:rPr>
                  <w:rFonts w:cs="Arial" w:ascii="Arial" w:hAnsi="Arial"/>
                  <w:spacing w:val="-4"/>
                  <w:sz w:val="18"/>
                  <w:szCs w:val="18"/>
                </w:rPr>
                <w:delText xml:space="preserve"> SD page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52" w:author="Phuong Dong Ngo" w:date="2023-02-23T09:56:00Z">
              <w:r>
                <w:rPr>
                  <w:rFonts w:cs="Arial" w:ascii="Arial" w:hAnsi="Arial"/>
                  <w:spacing w:val="-4"/>
                  <w:sz w:val="18"/>
                  <w:szCs w:val="18"/>
                </w:rPr>
                <w:delText>MEL 29-07-07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5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54" w:author="Phuong Dong Ngo" w:date="2023-02-23T09:56:00Z">
              <w:r>
                <w:rPr>
                  <w:rFonts w:cs="Arial" w:ascii="Arial" w:hAnsi="Arial"/>
                  <w:spacing w:val="-4"/>
                  <w:sz w:val="18"/>
                  <w:szCs w:val="18"/>
                </w:rPr>
                <w:delText>Yellow System Electric Pump</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55" w:author="Phuong Dong Ngo" w:date="2023-02-23T09:56:00Z">
              <w:r>
                <w:rPr>
                  <w:rFonts w:cs="Arial" w:ascii="Arial" w:hAnsi="Arial"/>
                  <w:spacing w:val="-4"/>
                  <w:sz w:val="18"/>
                  <w:szCs w:val="18"/>
                </w:rPr>
                <w:delText>MEL 29-07-08</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5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57" w:author="Phuong Dong Ngo" w:date="2023-02-23T09:56:00Z">
              <w:r>
                <w:rPr>
                  <w:rFonts w:cs="Arial" w:ascii="Arial" w:hAnsi="Arial"/>
                  <w:spacing w:val="-4"/>
                  <w:sz w:val="18"/>
                  <w:szCs w:val="18"/>
                  <w:lang w:val="fr-FR"/>
                </w:rPr>
                <w:delText xml:space="preserve">ENG 1(2) A.ICE </w:delText>
              </w:r>
            </w:del>
            <w:del w:id="558" w:author="Phuong Dong Ngo" w:date="2023-02-23T09:56:00Z">
              <w:r>
                <w:rPr>
                  <w:rFonts w:cs="Arial" w:ascii="Arial" w:hAnsi="Arial"/>
                  <w:spacing w:val="-4"/>
                  <w:sz w:val="18"/>
                  <w:szCs w:val="18"/>
                  <w:u w:val="single"/>
                  <w:lang w:val="fr-FR"/>
                </w:rPr>
                <w:delText>MAINTENANCE</w:delText>
              </w:r>
            </w:del>
            <w:del w:id="559" w:author="Phuong Dong Ngo" w:date="2023-02-23T09:56:00Z">
              <w:r>
                <w:rPr>
                  <w:rFonts w:cs="Arial" w:ascii="Arial" w:hAnsi="Arial"/>
                  <w:spacing w:val="-4"/>
                  <w:sz w:val="18"/>
                  <w:szCs w:val="18"/>
                  <w:lang w:val="fr-FR"/>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0" w:author="Phuong Dong Ngo" w:date="2023-02-23T09:56:00Z">
              <w:r>
                <w:rPr>
                  <w:rFonts w:cs="Arial" w:ascii="Arial" w:hAnsi="Arial"/>
                  <w:spacing w:val="-4"/>
                  <w:sz w:val="18"/>
                  <w:szCs w:val="18"/>
                </w:rPr>
                <w:delText>MEL 29-24-01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6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2" w:author="Phuong Dong Ngo" w:date="2023-02-23T09:56:00Z">
              <w:r>
                <w:rPr>
                  <w:rFonts w:cs="Arial" w:ascii="Arial" w:hAnsi="Arial"/>
                  <w:spacing w:val="-4"/>
                  <w:sz w:val="18"/>
                  <w:szCs w:val="18"/>
                </w:rPr>
                <w:delText>Fixed Lateral Window and Sliding Window Heating</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3" w:author="Phuong Dong Ngo" w:date="2023-02-23T09:56:00Z">
              <w:r>
                <w:rPr>
                  <w:rFonts w:cs="Arial" w:ascii="Arial" w:hAnsi="Arial"/>
                  <w:spacing w:val="-4"/>
                  <w:sz w:val="18"/>
                  <w:szCs w:val="18"/>
                </w:rPr>
                <w:delText>MEL 30-00-02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6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5" w:author="Phuong Dong Ngo" w:date="2023-02-23T09:56:00Z">
              <w:r>
                <w:rPr>
                  <w:rFonts w:cs="Arial" w:ascii="Arial" w:hAnsi="Arial"/>
                  <w:spacing w:val="-4"/>
                  <w:sz w:val="18"/>
                  <w:szCs w:val="18"/>
                </w:rPr>
                <w:delText>Rain Repellent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6" w:author="Phuong Dong Ngo" w:date="2023-02-23T09:56:00Z">
              <w:r>
                <w:rPr>
                  <w:rFonts w:cs="Arial" w:ascii="Arial" w:hAnsi="Arial"/>
                  <w:spacing w:val="-4"/>
                  <w:sz w:val="18"/>
                  <w:szCs w:val="18"/>
                </w:rPr>
                <w:delText>MEL 30-42-02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6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8" w:author="Phuong Dong Ngo" w:date="2023-02-23T09:56:00Z">
              <w:r>
                <w:rPr>
                  <w:rFonts w:cs="Arial" w:ascii="Arial" w:hAnsi="Arial"/>
                  <w:spacing w:val="-4"/>
                  <w:sz w:val="18"/>
                  <w:szCs w:val="18"/>
                </w:rPr>
                <w:delText>Lighting of External Visual Icing Indicator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69" w:author="Phuong Dong Ngo" w:date="2023-02-23T09:56:00Z">
              <w:r>
                <w:rPr>
                  <w:rFonts w:cs="Arial" w:ascii="Arial" w:hAnsi="Arial"/>
                  <w:spacing w:val="-4"/>
                  <w:sz w:val="18"/>
                  <w:szCs w:val="18"/>
                </w:rPr>
                <w:delText>MEL 30-45-03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7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71" w:author="Phuong Dong Ngo" w:date="2023-02-23T09:56:00Z">
              <w:r>
                <w:rPr>
                  <w:rFonts w:cs="Arial" w:ascii="Arial" w:hAnsi="Arial"/>
                  <w:spacing w:val="-4"/>
                  <w:sz w:val="18"/>
                  <w:szCs w:val="18"/>
                </w:rPr>
                <w:delText xml:space="preserve">ACMS </w:delText>
              </w:r>
            </w:del>
            <w:del w:id="572" w:author="Phuong Dong Ngo" w:date="2023-02-23T09:56:00Z">
              <w:r>
                <w:rPr>
                  <w:rFonts w:cs="Arial" w:ascii="Arial" w:hAnsi="Arial"/>
                  <w:spacing w:val="-4"/>
                  <w:sz w:val="18"/>
                  <w:szCs w:val="18"/>
                  <w:u w:val="single"/>
                </w:rPr>
                <w:delText>MAINTENANCE</w:delText>
              </w:r>
            </w:del>
            <w:del w:id="573"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74" w:author="Phuong Dong Ngo" w:date="2023-02-23T09:56:00Z">
              <w:r>
                <w:rPr>
                  <w:rFonts w:cs="Arial" w:ascii="Arial" w:hAnsi="Arial"/>
                  <w:spacing w:val="-4"/>
                  <w:sz w:val="18"/>
                  <w:szCs w:val="18"/>
                </w:rPr>
                <w:delText>MEL 30-81-03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7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76" w:author="Phuong Dong Ngo" w:date="2023-02-23T09:56:00Z">
              <w:r>
                <w:rPr>
                  <w:rFonts w:cs="Arial" w:ascii="Arial" w:hAnsi="Arial"/>
                  <w:spacing w:val="-4"/>
                  <w:sz w:val="18"/>
                  <w:szCs w:val="18"/>
                </w:rPr>
                <w:delText xml:space="preserve">DAR </w:delText>
              </w:r>
            </w:del>
            <w:del w:id="577" w:author="Phuong Dong Ngo" w:date="2023-02-23T09:56:00Z">
              <w:r>
                <w:rPr>
                  <w:rFonts w:cs="Arial" w:ascii="Arial" w:hAnsi="Arial"/>
                  <w:spacing w:val="-4"/>
                  <w:sz w:val="18"/>
                  <w:szCs w:val="18"/>
                  <w:u w:val="single"/>
                </w:rPr>
                <w:delText>MAINTENANCE</w:delText>
              </w:r>
            </w:del>
            <w:del w:id="578"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79" w:author="Phuong Dong Ngo" w:date="2023-02-23T09:56:00Z">
              <w:r>
                <w:rPr>
                  <w:rFonts w:cs="Arial" w:ascii="Arial" w:hAnsi="Arial"/>
                  <w:spacing w:val="-4"/>
                  <w:sz w:val="18"/>
                  <w:szCs w:val="18"/>
                </w:rPr>
                <w:delText>MEL 31-00-02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8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81" w:author="Phuong Dong Ngo" w:date="2023-02-23T09:56:00Z">
              <w:r>
                <w:rPr>
                  <w:rFonts w:cs="Arial" w:ascii="Arial" w:hAnsi="Arial"/>
                  <w:spacing w:val="-4"/>
                  <w:sz w:val="18"/>
                  <w:szCs w:val="18"/>
                </w:rPr>
                <w:delText xml:space="preserve">CFDIU </w:delText>
              </w:r>
            </w:del>
            <w:del w:id="582" w:author="Phuong Dong Ngo" w:date="2023-02-23T09:56:00Z">
              <w:r>
                <w:rPr>
                  <w:rFonts w:cs="Arial" w:ascii="Arial" w:hAnsi="Arial"/>
                  <w:spacing w:val="-4"/>
                  <w:sz w:val="18"/>
                  <w:szCs w:val="18"/>
                  <w:u w:val="single"/>
                </w:rPr>
                <w:delText>MAINTENANCE</w:delText>
              </w:r>
            </w:del>
            <w:del w:id="583"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84" w:author="Phuong Dong Ngo" w:date="2023-02-23T09:56:00Z">
              <w:r>
                <w:rPr>
                  <w:rFonts w:cs="Arial" w:ascii="Arial" w:hAnsi="Arial"/>
                  <w:spacing w:val="-4"/>
                  <w:sz w:val="18"/>
                  <w:szCs w:val="18"/>
                </w:rPr>
                <w:delText>MEL 31-00-03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8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86" w:author="Phuong Dong Ngo" w:date="2023-02-23T09:56:00Z">
              <w:r>
                <w:rPr>
                  <w:rFonts w:cs="Arial" w:ascii="Arial" w:hAnsi="Arial"/>
                  <w:spacing w:val="-4"/>
                  <w:sz w:val="18"/>
                  <w:szCs w:val="18"/>
                </w:rPr>
                <w:delText xml:space="preserve">DMC 1/3 </w:delText>
              </w:r>
            </w:del>
            <w:del w:id="587" w:author="Phuong Dong Ngo" w:date="2023-02-23T09:56:00Z">
              <w:r>
                <w:rPr>
                  <w:rFonts w:cs="Arial" w:ascii="Arial" w:hAnsi="Arial"/>
                  <w:spacing w:val="-4"/>
                  <w:sz w:val="18"/>
                  <w:szCs w:val="18"/>
                  <w:u w:val="single"/>
                </w:rPr>
                <w:delText>MAINTENANCE</w:delText>
              </w:r>
            </w:del>
            <w:del w:id="588"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89" w:author="Phuong Dong Ngo" w:date="2023-02-23T09:56:00Z">
              <w:r>
                <w:rPr>
                  <w:rFonts w:cs="Arial" w:ascii="Arial" w:hAnsi="Arial"/>
                  <w:spacing w:val="-4"/>
                  <w:sz w:val="18"/>
                  <w:szCs w:val="18"/>
                </w:rPr>
                <w:delText>MEL 31-00-04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9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91" w:author="Phuong Dong Ngo" w:date="2023-02-23T09:56:00Z">
              <w:r>
                <w:rPr>
                  <w:rFonts w:cs="Arial" w:ascii="Arial" w:hAnsi="Arial"/>
                  <w:spacing w:val="-4"/>
                  <w:sz w:val="18"/>
                  <w:szCs w:val="18"/>
                </w:rPr>
                <w:delText xml:space="preserve">DMC 2/3 </w:delText>
              </w:r>
            </w:del>
            <w:del w:id="592" w:author="Phuong Dong Ngo" w:date="2023-02-23T09:56:00Z">
              <w:r>
                <w:rPr>
                  <w:rFonts w:cs="Arial" w:ascii="Arial" w:hAnsi="Arial"/>
                  <w:spacing w:val="-4"/>
                  <w:sz w:val="18"/>
                  <w:szCs w:val="18"/>
                  <w:u w:val="single"/>
                </w:rPr>
                <w:delText>MAINTENANCE</w:delText>
              </w:r>
            </w:del>
            <w:del w:id="593"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594" w:author="Phuong Dong Ngo" w:date="2023-02-23T09:56:00Z">
              <w:r>
                <w:rPr>
                  <w:rFonts w:cs="Arial" w:ascii="Arial" w:hAnsi="Arial"/>
                  <w:spacing w:val="-4"/>
                  <w:sz w:val="18"/>
                  <w:szCs w:val="18"/>
                </w:rPr>
                <w:delText>MEL 31-00-05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59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96" w:author="Phuong Dong Ngo" w:date="2023-02-23T09:56:00Z">
              <w:r>
                <w:rPr>
                  <w:rFonts w:cs="Arial" w:ascii="Arial" w:hAnsi="Arial"/>
                  <w:spacing w:val="-4"/>
                  <w:sz w:val="18"/>
                  <w:szCs w:val="18"/>
                </w:rPr>
                <w:delText xml:space="preserve">DFDR ACCEL </w:delText>
              </w:r>
            </w:del>
            <w:del w:id="597" w:author="Phuong Dong Ngo" w:date="2023-02-23T09:56:00Z">
              <w:r>
                <w:rPr>
                  <w:rFonts w:cs="Arial" w:ascii="Arial" w:hAnsi="Arial"/>
                  <w:spacing w:val="-4"/>
                  <w:sz w:val="18"/>
                  <w:szCs w:val="18"/>
                  <w:u w:val="single"/>
                </w:rPr>
                <w:delText>MAINTENANCE</w:delText>
              </w:r>
            </w:del>
            <w:del w:id="598" w:author="Phuong Dong Ngo" w:date="2023-02-23T09:56:00Z">
              <w:r>
                <w:rPr>
                  <w:rFonts w:cs="Arial" w:ascii="Arial" w:hAnsi="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599" w:author="Phuong Dong Ngo" w:date="2023-02-23T09:56:00Z">
              <w:r>
                <w:rPr>
                  <w:rFonts w:cs="Arial" w:ascii="Arial" w:hAnsi="Arial"/>
                  <w:spacing w:val="-4"/>
                  <w:sz w:val="18"/>
                  <w:szCs w:val="18"/>
                </w:rPr>
                <w:delText>MEL 31-00-06</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0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1" w:author="Phuong Dong Ngo" w:date="2023-02-23T09:56:00Z">
              <w:r>
                <w:rPr>
                  <w:rFonts w:cs="Arial" w:ascii="Arial" w:hAnsi="Arial"/>
                  <w:spacing w:val="-4"/>
                  <w:sz w:val="18"/>
                  <w:szCs w:val="18"/>
                </w:rPr>
                <w:delText>Printer</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2" w:author="Phuong Dong Ngo" w:date="2023-02-23T09:56:00Z">
              <w:r>
                <w:rPr>
                  <w:rFonts w:cs="Arial" w:ascii="Arial" w:hAnsi="Arial"/>
                  <w:spacing w:val="-4"/>
                  <w:sz w:val="18"/>
                  <w:szCs w:val="18"/>
                </w:rPr>
                <w:delText>MEL 31-00-07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0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4" w:author="Phuong Dong Ngo" w:date="2023-02-23T09:56:00Z">
              <w:r>
                <w:rPr>
                  <w:rFonts w:cs="Arial" w:ascii="Arial" w:hAnsi="Arial"/>
                  <w:spacing w:val="-4"/>
                  <w:sz w:val="18"/>
                  <w:szCs w:val="18"/>
                </w:rPr>
                <w:delText>Nose Wheel Tie Bolt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5" w:author="Phuong Dong Ngo" w:date="2023-02-23T09:56:00Z">
              <w:r>
                <w:rPr>
                  <w:rFonts w:cs="Arial" w:ascii="Arial" w:hAnsi="Arial"/>
                  <w:spacing w:val="-4"/>
                  <w:sz w:val="18"/>
                  <w:szCs w:val="18"/>
                </w:rPr>
                <w:delText>MEL 31-30-07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0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7" w:author="Phuong Dong Ngo" w:date="2023-02-23T09:56:00Z">
              <w:r>
                <w:rPr>
                  <w:rFonts w:cs="Arial" w:ascii="Arial" w:hAnsi="Arial"/>
                  <w:spacing w:val="-4"/>
                  <w:sz w:val="18"/>
                  <w:szCs w:val="18"/>
                </w:rPr>
                <w:delText>Main Wheel Tie Bolt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08" w:author="Phuong Dong Ngo" w:date="2023-02-23T09:56:00Z">
              <w:r>
                <w:rPr>
                  <w:rFonts w:cs="Arial" w:ascii="Arial" w:hAnsi="Arial"/>
                  <w:spacing w:val="-4"/>
                  <w:sz w:val="18"/>
                  <w:szCs w:val="18"/>
                </w:rPr>
                <w:delText>MEL 32-41-01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0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0" w:author="Phuong Dong Ngo" w:date="2023-02-23T09:56:00Z">
              <w:r>
                <w:rPr>
                  <w:rFonts w:cs="Arial" w:ascii="Arial" w:hAnsi="Arial"/>
                  <w:spacing w:val="-4"/>
                  <w:sz w:val="18"/>
                  <w:szCs w:val="18"/>
                </w:rPr>
                <w:delText>Brake Temperature Monitoring Unit (BTMU)</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1" w:author="Phuong Dong Ngo" w:date="2023-02-23T09:56:00Z">
              <w:r>
                <w:rPr>
                  <w:rFonts w:cs="Arial" w:ascii="Arial" w:hAnsi="Arial"/>
                  <w:spacing w:val="-4"/>
                  <w:sz w:val="18"/>
                  <w:szCs w:val="18"/>
                </w:rPr>
                <w:delText>MEL 32-41-02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1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3" w:author="Phuong Dong Ngo" w:date="2023-02-23T09:56:00Z">
              <w:r>
                <w:rPr>
                  <w:rFonts w:cs="Arial" w:ascii="Arial" w:hAnsi="Arial"/>
                  <w:spacing w:val="-4"/>
                  <w:sz w:val="18"/>
                  <w:szCs w:val="18"/>
                </w:rPr>
                <w:delText>Brake Fan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4" w:author="Phuong Dong Ngo" w:date="2023-02-23T09:56:00Z">
              <w:r>
                <w:rPr>
                  <w:rFonts w:cs="Arial" w:ascii="Arial" w:hAnsi="Arial"/>
                  <w:spacing w:val="-4"/>
                  <w:sz w:val="18"/>
                  <w:szCs w:val="18"/>
                </w:rPr>
                <w:delText>MEL 32-47-01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1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6" w:author="Phuong Dong Ngo" w:date="2023-02-23T09:56:00Z">
              <w:r>
                <w:rPr>
                  <w:rFonts w:cs="Arial" w:ascii="Arial" w:hAnsi="Arial"/>
                  <w:spacing w:val="-4"/>
                  <w:sz w:val="18"/>
                  <w:szCs w:val="18"/>
                </w:rPr>
                <w:delText>BRK FAN pb-sw HOT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7" w:author="Phuong Dong Ngo" w:date="2023-02-23T09:56:00Z">
              <w:r>
                <w:rPr>
                  <w:rFonts w:cs="Arial" w:ascii="Arial" w:hAnsi="Arial"/>
                  <w:spacing w:val="-4"/>
                  <w:sz w:val="18"/>
                  <w:szCs w:val="18"/>
                </w:rPr>
                <w:delText>MEL 32-48-01A Brake Fan System not used</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1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19" w:author="Phuong Dong Ngo" w:date="2023-02-23T09:56:00Z">
              <w:r>
                <w:rPr>
                  <w:rFonts w:cs="Arial" w:ascii="Arial" w:hAnsi="Arial"/>
                  <w:spacing w:val="-4"/>
                  <w:sz w:val="18"/>
                  <w:szCs w:val="18"/>
                </w:rPr>
                <w:delText>BRK FAN pb-sw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20" w:author="Phuong Dong Ngo" w:date="2023-02-23T09:56:00Z">
              <w:r>
                <w:rPr>
                  <w:rFonts w:cs="Arial" w:ascii="Arial" w:hAnsi="Arial"/>
                  <w:spacing w:val="-4"/>
                  <w:sz w:val="18"/>
                  <w:szCs w:val="18"/>
                </w:rPr>
                <w:delText>MEL 32-48-02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2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22" w:author="Phuong Dong Ngo" w:date="2023-02-23T09:56:00Z">
              <w:r>
                <w:rPr>
                  <w:rFonts w:cs="Arial" w:ascii="Arial" w:hAnsi="Arial"/>
                  <w:spacing w:val="-4"/>
                  <w:sz w:val="18"/>
                  <w:szCs w:val="18"/>
                </w:rPr>
                <w:delText>PARKING BRAKE light on the NWS Electrical Deactivation Box</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23" w:author="Phuong Dong Ngo" w:date="2023-02-23T09:56:00Z">
              <w:r>
                <w:rPr>
                  <w:rFonts w:cs="Arial" w:ascii="Arial" w:hAnsi="Arial"/>
                  <w:spacing w:val="-4"/>
                  <w:sz w:val="18"/>
                  <w:szCs w:val="18"/>
                </w:rPr>
                <w:delText>MEL 32-48-03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2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lang w:val="en-US" w:eastAsia="en-US"/>
              </w:rPr>
            </w:pPr>
            <w:del w:id="625" w:author="Phuong Dong Ngo" w:date="2023-02-23T09:56:00Z">
              <w:r>
                <w:rPr>
                  <w:rFonts w:cs="Arial" w:ascii="Arial" w:hAnsi="Arial"/>
                  <w:spacing w:val="-4"/>
                  <w:sz w:val="18"/>
                  <w:szCs w:val="18"/>
                </w:rPr>
                <w:delText>ANN LT Overhead Panel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26" w:author="Phuong Dong Ngo" w:date="2023-02-23T09:56:00Z">
              <w:r>
                <w:rPr>
                  <w:rFonts w:cs="Arial" w:ascii="Arial" w:hAnsi="Arial"/>
                  <w:spacing w:val="-4"/>
                  <w:sz w:val="18"/>
                  <w:szCs w:val="18"/>
                </w:rPr>
                <w:delText>MEL 32-51-04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2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del w:id="628" w:author="Phuong Dong Ngo" w:date="2023-02-23T09:56:00Z">
              <w:r>
                <w:rPr>
                  <w:rFonts w:cs="Arial" w:ascii="Arial" w:hAnsi="Arial"/>
                  <w:spacing w:val="-4"/>
                  <w:sz w:val="18"/>
                  <w:szCs w:val="18"/>
                </w:rPr>
                <w:delText>SIGNS Overhead Panel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29" w:author="Phuong Dong Ngo" w:date="2023-02-23T09:56:00Z">
              <w:r>
                <w:rPr>
                  <w:rFonts w:cs="Arial" w:ascii="Arial" w:hAnsi="Arial"/>
                  <w:spacing w:val="-4"/>
                  <w:sz w:val="18"/>
                  <w:szCs w:val="18"/>
                </w:rPr>
                <w:delText>MEL 33-01-01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3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31" w:author="Phuong Dong Ngo" w:date="2023-02-23T09:56:00Z">
              <w:r>
                <w:rPr>
                  <w:rFonts w:cs="Arial" w:ascii="Arial" w:hAnsi="Arial"/>
                  <w:spacing w:val="-4"/>
                  <w:sz w:val="18"/>
                  <w:szCs w:val="18"/>
                </w:rPr>
                <w:delText>Cabin General Illumination</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32" w:author="Phuong Dong Ngo" w:date="2023-02-23T09:56:00Z">
              <w:r>
                <w:rPr>
                  <w:rFonts w:cs="Arial" w:ascii="Arial" w:hAnsi="Arial"/>
                  <w:spacing w:val="-4"/>
                  <w:sz w:val="18"/>
                  <w:szCs w:val="18"/>
                </w:rPr>
                <w:delText>MEL 33-01-02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3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del w:id="635" w:author="Phuong Dong Ngo" w:date="2023-02-23T09:56:00Z"/>
              </w:rPr>
            </w:pPr>
            <w:del w:id="634" w:author="Phuong Dong Ngo" w:date="2023-02-23T09:56:00Z">
              <w:r>
                <w:rPr>
                  <w:rFonts w:cs="Arial"/>
                  <w:spacing w:val="-4"/>
                  <w:sz w:val="18"/>
                  <w:szCs w:val="18"/>
                </w:rPr>
                <w:delText>Cabin Signs (No Smoking/No Electronic</w:delText>
              </w:r>
            </w:del>
          </w:p>
          <w:p>
            <w:pPr>
              <w:pStyle w:val="BodyText"/>
              <w:rPr>
                <w:rFonts w:ascii="Arial" w:hAnsi="Arial" w:cs="Arial"/>
                <w:spacing w:val="-4"/>
                <w:sz w:val="18"/>
                <w:szCs w:val="18"/>
              </w:rPr>
            </w:pPr>
            <w:del w:id="636" w:author="Phuong Dong Ngo" w:date="2023-02-23T09:56:00Z">
              <w:r>
                <w:rPr>
                  <w:rFonts w:cs="Arial" w:ascii="Arial" w:hAnsi="Arial"/>
                  <w:spacing w:val="-4"/>
                  <w:sz w:val="18"/>
                  <w:szCs w:val="18"/>
                </w:rPr>
                <w:delText>Devices/Fasten Seat Belt/Return to Seat)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37" w:author="Phuong Dong Ngo" w:date="2023-02-23T09:56:00Z">
              <w:r>
                <w:rPr>
                  <w:rFonts w:cs="Arial" w:ascii="Arial" w:hAnsi="Arial"/>
                  <w:spacing w:val="-4"/>
                  <w:sz w:val="18"/>
                  <w:szCs w:val="18"/>
                </w:rPr>
                <w:delText>MEL 33-20-01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3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39" w:author="Phuong Dong Ngo" w:date="2023-02-23T09:56:00Z">
              <w:r>
                <w:rPr>
                  <w:rFonts w:cs="Arial"/>
                  <w:spacing w:val="-4"/>
                  <w:sz w:val="18"/>
                  <w:szCs w:val="18"/>
                </w:rPr>
                <w:delText>Lavatory Sign (Return to seat)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40" w:author="Phuong Dong Ngo" w:date="2023-02-23T09:56:00Z">
              <w:r>
                <w:rPr>
                  <w:rFonts w:cs="Arial" w:ascii="Arial" w:hAnsi="Arial"/>
                  <w:spacing w:val="-4"/>
                  <w:sz w:val="18"/>
                  <w:szCs w:val="18"/>
                </w:rPr>
                <w:delText>MEL 33-20-02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4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42" w:author="Phuong Dong Ngo" w:date="2023-02-23T09:56:00Z">
              <w:r>
                <w:rPr>
                  <w:rFonts w:cs="Arial"/>
                  <w:spacing w:val="-4"/>
                  <w:sz w:val="18"/>
                  <w:szCs w:val="18"/>
                </w:rPr>
                <w:delText>Cargo and Service Compartment Lighting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43" w:author="Phuong Dong Ngo" w:date="2023-02-23T09:56:00Z">
              <w:r>
                <w:rPr>
                  <w:rFonts w:cs="Arial" w:ascii="Arial" w:hAnsi="Arial"/>
                  <w:spacing w:val="-4"/>
                  <w:sz w:val="18"/>
                  <w:szCs w:val="18"/>
                </w:rPr>
                <w:delText>MEL 33-20-03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4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45" w:author="Phuong Dong Ngo" w:date="2023-02-23T09:56:00Z">
              <w:r>
                <w:rPr>
                  <w:rFonts w:cs="Arial"/>
                  <w:spacing w:val="-4"/>
                  <w:sz w:val="18"/>
                  <w:szCs w:val="18"/>
                </w:rPr>
                <w:delText>Exterior Lighting</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46" w:author="Phuong Dong Ngo" w:date="2023-02-23T09:56:00Z">
              <w:r>
                <w:rPr>
                  <w:rFonts w:cs="Arial" w:ascii="Arial" w:hAnsi="Arial"/>
                  <w:spacing w:val="-4"/>
                  <w:sz w:val="18"/>
                  <w:szCs w:val="18"/>
                </w:rPr>
                <w:delText>MEL 33-30-01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4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pPr>
            <w:del w:id="648" w:author="Phuong Dong Ngo" w:date="2023-02-23T09:56:00Z">
              <w:r>
                <w:rPr>
                  <w:rFonts w:cs="Arial"/>
                  <w:spacing w:val="-4"/>
                  <w:sz w:val="18"/>
                  <w:szCs w:val="18"/>
                </w:rPr>
                <w:delText xml:space="preserve">ADR </w:delText>
              </w:r>
            </w:del>
            <w:del w:id="649" w:author="Phuong Dong Ngo" w:date="2023-02-23T09:56:00Z">
              <w:r>
                <w:rPr>
                  <w:rFonts w:cs="Arial"/>
                  <w:spacing w:val="-4"/>
                  <w:sz w:val="18"/>
                  <w:szCs w:val="18"/>
                  <w:u w:val="single"/>
                </w:rPr>
                <w:delText>MAINTENANCE</w:delText>
              </w:r>
            </w:del>
            <w:del w:id="650" w:author="Phuong Dong Ngo" w:date="2023-02-23T09:56:00Z">
              <w:r>
                <w:rPr>
                  <w:rFonts w:cs="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51" w:author="Phuong Dong Ngo" w:date="2023-02-23T09:56:00Z">
              <w:r>
                <w:rPr>
                  <w:rFonts w:cs="Arial" w:ascii="Arial" w:hAnsi="Arial"/>
                  <w:spacing w:val="-4"/>
                  <w:sz w:val="18"/>
                  <w:szCs w:val="18"/>
                </w:rPr>
                <w:delText>MEL 33-40</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5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pPr>
            <w:del w:id="653" w:author="Phuong Dong Ngo" w:date="2023-02-23T09:56:00Z">
              <w:r>
                <w:rPr>
                  <w:rFonts w:cs="Arial"/>
                  <w:spacing w:val="-4"/>
                  <w:sz w:val="18"/>
                  <w:szCs w:val="18"/>
                </w:rPr>
                <w:delText xml:space="preserve">IR </w:delText>
              </w:r>
            </w:del>
            <w:del w:id="654" w:author="Phuong Dong Ngo" w:date="2023-02-23T09:56:00Z">
              <w:r>
                <w:rPr>
                  <w:rFonts w:cs="Arial"/>
                  <w:spacing w:val="-4"/>
                  <w:sz w:val="18"/>
                  <w:szCs w:val="18"/>
                  <w:u w:val="single"/>
                </w:rPr>
                <w:delText>MAINTENANCE</w:delText>
              </w:r>
            </w:del>
            <w:del w:id="655" w:author="Phuong Dong Ngo" w:date="2023-02-23T09:56:00Z">
              <w:r>
                <w:rPr>
                  <w:rFonts w:cs="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56" w:author="Phuong Dong Ngo" w:date="2023-02-23T09:56:00Z">
              <w:r>
                <w:rPr>
                  <w:rFonts w:cs="Arial" w:ascii="Arial" w:hAnsi="Arial"/>
                  <w:spacing w:val="-4"/>
                  <w:sz w:val="18"/>
                  <w:szCs w:val="18"/>
                </w:rPr>
                <w:delText>MEL 34-00-01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5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58" w:author="Phuong Dong Ngo" w:date="2023-02-23T09:56:00Z">
              <w:r>
                <w:rPr>
                  <w:rFonts w:cs="Arial"/>
                  <w:spacing w:val="-4"/>
                  <w:sz w:val="18"/>
                  <w:szCs w:val="18"/>
                </w:rPr>
                <w:delText>ADR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59" w:author="Phuong Dong Ngo" w:date="2023-02-23T09:56:00Z">
              <w:r>
                <w:rPr>
                  <w:rFonts w:cs="Arial" w:ascii="Arial" w:hAnsi="Arial"/>
                  <w:spacing w:val="-4"/>
                  <w:sz w:val="18"/>
                  <w:szCs w:val="18"/>
                </w:rPr>
                <w:delText>MEL 34-00-02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6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pPr>
            <w:del w:id="661" w:author="Phuong Dong Ngo" w:date="2023-02-23T09:56:00Z">
              <w:r>
                <w:rPr>
                  <w:rFonts w:cs="Arial"/>
                  <w:spacing w:val="-4"/>
                  <w:sz w:val="18"/>
                  <w:szCs w:val="18"/>
                </w:rPr>
                <w:delText>IR pb-sw OFF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62" w:author="Phuong Dong Ngo" w:date="2023-02-23T09:56:00Z">
              <w:r>
                <w:rPr>
                  <w:rFonts w:cs="Arial" w:ascii="Arial" w:hAnsi="Arial"/>
                  <w:spacing w:val="-4"/>
                  <w:sz w:val="18"/>
                  <w:szCs w:val="18"/>
                </w:rPr>
                <w:delText>MEL 34-01-01-02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63"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64" w:author="Phuong Dong Ngo" w:date="2023-02-23T09:56:00Z">
              <w:r>
                <w:rPr>
                  <w:rFonts w:cs="Arial"/>
                  <w:spacing w:val="-4"/>
                  <w:sz w:val="18"/>
                  <w:szCs w:val="18"/>
                </w:rPr>
                <w:delText>ON BAT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65" w:author="Phuong Dong Ngo" w:date="2023-02-23T09:56:00Z">
              <w:r>
                <w:rPr>
                  <w:rFonts w:cs="Arial" w:ascii="Arial" w:hAnsi="Arial"/>
                  <w:spacing w:val="-4"/>
                  <w:sz w:val="18"/>
                  <w:szCs w:val="18"/>
                </w:rPr>
                <w:delText>MEL 34-01-01-04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66"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67" w:author="Phuong Dong Ngo" w:date="2023-02-23T09:56:00Z">
              <w:r>
                <w:rPr>
                  <w:rFonts w:cs="Arial"/>
                  <w:spacing w:val="-4"/>
                  <w:sz w:val="18"/>
                  <w:szCs w:val="18"/>
                </w:rPr>
                <w:delText>Chrono Indication on the ND</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68" w:author="Phuong Dong Ngo" w:date="2023-02-23T09:56:00Z">
              <w:r>
                <w:rPr>
                  <w:rFonts w:cs="Arial" w:ascii="Arial" w:hAnsi="Arial"/>
                  <w:spacing w:val="-4"/>
                  <w:sz w:val="18"/>
                  <w:szCs w:val="18"/>
                </w:rPr>
                <w:delText>MEL 34-01-01-05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69"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70" w:author="Phuong Dong Ngo" w:date="2023-02-23T09:56:00Z">
              <w:r>
                <w:rPr>
                  <w:rFonts w:cs="Arial"/>
                  <w:spacing w:val="-4"/>
                  <w:sz w:val="18"/>
                  <w:szCs w:val="18"/>
                </w:rPr>
                <w:delText>Exterior Crew Oxygen Overpressure Indicator Disc (Green Disc)</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71" w:author="Phuong Dong Ngo" w:date="2023-02-23T09:56:00Z">
              <w:r>
                <w:rPr>
                  <w:rFonts w:cs="Arial" w:ascii="Arial" w:hAnsi="Arial"/>
                  <w:spacing w:val="-4"/>
                  <w:sz w:val="18"/>
                  <w:szCs w:val="18"/>
                </w:rPr>
                <w:delText>MEL 34-06-07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7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73" w:author="Phuong Dong Ngo" w:date="2023-02-23T09:56:00Z">
              <w:r>
                <w:rPr>
                  <w:rFonts w:cs="Arial"/>
                  <w:spacing w:val="-4"/>
                  <w:sz w:val="18"/>
                  <w:szCs w:val="18"/>
                </w:rPr>
                <w:delText>Lavatory Oxygen Unit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74" w:author="Phuong Dong Ngo" w:date="2023-02-23T09:56:00Z">
              <w:r>
                <w:rPr>
                  <w:rFonts w:cs="Arial" w:ascii="Arial" w:hAnsi="Arial"/>
                  <w:spacing w:val="-4"/>
                  <w:sz w:val="18"/>
                  <w:szCs w:val="18"/>
                </w:rPr>
                <w:delText>MEL 35-10-03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7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76" w:author="Phuong Dong Ngo" w:date="2023-02-23T09:56:00Z">
              <w:r>
                <w:rPr>
                  <w:rFonts w:cs="Arial"/>
                  <w:spacing w:val="-4"/>
                  <w:sz w:val="18"/>
                  <w:szCs w:val="18"/>
                </w:rPr>
                <w:delText>Manual Release Tool</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77" w:author="Phuong Dong Ngo" w:date="2023-02-23T09:56:00Z">
              <w:r>
                <w:rPr>
                  <w:rFonts w:cs="Arial" w:ascii="Arial" w:hAnsi="Arial"/>
                  <w:spacing w:val="-4"/>
                  <w:sz w:val="18"/>
                  <w:szCs w:val="18"/>
                </w:rPr>
                <w:delText>MEL 35-20-03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7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79" w:author="Phuong Dong Ngo" w:date="2023-02-23T09:56:00Z">
              <w:r>
                <w:rPr>
                  <w:rFonts w:cs="Arial"/>
                  <w:spacing w:val="-4"/>
                  <w:sz w:val="18"/>
                  <w:szCs w:val="18"/>
                </w:rPr>
                <w:delText>Flight Crew Portable Protective Breathing Equipment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80" w:author="Phuong Dong Ngo" w:date="2023-02-23T09:56:00Z">
              <w:r>
                <w:rPr>
                  <w:rFonts w:cs="Arial" w:ascii="Arial" w:hAnsi="Arial"/>
                  <w:spacing w:val="-4"/>
                  <w:sz w:val="18"/>
                  <w:szCs w:val="18"/>
                </w:rPr>
                <w:delText>MEL 35-20-05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8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82" w:author="Phuong Dong Ngo" w:date="2023-02-23T09:56:00Z">
              <w:r>
                <w:rPr>
                  <w:rFonts w:cs="Arial"/>
                  <w:spacing w:val="-4"/>
                  <w:sz w:val="18"/>
                  <w:szCs w:val="18"/>
                </w:rPr>
                <w:delText>APU Bleed Air Supply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83" w:author="Phuong Dong Ngo" w:date="2023-02-23T09:56:00Z">
              <w:r>
                <w:rPr>
                  <w:rFonts w:cs="Arial" w:ascii="Arial" w:hAnsi="Arial"/>
                  <w:spacing w:val="-4"/>
                  <w:sz w:val="18"/>
                  <w:szCs w:val="18"/>
                </w:rPr>
                <w:delText>MEL 35-30-02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8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85" w:author="Phuong Dong Ngo" w:date="2023-02-23T09:56:00Z">
              <w:r>
                <w:rPr>
                  <w:rFonts w:cs="Arial"/>
                  <w:spacing w:val="-4"/>
                  <w:sz w:val="18"/>
                  <w:szCs w:val="18"/>
                </w:rPr>
                <w:delText>Fuel Tank Inerting System</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86" w:author="Phuong Dong Ngo" w:date="2023-02-23T09:56:00Z">
              <w:r>
                <w:rPr>
                  <w:rFonts w:cs="Arial" w:ascii="Arial" w:hAnsi="Arial"/>
                  <w:spacing w:val="-4"/>
                  <w:sz w:val="18"/>
                  <w:szCs w:val="18"/>
                </w:rPr>
                <w:delText>MEL 36-12-01A</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8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pPr>
            <w:del w:id="688" w:author="Phuong Dong Ngo" w:date="2023-02-23T09:56:00Z">
              <w:r>
                <w:rPr>
                  <w:rFonts w:cs="Arial"/>
                  <w:spacing w:val="-4"/>
                  <w:sz w:val="18"/>
                  <w:szCs w:val="18"/>
                </w:rPr>
                <w:delText xml:space="preserve">APU </w:delText>
              </w:r>
            </w:del>
            <w:del w:id="689" w:author="Phuong Dong Ngo" w:date="2023-02-23T09:56:00Z">
              <w:r>
                <w:rPr>
                  <w:rFonts w:cs="Arial"/>
                  <w:spacing w:val="-4"/>
                  <w:sz w:val="18"/>
                  <w:szCs w:val="18"/>
                  <w:u w:val="single"/>
                </w:rPr>
                <w:delText>MAINTENANCE</w:delText>
              </w:r>
            </w:del>
            <w:del w:id="690" w:author="Phuong Dong Ngo" w:date="2023-02-23T09:56:00Z">
              <w:r>
                <w:rPr>
                  <w:rFonts w:cs="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91" w:author="Phuong Dong Ngo" w:date="2023-02-23T09:56:00Z">
              <w:r>
                <w:rPr>
                  <w:rFonts w:cs="Arial" w:ascii="Arial" w:hAnsi="Arial"/>
                  <w:spacing w:val="-4"/>
                  <w:sz w:val="18"/>
                  <w:szCs w:val="18"/>
                </w:rPr>
                <w:delText>MEL 47-10-01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92"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93" w:author="Phuong Dong Ngo" w:date="2023-02-23T09:56:00Z">
              <w:r>
                <w:rPr>
                  <w:rFonts w:cs="Arial"/>
                  <w:spacing w:val="-4"/>
                  <w:sz w:val="18"/>
                  <w:szCs w:val="18"/>
                </w:rPr>
                <w:delText>APU MASTER SW pb-sw FAULT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94" w:author="Phuong Dong Ngo" w:date="2023-02-23T09:56:00Z">
              <w:r>
                <w:rPr>
                  <w:rFonts w:cs="Arial" w:ascii="Arial" w:hAnsi="Arial"/>
                  <w:spacing w:val="-4"/>
                  <w:sz w:val="18"/>
                  <w:szCs w:val="18"/>
                </w:rPr>
                <w:delText>MEL 49-00-01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9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96" w:author="Phuong Dong Ngo" w:date="2023-02-23T09:56:00Z">
              <w:r>
                <w:rPr>
                  <w:rFonts w:cs="Arial"/>
                  <w:spacing w:val="-4"/>
                  <w:sz w:val="18"/>
                  <w:szCs w:val="18"/>
                </w:rPr>
                <w:delText>APU MASTER SW pb-sw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697" w:author="Phuong Dong Ngo" w:date="2023-02-23T09:56:00Z">
              <w:r>
                <w:rPr>
                  <w:rFonts w:cs="Arial" w:ascii="Arial" w:hAnsi="Arial"/>
                  <w:spacing w:val="-4"/>
                  <w:sz w:val="18"/>
                  <w:szCs w:val="18"/>
                </w:rPr>
                <w:delText>MEL 49-01-01</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698"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699" w:author="Phuong Dong Ngo" w:date="2023-02-23T09:56:00Z">
              <w:r>
                <w:rPr>
                  <w:rFonts w:cs="Arial"/>
                  <w:spacing w:val="-4"/>
                  <w:sz w:val="18"/>
                  <w:szCs w:val="18"/>
                </w:rPr>
                <w:delText>APU START pb-sw AVAIL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700" w:author="Phuong Dong Ngo" w:date="2023-02-23T09:56:00Z">
              <w:r>
                <w:rPr>
                  <w:rFonts w:cs="Arial" w:ascii="Arial" w:hAnsi="Arial"/>
                  <w:spacing w:val="-4"/>
                  <w:sz w:val="18"/>
                  <w:szCs w:val="18"/>
                </w:rPr>
                <w:delText>MEL 49-01-02</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701"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702" w:author="Phuong Dong Ngo" w:date="2023-02-23T09:56:00Z">
              <w:r>
                <w:rPr>
                  <w:rFonts w:cs="Arial"/>
                  <w:spacing w:val="-4"/>
                  <w:sz w:val="18"/>
                  <w:szCs w:val="18"/>
                </w:rPr>
                <w:delText>APU START pb-sw ON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703" w:author="Phuong Dong Ngo" w:date="2023-02-23T09:56:00Z">
              <w:r>
                <w:rPr>
                  <w:rFonts w:cs="Arial" w:ascii="Arial" w:hAnsi="Arial"/>
                  <w:spacing w:val="-4"/>
                  <w:sz w:val="18"/>
                  <w:szCs w:val="18"/>
                </w:rPr>
                <w:delText>MEL 49-01-03</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704"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705" w:author="Phuong Dong Ngo" w:date="2023-02-23T09:56:00Z">
              <w:r>
                <w:rPr>
                  <w:rFonts w:cs="Arial"/>
                  <w:spacing w:val="-4"/>
                  <w:sz w:val="18"/>
                  <w:szCs w:val="18"/>
                </w:rPr>
                <w:delText>Cargo Doors Open/Locked Indicator light</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706" w:author="Phuong Dong Ngo" w:date="2023-02-23T09:56:00Z">
              <w:r>
                <w:rPr>
                  <w:rFonts w:cs="Arial" w:ascii="Arial" w:hAnsi="Arial"/>
                  <w:spacing w:val="-4"/>
                  <w:sz w:val="18"/>
                  <w:szCs w:val="18"/>
                </w:rPr>
                <w:delText>MEL 49-01-04</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707"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rFonts w:cs="Arial"/>
                <w:spacing w:val="-4"/>
                <w:sz w:val="18"/>
                <w:szCs w:val="18"/>
              </w:rPr>
            </w:pPr>
            <w:del w:id="708" w:author="Phuong Dong Ngo" w:date="2023-02-23T09:56:00Z">
              <w:r>
                <w:rPr>
                  <w:rFonts w:cs="Arial"/>
                  <w:spacing w:val="-4"/>
                  <w:sz w:val="18"/>
                  <w:szCs w:val="18"/>
                </w:rPr>
                <w:delText>CDLS Keypad LED</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709" w:author="Phuong Dong Ngo" w:date="2023-02-23T09:56:00Z">
              <w:r>
                <w:rPr>
                  <w:rFonts w:cs="Arial" w:ascii="Arial" w:hAnsi="Arial"/>
                  <w:spacing w:val="-4"/>
                  <w:sz w:val="18"/>
                  <w:szCs w:val="18"/>
                </w:rPr>
                <w:delText>MEL 52-30-07</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71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6" w:space="0" w:color="000000"/>
              <w:end w:val="single" w:sz="6" w:space="0" w:color="000000"/>
            </w:tcBorders>
            <w:shd w:fill="FFFFFF" w:val="clear"/>
            <w:vAlign w:val="center"/>
          </w:tcPr>
          <w:p>
            <w:pPr>
              <w:pStyle w:val="BodyText"/>
              <w:spacing w:lineRule="auto" w:line="276"/>
              <w:ind w:end="-6"/>
              <w:rPr/>
            </w:pPr>
            <w:del w:id="711" w:author="Phuong Dong Ngo" w:date="2023-02-23T09:56:00Z">
              <w:r>
                <w:rPr>
                  <w:rFonts w:cs="Arial"/>
                  <w:spacing w:val="-4"/>
                  <w:sz w:val="18"/>
                  <w:szCs w:val="18"/>
                </w:rPr>
                <w:delText xml:space="preserve">ENG EIU </w:delText>
              </w:r>
            </w:del>
            <w:del w:id="712" w:author="Phuong Dong Ngo" w:date="2023-02-23T09:56:00Z">
              <w:r>
                <w:rPr>
                  <w:rFonts w:cs="Arial"/>
                  <w:spacing w:val="-4"/>
                  <w:sz w:val="18"/>
                  <w:szCs w:val="18"/>
                  <w:u w:val="single"/>
                </w:rPr>
                <w:delText>MAINTENANCE</w:delText>
              </w:r>
            </w:del>
            <w:del w:id="713" w:author="Phuong Dong Ngo" w:date="2023-02-23T09:56:00Z">
              <w:r>
                <w:rPr>
                  <w:rFonts w:cs="Arial"/>
                  <w:spacing w:val="-4"/>
                  <w:sz w:val="18"/>
                  <w:szCs w:val="18"/>
                </w:rPr>
                <w:delText xml:space="preserve"> Message</w:delText>
              </w:r>
            </w:del>
          </w:p>
        </w:tc>
        <w:tc>
          <w:tcPr>
            <w:tcW w:w="252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pacing w:val="-4"/>
                <w:sz w:val="18"/>
                <w:szCs w:val="18"/>
              </w:rPr>
            </w:pPr>
            <w:del w:id="714" w:author="Phuong Dong Ngo" w:date="2023-02-23T09:56:00Z">
              <w:r>
                <w:rPr>
                  <w:rFonts w:cs="Arial" w:ascii="Arial" w:hAnsi="Arial"/>
                  <w:spacing w:val="-4"/>
                  <w:sz w:val="18"/>
                  <w:szCs w:val="18"/>
                </w:rPr>
                <w:delText>MEL 52-51-05</w:delText>
              </w:r>
            </w:del>
          </w:p>
        </w:tc>
        <w:tc>
          <w:tcPr>
            <w:tcW w:w="634"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sz w:val="18"/>
                <w:szCs w:val="18"/>
              </w:rPr>
            </w:pPr>
            <w:del w:id="715"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720" w:type="dxa"/>
            <w:tcBorders>
              <w:top w:val="single" w:sz="6" w:space="0" w:color="000000"/>
              <w:start w:val="single" w:sz="8" w:space="0" w:color="000000"/>
              <w:bottom w:val="single" w:sz="8" w:space="0" w:color="000000"/>
              <w:end w:val="single" w:sz="6" w:space="0" w:color="000000"/>
            </w:tcBorders>
            <w:shd w:fill="FFFFFF" w:val="clear"/>
            <w:vAlign w:val="center"/>
          </w:tcPr>
          <w:p>
            <w:pPr>
              <w:pStyle w:val="Normal"/>
              <w:numPr>
                <w:ilvl w:val="0"/>
                <w:numId w:val="2"/>
              </w:numPr>
              <w:snapToGrid w:val="false"/>
              <w:ind w:hanging="360" w:start="504" w:end="0"/>
              <w:jc w:val="center"/>
              <w:rPr>
                <w:rFonts w:ascii="Arial" w:hAnsi="Arial" w:cs="Arial"/>
                <w:b/>
                <w:sz w:val="20"/>
                <w:szCs w:val="20"/>
              </w:rPr>
            </w:pPr>
            <w:r>
              <w:rPr>
                <w:rFonts w:cs="Arial" w:ascii="Arial" w:hAnsi="Arial"/>
                <w:b/>
                <w:sz w:val="20"/>
                <w:szCs w:val="20"/>
              </w:rPr>
            </w:r>
          </w:p>
        </w:tc>
        <w:tc>
          <w:tcPr>
            <w:tcW w:w="3318" w:type="dxa"/>
            <w:tcBorders>
              <w:top w:val="single" w:sz="6" w:space="0" w:color="000000"/>
              <w:start w:val="single" w:sz="6" w:space="0" w:color="000000"/>
              <w:bottom w:val="single" w:sz="8" w:space="0" w:color="000000"/>
              <w:end w:val="single" w:sz="6" w:space="0" w:color="000000"/>
            </w:tcBorders>
            <w:shd w:fill="FFFFFF" w:val="clear"/>
            <w:vAlign w:val="center"/>
          </w:tcPr>
          <w:p>
            <w:pPr>
              <w:pStyle w:val="BodyText"/>
              <w:spacing w:lineRule="auto" w:line="276"/>
              <w:ind w:end="-6"/>
              <w:rPr/>
            </w:pPr>
            <w:del w:id="716" w:author="Phuong Dong Ngo" w:date="2023-02-23T09:56:00Z">
              <w:r>
                <w:rPr>
                  <w:rFonts w:cs="Arial"/>
                  <w:spacing w:val="-4"/>
                  <w:sz w:val="18"/>
                  <w:szCs w:val="18"/>
                </w:rPr>
                <w:delText xml:space="preserve">ENG EVMU </w:delText>
              </w:r>
            </w:del>
            <w:del w:id="717" w:author="Phuong Dong Ngo" w:date="2023-02-23T09:56:00Z">
              <w:r>
                <w:rPr>
                  <w:rFonts w:cs="Arial"/>
                  <w:spacing w:val="-4"/>
                  <w:sz w:val="18"/>
                  <w:szCs w:val="18"/>
                  <w:u w:val="single"/>
                </w:rPr>
                <w:delText>MAINTENANCE</w:delText>
              </w:r>
            </w:del>
            <w:del w:id="718" w:author="Phuong Dong Ngo" w:date="2023-02-23T09:56:00Z">
              <w:r>
                <w:rPr>
                  <w:rFonts w:cs="Arial"/>
                  <w:spacing w:val="-4"/>
                  <w:sz w:val="18"/>
                  <w:szCs w:val="18"/>
                </w:rPr>
                <w:delText xml:space="preserve"> Message</w:delText>
              </w:r>
            </w:del>
          </w:p>
        </w:tc>
        <w:tc>
          <w:tcPr>
            <w:tcW w:w="2524"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rPr>
                <w:rFonts w:ascii="Arial" w:hAnsi="Arial" w:cs="Arial"/>
                <w:spacing w:val="-4"/>
                <w:sz w:val="18"/>
                <w:szCs w:val="18"/>
              </w:rPr>
            </w:pPr>
            <w:del w:id="719" w:author="Phuong Dong Ngo" w:date="2023-02-23T09:56:00Z">
              <w:r>
                <w:rPr>
                  <w:rFonts w:cs="Arial" w:ascii="Arial" w:hAnsi="Arial"/>
                  <w:spacing w:val="-4"/>
                  <w:sz w:val="18"/>
                  <w:szCs w:val="18"/>
                </w:rPr>
                <w:delText>MEL 70-00-02</w:delText>
              </w:r>
            </w:del>
          </w:p>
        </w:tc>
        <w:tc>
          <w:tcPr>
            <w:tcW w:w="634"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jc w:val="center"/>
              <w:rPr>
                <w:rFonts w:ascii="Arial" w:hAnsi="Arial" w:cs="Arial"/>
                <w:sz w:val="18"/>
                <w:szCs w:val="18"/>
              </w:rPr>
            </w:pPr>
            <w:del w:id="720" w:author="Phuong Dong Ngo" w:date="2023-02-23T09:56:00Z">
              <w:r>
                <w:rPr>
                  <w:rFonts w:cs="Arial" w:ascii="Arial" w:hAnsi="Arial"/>
                  <w:sz w:val="18"/>
                  <w:szCs w:val="18"/>
                </w:rPr>
                <w:delText>MEL</w:delText>
              </w:r>
            </w:del>
          </w:p>
        </w:tc>
        <w:tc>
          <w:tcPr>
            <w:tcW w:w="990" w:type="dxa"/>
            <w:gridSpan w:val="2"/>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264" w:type="dxa"/>
            <w:gridSpan w:val="3"/>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0" w:type="dxa"/>
            <w:gridSpan w:val="3"/>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80" w:type="dxa"/>
            <w:gridSpan w:val="3"/>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40" w:type="dxa"/>
            <w:gridSpan w:val="2"/>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0" w:type="dxa"/>
            <w:gridSpan w:val="3"/>
            <w:tcBorders>
              <w:top w:val="single" w:sz="6" w:space="0" w:color="000000"/>
              <w:start w:val="single" w:sz="6" w:space="0" w:color="000000"/>
              <w:bottom w:val="single" w:sz="8"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bl>
    <w:p>
      <w:pPr>
        <w:sectPr>
          <w:headerReference w:type="default" r:id="rId68"/>
          <w:headerReference w:type="first" r:id="rId69"/>
          <w:footerReference w:type="default" r:id="rId70"/>
          <w:footerReference w:type="first" r:id="rId7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120" w:after="120"/>
        <w:rPr>
          <w:rFonts w:ascii="Arial" w:hAnsi="Arial" w:cs="Arial"/>
          <w:b/>
          <w:sz w:val="24"/>
          <w:szCs w:val="24"/>
        </w:rPr>
      </w:pPr>
      <w:r>
        <w:rPr>
          <w:rFonts w:cs="Arial" w:ascii="Arial" w:hAnsi="Arial"/>
          <w:b/>
          <w:sz w:val="24"/>
          <w:szCs w:val="24"/>
        </w:rPr>
      </w:r>
    </w:p>
    <w:p>
      <w:pPr>
        <w:pStyle w:val="Normal"/>
        <w:spacing w:before="120" w:after="120"/>
        <w:rPr/>
      </w:pPr>
      <w:r>
        <w:rPr/>
        <w:t>Completion instruction</w:t>
      </w:r>
    </w:p>
    <w:tbl>
      <w:tblPr>
        <w:tblW w:w="14314" w:type="dxa"/>
        <w:jc w:val="center"/>
        <w:tblInd w:w="0" w:type="dxa"/>
        <w:tblLayout w:type="fixed"/>
        <w:tblCellMar>
          <w:top w:w="28" w:type="dxa"/>
          <w:start w:w="28" w:type="dxa"/>
          <w:bottom w:w="28" w:type="dxa"/>
          <w:end w:w="28" w:type="dxa"/>
        </w:tblCellMar>
      </w:tblPr>
      <w:tblGrid>
        <w:gridCol w:w="2694"/>
        <w:gridCol w:w="11620"/>
      </w:tblGrid>
      <w:tr>
        <w:trPr/>
        <w:tc>
          <w:tcPr>
            <w:tcW w:w="269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Index</w:t>
            </w:r>
          </w:p>
        </w:tc>
        <w:tc>
          <w:tcPr>
            <w:tcW w:w="11620"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Description</w:t>
            </w:r>
          </w:p>
        </w:tc>
      </w:tr>
      <w:tr>
        <w:trPr>
          <w:trHeight w:val="110"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ID</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task progressive identification number.</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Task description</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maintenance task description needed to be performed. This field is pre-entered or by supervisor for alternate task.</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Task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maintenance data task reference number (i.e. AMM ATA-Sub-Task). This field is normally pre-entered.</w:t>
            </w:r>
          </w:p>
        </w:tc>
      </w:tr>
      <w:tr>
        <w:trPr>
          <w:trHeight w:val="147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CAT</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 xml:space="preserve">Enter category of maintenance task, it may be: </w:t>
            </w:r>
          </w:p>
          <w:p>
            <w:pPr>
              <w:pStyle w:val="Default"/>
              <w:tabs>
                <w:tab w:val="clear" w:pos="720"/>
                <w:tab w:val="left" w:pos="4102" w:leader="none"/>
              </w:tabs>
              <w:spacing w:before="60" w:after="60"/>
              <w:rPr>
                <w:color w:val="000000"/>
                <w:sz w:val="20"/>
                <w:szCs w:val="20"/>
              </w:rPr>
            </w:pPr>
            <w:r>
              <w:rPr>
                <w:color w:val="000000"/>
                <w:sz w:val="20"/>
                <w:szCs w:val="20"/>
              </w:rPr>
              <w:t xml:space="preserve">FOT: Functional/Operational test </w:t>
              <w:tab/>
              <w:t>M/P: maintenance practice</w:t>
            </w:r>
          </w:p>
          <w:p>
            <w:pPr>
              <w:pStyle w:val="Default"/>
              <w:tabs>
                <w:tab w:val="clear" w:pos="720"/>
                <w:tab w:val="left" w:pos="4102" w:leader="none"/>
              </w:tabs>
              <w:spacing w:before="60" w:after="60"/>
              <w:rPr>
                <w:color w:val="000000"/>
                <w:sz w:val="20"/>
                <w:szCs w:val="20"/>
              </w:rPr>
            </w:pPr>
            <w:r>
              <w:rPr>
                <w:color w:val="000000"/>
                <w:sz w:val="20"/>
                <w:szCs w:val="20"/>
              </w:rPr>
              <w:t xml:space="preserve">R/I: Removal/Installation  </w:t>
              <w:tab/>
              <w:t xml:space="preserve">I/C: Inspection/ check </w:t>
            </w:r>
          </w:p>
          <w:p>
            <w:pPr>
              <w:pStyle w:val="Default"/>
              <w:tabs>
                <w:tab w:val="clear" w:pos="720"/>
                <w:tab w:val="left" w:pos="4102" w:leader="none"/>
              </w:tabs>
              <w:spacing w:before="60" w:after="60"/>
              <w:rPr>
                <w:color w:val="000000"/>
                <w:sz w:val="20"/>
                <w:szCs w:val="20"/>
              </w:rPr>
            </w:pPr>
            <w:r>
              <w:rPr>
                <w:color w:val="000000"/>
                <w:sz w:val="20"/>
                <w:szCs w:val="20"/>
              </w:rPr>
              <w:t xml:space="preserve">SGH: Servicing/Ground Handling </w:t>
              <w:tab/>
              <w:t>GVI: General Inspection</w:t>
            </w:r>
          </w:p>
          <w:p>
            <w:pPr>
              <w:pStyle w:val="Default"/>
              <w:tabs>
                <w:tab w:val="clear" w:pos="720"/>
                <w:tab w:val="left" w:pos="4102" w:leader="none"/>
              </w:tabs>
              <w:spacing w:before="60" w:after="60"/>
              <w:rPr>
                <w:color w:val="000000"/>
                <w:sz w:val="20"/>
                <w:szCs w:val="20"/>
              </w:rPr>
            </w:pPr>
            <w:r>
              <w:rPr>
                <w:color w:val="000000"/>
                <w:sz w:val="20"/>
                <w:szCs w:val="20"/>
              </w:rPr>
              <w:t xml:space="preserve">MEL: Minimum Equipment List </w:t>
              <w:tab/>
              <w:t xml:space="preserve">DI: Detail Inspection  </w:t>
            </w:r>
          </w:p>
          <w:p>
            <w:pPr>
              <w:pStyle w:val="Default"/>
              <w:tabs>
                <w:tab w:val="clear" w:pos="720"/>
                <w:tab w:val="left" w:pos="4102" w:leader="none"/>
              </w:tabs>
              <w:spacing w:before="60" w:after="60"/>
              <w:rPr>
                <w:color w:val="000000"/>
                <w:sz w:val="20"/>
                <w:szCs w:val="20"/>
              </w:rPr>
            </w:pPr>
            <w:r>
              <w:rPr>
                <w:color w:val="000000"/>
                <w:sz w:val="20"/>
                <w:szCs w:val="20"/>
              </w:rPr>
              <w:t xml:space="preserve">T/S: Troubleshooting </w:t>
              <w:tab/>
              <w:t xml:space="preserve">D/R: </w:t>
            </w:r>
            <w:r>
              <w:rPr>
                <w:rFonts w:cs="Calibri" w:ascii="Calibri" w:hAnsi="Calibri"/>
                <w:color w:val="000000"/>
                <w:spacing w:val="-1"/>
                <w:sz w:val="20"/>
                <w:szCs w:val="20"/>
              </w:rPr>
              <w:t>Deactivation/Reactivation</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A/C Reg.</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aircraft registration mark. To be entered by the trainee.</w:t>
            </w:r>
          </w:p>
          <w:p>
            <w:pPr>
              <w:pStyle w:val="Default"/>
              <w:numPr>
                <w:ilvl w:val="0"/>
                <w:numId w:val="18"/>
              </w:numPr>
              <w:spacing w:before="60" w:after="60"/>
              <w:ind w:hanging="283" w:start="330" w:end="0"/>
              <w:rPr>
                <w:color w:val="000000"/>
                <w:sz w:val="20"/>
                <w:szCs w:val="20"/>
              </w:rPr>
            </w:pPr>
            <w:r>
              <w:rPr>
                <w:color w:val="000000"/>
                <w:sz w:val="20"/>
                <w:szCs w:val="20"/>
              </w:rPr>
              <w:t>The aircraft registration shall correspond to the same aircraft type for which the OJT is conducted.</w:t>
            </w:r>
          </w:p>
          <w:p>
            <w:pPr>
              <w:pStyle w:val="Default"/>
              <w:numPr>
                <w:ilvl w:val="0"/>
                <w:numId w:val="18"/>
              </w:numPr>
              <w:spacing w:before="60" w:after="60"/>
              <w:ind w:hanging="283" w:start="330" w:end="0"/>
              <w:rPr>
                <w:color w:val="000000"/>
                <w:sz w:val="20"/>
                <w:szCs w:val="20"/>
              </w:rPr>
            </w:pPr>
            <w:r>
              <w:rPr>
                <w:color w:val="000000"/>
                <w:sz w:val="20"/>
                <w:szCs w:val="20"/>
              </w:rPr>
              <w:t>The engine difference shall be also considered when performing maintenance tasks applicable to the engine.</w:t>
            </w:r>
          </w:p>
          <w:p>
            <w:pPr>
              <w:pStyle w:val="Default"/>
              <w:spacing w:before="60" w:after="60"/>
              <w:rPr>
                <w:color w:val="000000"/>
                <w:sz w:val="20"/>
                <w:szCs w:val="20"/>
              </w:rPr>
            </w:pPr>
            <w:r>
              <w:rPr>
                <w:color w:val="000000"/>
                <w:sz w:val="20"/>
                <w:szCs w:val="20"/>
              </w:rPr>
              <w:t xml:space="preserve">For example, a B1 category training on A320(CFM56) aircraft may be performed on an A320(V2500) aircraft when the OJT tasks related to the landing gear, but must be on A320(CFM56) aircraft when the OJT tasks related to the engine.  </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Date</w:t>
            </w:r>
          </w:p>
        </w:tc>
        <w:tc>
          <w:tcPr>
            <w:tcW w:w="11620" w:type="dxa"/>
            <w:tcBorders>
              <w:top w:val="single" w:sz="4" w:space="0" w:color="000000"/>
              <w:start w:val="single" w:sz="4" w:space="0" w:color="000000"/>
              <w:bottom w:val="single" w:sz="4" w:space="0" w:color="000000"/>
              <w:end w:val="single" w:sz="4" w:space="0" w:color="000000"/>
            </w:tcBorders>
          </w:tcPr>
          <w:p>
            <w:pPr>
              <w:pStyle w:val="p1"/>
              <w:rPr>
                <w:sz w:val="20"/>
                <w:szCs w:val="20"/>
              </w:rPr>
            </w:pPr>
            <w:r>
              <w:rPr>
                <w:sz w:val="20"/>
                <w:szCs w:val="20"/>
              </w:rPr>
              <w:t>Enter date when the specific task is carried out. Dates entered shall follow the format DD/MM/YYYY or DDMMMYYYY and by the trainee. E.g. 25/12/2019 or 25DEC2019</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Maintenance record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the aircraft technical log page, work card/ job card number (together with a work package number), worksheet reference or work order number... to retrieve the evidence of the task carried out. To be entered by the trainee.</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Trainee’s signature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b/>
                <w:color w:val="000000"/>
                <w:sz w:val="20"/>
                <w:szCs w:val="20"/>
              </w:rPr>
            </w:pPr>
            <w:r>
              <w:rPr>
                <w:color w:val="000000"/>
                <w:sz w:val="20"/>
                <w:szCs w:val="20"/>
              </w:rPr>
              <w:t>Signature entered by trainee (logbook’s holder).</w:t>
            </w:r>
          </w:p>
        </w:tc>
      </w:tr>
      <w:tr>
        <w:trPr>
          <w:trHeight w:val="552"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Supervisor’s signature and licence number</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rFonts w:ascii="Arial" w:hAnsi="Arial" w:cs="Arial"/>
                <w:bCs/>
                <w:color w:val="000000"/>
                <w:sz w:val="20"/>
                <w:szCs w:val="20"/>
                <w:lang w:eastAsia="en-GB"/>
              </w:rPr>
            </w:pPr>
            <w:r>
              <w:rPr>
                <w:rFonts w:cs="Arial" w:ascii="Arial" w:hAnsi="Arial"/>
                <w:bCs/>
                <w:color w:val="000000"/>
                <w:sz w:val="20"/>
                <w:szCs w:val="20"/>
                <w:lang w:eastAsia="en-GB"/>
              </w:rPr>
              <w:t>The supervisor enters his/her signature and licence number to confirm that the task has been carried out correctly under his/her direct supervision.</w:t>
            </w:r>
          </w:p>
        </w:tc>
      </w:tr>
      <w:tr>
        <w:trPr>
          <w:trHeight w:val="39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9"/>
              </w:numPr>
              <w:spacing w:before="60" w:after="60"/>
              <w:ind w:hanging="360" w:start="426" w:end="0"/>
              <w:rPr>
                <w:color w:val="000000"/>
                <w:sz w:val="20"/>
                <w:szCs w:val="20"/>
              </w:rPr>
            </w:pPr>
            <w:r>
              <w:rPr>
                <w:color w:val="000000"/>
                <w:sz w:val="20"/>
                <w:szCs w:val="20"/>
              </w:rPr>
              <w:t>Remark</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rFonts w:ascii="Arial" w:hAnsi="Arial" w:cs="Arial"/>
                <w:bCs/>
                <w:color w:val="000000"/>
                <w:sz w:val="20"/>
                <w:szCs w:val="20"/>
                <w:lang w:eastAsia="en-GB"/>
              </w:rPr>
            </w:pPr>
            <w:r>
              <w:rPr>
                <w:rFonts w:cs="Arial" w:ascii="Arial" w:hAnsi="Arial"/>
                <w:bCs/>
                <w:color w:val="000000"/>
                <w:sz w:val="20"/>
                <w:szCs w:val="20"/>
                <w:lang w:eastAsia="en-GB"/>
              </w:rPr>
              <w:t>Enter other information that may need for assessment (if any).</w:t>
            </w:r>
          </w:p>
        </w:tc>
      </w:tr>
    </w:tbl>
    <w:p>
      <w:pPr>
        <w:pStyle w:val="Heading1"/>
        <w:widowControl/>
        <w:tabs>
          <w:tab w:val="clear" w:pos="720"/>
          <w:tab w:val="left" w:pos="2768" w:leader="none"/>
        </w:tabs>
        <w:autoSpaceDE w:val="false"/>
        <w:spacing w:before="0" w:after="120"/>
        <w:ind w:start="0" w:end="0"/>
        <w:rPr>
          <w:rFonts w:cs="Arial"/>
          <w:sz w:val="24"/>
          <w:szCs w:val="24"/>
        </w:rPr>
      </w:pPr>
      <w:r>
        <w:rPr>
          <w:rFonts w:cs="Arial"/>
          <w:sz w:val="24"/>
          <w:szCs w:val="24"/>
        </w:rPr>
        <w:tab/>
      </w:r>
    </w:p>
    <w:p>
      <w:pPr>
        <w:pStyle w:val="Heading1"/>
        <w:widowControl/>
        <w:autoSpaceDE w:val="false"/>
        <w:spacing w:before="0" w:after="120"/>
        <w:ind w:start="0" w:end="0"/>
        <w:rPr/>
      </w:pPr>
      <w:r>
        <w:rPr/>
        <w:t xml:space="preserve">Example: </w:t>
      </w:r>
    </w:p>
    <w:tbl>
      <w:tblPr>
        <w:tblW w:w="14940" w:type="dxa"/>
        <w:jc w:val="start"/>
        <w:tblInd w:w="0" w:type="dxa"/>
        <w:tblLayout w:type="fixed"/>
        <w:tblCellMar>
          <w:top w:w="0" w:type="dxa"/>
          <w:start w:w="28" w:type="dxa"/>
          <w:bottom w:w="0" w:type="dxa"/>
          <w:end w:w="28" w:type="dxa"/>
        </w:tblCellMar>
      </w:tblPr>
      <w:tblGrid>
        <w:gridCol w:w="566"/>
        <w:gridCol w:w="3685"/>
        <w:gridCol w:w="2412"/>
        <w:gridCol w:w="709"/>
        <w:gridCol w:w="992"/>
        <w:gridCol w:w="1134"/>
        <w:gridCol w:w="2012"/>
        <w:gridCol w:w="1033"/>
        <w:gridCol w:w="1451"/>
        <w:gridCol w:w="946"/>
      </w:tblGrid>
      <w:tr>
        <w:trPr>
          <w:tblHeader w:val="true"/>
        </w:trPr>
        <w:tc>
          <w:tcPr>
            <w:tcW w:w="566" w:type="dxa"/>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685"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jc w:val="center"/>
              <w:rPr>
                <w:rFonts w:ascii="Arial" w:hAnsi="Arial" w:cs="Arial"/>
                <w:b/>
                <w:sz w:val="18"/>
                <w:szCs w:val="18"/>
              </w:rPr>
            </w:pPr>
            <w:r>
              <w:rPr>
                <w:rFonts w:cs="Arial" w:ascii="Arial" w:hAnsi="Arial"/>
                <w:b/>
                <w:sz w:val="18"/>
                <w:szCs w:val="18"/>
              </w:rPr>
              <w:t>Task description</w:t>
            </w:r>
          </w:p>
          <w:p>
            <w:pPr>
              <w:pStyle w:val="Normal"/>
              <w:jc w:val="center"/>
              <w:rPr>
                <w:rFonts w:ascii="Arial" w:hAnsi="Arial" w:cs="Arial"/>
                <w:b/>
                <w:sz w:val="18"/>
                <w:szCs w:val="18"/>
              </w:rPr>
            </w:pPr>
            <w:r>
              <w:rPr>
                <w:rFonts w:cs="Arial" w:ascii="Arial" w:hAnsi="Arial"/>
                <w:b/>
                <w:sz w:val="18"/>
                <w:szCs w:val="18"/>
              </w:rPr>
            </w:r>
          </w:p>
        </w:tc>
        <w:tc>
          <w:tcPr>
            <w:tcW w:w="2412"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709"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99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1134"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201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rFonts w:ascii="Arial" w:hAnsi="Arial" w:cs="Arial"/>
                <w:b/>
                <w:sz w:val="18"/>
                <w:szCs w:val="18"/>
              </w:rPr>
            </w:pPr>
            <w:r>
              <w:rPr>
                <w:rFonts w:cs="Arial" w:ascii="Arial" w:hAnsi="Arial"/>
                <w:b/>
                <w:sz w:val="18"/>
                <w:szCs w:val="18"/>
              </w:rPr>
              <w:t>Maintenance record reference</w:t>
            </w:r>
          </w:p>
        </w:tc>
        <w:tc>
          <w:tcPr>
            <w:tcW w:w="1033"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451"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Supervisor’s signature and licence number</w:t>
            </w:r>
          </w:p>
        </w:tc>
        <w:tc>
          <w:tcPr>
            <w:tcW w:w="946"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c>
          <w:tcPr>
            <w:tcW w:w="56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autoSpaceDE w:val="false"/>
              <w:spacing w:before="60" w:after="60"/>
              <w:rPr>
                <w:rFonts w:ascii="Arial" w:hAnsi="Arial" w:cs="Arial"/>
                <w:sz w:val="18"/>
                <w:szCs w:val="18"/>
              </w:rPr>
            </w:pPr>
            <w:r>
              <w:rPr>
                <w:rFonts w:cs="Arial" w:ascii="Arial" w:hAnsi="Arial"/>
                <w:b/>
                <w:bCs/>
                <w:sz w:val="18"/>
                <w:szCs w:val="18"/>
                <w:lang w:eastAsia="en-GB"/>
              </w:rPr>
              <w:t>ATA 21-Air Conditioning</w:t>
            </w:r>
          </w:p>
        </w:tc>
        <w:tc>
          <w:tcPr>
            <w:tcW w:w="24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709"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iCs/>
                <w:sz w:val="18"/>
                <w:szCs w:val="18"/>
              </w:rPr>
            </w:pPr>
            <w:r>
              <w:rPr>
                <w:rFonts w:cs="Arial" w:ascii="Arial" w:hAnsi="Arial"/>
                <w:iCs/>
                <w:sz w:val="18"/>
                <w:szCs w:val="18"/>
              </w:rPr>
            </w:r>
          </w:p>
        </w:tc>
        <w:tc>
          <w:tcPr>
            <w:tcW w:w="99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1</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OPERATIONAL CHECK OF OVERRIDE FUNCTION (BLOWER AND EXTRACT)</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21-26-00-710-002-A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VN-A336</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01/07/2019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WO 00123456</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2</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FUNCTIONAL TEST OF THE AFT CARGO COMPARTMENT VENTILATION-SYSTEM</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21-28-00-720-004-A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VN-A325</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05/07/2019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JC#39, WP VN0045678</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3</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pPr>
            <w:r>
              <w:rPr>
                <w:rFonts w:cs="Arial" w:ascii="Arial" w:hAnsi="Arial"/>
                <w:sz w:val="18"/>
                <w:szCs w:val="18"/>
              </w:rPr>
              <w:t xml:space="preserve">REMOVAL/INSTALLATION OF THE PRIMARY HEAT EXCHANGER </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21-52-25 PB401</w:t>
            </w:r>
          </w:p>
        </w:tc>
        <w:tc>
          <w:tcPr>
            <w:tcW w:w="709"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R/I</w:t>
            </w:r>
          </w:p>
        </w:tc>
        <w:tc>
          <w:tcPr>
            <w:tcW w:w="99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VN-A604</w:t>
            </w:r>
          </w:p>
        </w:tc>
        <w:tc>
          <w:tcPr>
            <w:tcW w:w="1134"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10/07/2019</w:t>
            </w:r>
          </w:p>
        </w:tc>
        <w:tc>
          <w:tcPr>
            <w:tcW w:w="201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JC#76 WP VN0025643</w:t>
            </w:r>
          </w:p>
        </w:tc>
        <w:tc>
          <w:tcPr>
            <w:tcW w:w="1033"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Or</w:t>
            </w:r>
          </w:p>
          <w:p>
            <w:pPr>
              <w:pStyle w:val="Normal"/>
              <w:autoSpaceDE w:val="false"/>
              <w:spacing w:before="60" w:after="60"/>
              <w:rPr>
                <w:rFonts w:ascii="Arial" w:hAnsi="Arial" w:cs="Arial"/>
                <w:sz w:val="18"/>
                <w:szCs w:val="18"/>
              </w:rPr>
            </w:pPr>
            <w:r>
              <w:rPr>
                <w:rFonts w:cs="Arial" w:ascii="Arial" w:hAnsi="Arial"/>
                <w:sz w:val="18"/>
                <w:szCs w:val="18"/>
              </w:rPr>
              <w:t>REMOVAL/INSTALLATION OF THE CONDENSOR</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21-52-26 PB401</w:t>
            </w:r>
          </w:p>
        </w:tc>
        <w:tc>
          <w:tcPr>
            <w:tcW w:w="709"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99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bl>
    <w:p>
      <w:pPr>
        <w:pStyle w:val="Normal"/>
        <w:spacing w:before="60" w:after="0"/>
        <w:jc w:val="both"/>
        <w:rPr>
          <w:rFonts w:cs="Arial"/>
        </w:rPr>
      </w:pPr>
      <w:r>
        <w:rPr>
          <w:rFonts w:cs="Arial"/>
        </w:rPr>
      </w:r>
    </w:p>
    <w:p>
      <w:pPr>
        <w:sectPr>
          <w:headerReference w:type="default" r:id="rId72"/>
          <w:headerReference w:type="first" r:id="rId73"/>
          <w:footerReference w:type="default" r:id="rId74"/>
          <w:footerReference w:type="first" r:id="rId7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60" w:after="0"/>
        <w:jc w:val="both"/>
        <w:rPr>
          <w:rFonts w:cs="Arial"/>
        </w:rPr>
      </w:pPr>
      <w:r>
        <w:rPr>
          <w:rFonts w:cs="Arial"/>
        </w:rPr>
      </w:r>
    </w:p>
    <w:p>
      <w:pPr>
        <w:pStyle w:val="Normal"/>
        <w:numPr>
          <w:ilvl w:val="0"/>
          <w:numId w:val="0"/>
        </w:numPr>
        <w:rPr>
          <w:rFonts w:cs="Arial"/>
        </w:rPr>
      </w:pPr>
      <w:r>
        <w:rPr>
          <w:rFonts w:cs="Arial"/>
        </w:rPr>
      </w:r>
    </w:p>
    <w:p>
      <w:pPr>
        <w:sectPr>
          <w:headerReference w:type="default" r:id="rId76"/>
          <w:headerReference w:type="first" r:id="rId77"/>
          <w:footerReference w:type="default" r:id="rId78"/>
          <w:footerReference w:type="first" r:id="rId79"/>
          <w:type w:val="nextPage"/>
          <w:pgSz w:orient="landscape" w:w="16838" w:h="11906"/>
          <w:pgMar w:left="851" w:right="851" w:gutter="0" w:header="567" w:top="794" w:footer="567" w:bottom="794"/>
          <w:pgNumType w:fmt="decimal"/>
          <w:formProt w:val="false"/>
          <w:textDirection w:val="lrTb"/>
          <w:docGrid w:type="default" w:linePitch="299" w:charSpace="0"/>
        </w:sectPr>
      </w:pPr>
    </w:p>
    <w:p>
      <w:pPr>
        <w:pStyle w:val="Normal"/>
        <w:rPr>
          <w:rFonts w:ascii="Arial" w:hAnsi="Arial" w:cs="Arial"/>
          <w:b/>
          <w:sz w:val="24"/>
          <w:szCs w:val="24"/>
        </w:rPr>
      </w:pPr>
      <w:r>
        <w:rPr>
          <w:rFonts w:cs="Arial" w:ascii="Arial" w:hAnsi="Arial"/>
          <w:b/>
          <w:sz w:val="24"/>
          <w:szCs w:val="24"/>
        </w:rPr>
        <w:t xml:space="preserve">Appendix 1. </w:t>
      </w:r>
      <w:r>
        <w:rPr>
          <w:rFonts w:cs="Arial" w:ascii="Arial" w:hAnsi="Arial"/>
          <w:b/>
          <w:w w:val="90"/>
          <w:sz w:val="24"/>
          <w:szCs w:val="24"/>
        </w:rPr>
        <w:t>Typical maintenance tasks</w:t>
      </w:r>
    </w:p>
    <w:p>
      <w:pPr>
        <w:pStyle w:val="BodyText"/>
        <w:ind w:start="0" w:end="0"/>
        <w:rPr>
          <w:rFonts w:ascii="Calibri" w:hAnsi="Calibri" w:cs="Calibri"/>
          <w:b/>
          <w:spacing w:val="-2"/>
          <w:w w:val="90"/>
          <w:sz w:val="24"/>
          <w:szCs w:val="24"/>
        </w:rPr>
      </w:pPr>
      <w:r>
        <w:rPr>
          <w:rFonts w:cs="Calibri" w:ascii="Calibri" w:hAnsi="Calibri"/>
          <w:b/>
          <w:spacing w:val="-2"/>
          <w:w w:val="90"/>
          <w:sz w:val="24"/>
          <w:szCs w:val="24"/>
        </w:rPr>
      </w:r>
    </w:p>
    <w:p>
      <w:pPr>
        <w:pStyle w:val="BodyText"/>
        <w:ind w:start="0" w:end="0"/>
        <w:rPr>
          <w:rFonts w:ascii="Calibri" w:hAnsi="Calibri" w:eastAsia="Lucida Sans" w:cs="Lucida Sans"/>
        </w:rPr>
      </w:pPr>
      <w:r>
        <w:rPr>
          <w:rFonts w:cs="Calibri" w:ascii="Calibri" w:hAnsi="Calibri"/>
          <w:b/>
          <w:spacing w:val="-2"/>
          <w:w w:val="90"/>
        </w:rPr>
        <w:t>Ti</w:t>
      </w:r>
      <w:r>
        <w:rPr>
          <w:rFonts w:cs="Calibri" w:ascii="Calibri" w:hAnsi="Calibri"/>
          <w:b/>
          <w:spacing w:val="-1"/>
          <w:w w:val="90"/>
        </w:rPr>
        <w:t>me</w:t>
      </w:r>
      <w:r>
        <w:rPr>
          <w:rFonts w:cs="Calibri" w:ascii="Calibri" w:hAnsi="Calibri"/>
          <w:b/>
          <w:spacing w:val="37"/>
          <w:w w:val="90"/>
        </w:rPr>
        <w:t xml:space="preserve"> </w:t>
      </w:r>
      <w:r>
        <w:rPr>
          <w:rFonts w:cs="Calibri" w:ascii="Calibri" w:hAnsi="Calibri"/>
          <w:b/>
          <w:spacing w:val="-1"/>
          <w:w w:val="90"/>
        </w:rPr>
        <w:t>limits/Maintenance</w:t>
      </w:r>
      <w:r>
        <w:rPr>
          <w:rFonts w:cs="Calibri" w:ascii="Calibri" w:hAnsi="Calibri"/>
          <w:b/>
          <w:spacing w:val="38"/>
          <w:w w:val="90"/>
        </w:rPr>
        <w:t xml:space="preserve"> </w:t>
      </w:r>
      <w:r>
        <w:rPr>
          <w:rFonts w:cs="Calibri" w:ascii="Calibri" w:hAnsi="Calibri"/>
          <w:b/>
          <w:spacing w:val="-1"/>
          <w:w w:val="90"/>
        </w:rPr>
        <w:t>chec</w:t>
      </w:r>
      <w:r>
        <w:rPr>
          <w:rFonts w:cs="Calibri" w:ascii="Calibri" w:hAnsi="Calibri"/>
          <w:b/>
          <w:spacing w:val="-2"/>
          <w:w w:val="90"/>
        </w:rPr>
        <w:t>ks</w:t>
      </w:r>
    </w:p>
    <w:p>
      <w:pPr>
        <w:pStyle w:val="BodyText"/>
        <w:ind w:start="0" w:end="0"/>
        <w:rPr>
          <w:rFonts w:ascii="Calibri" w:hAnsi="Calibri" w:cs="Calibri"/>
        </w:rPr>
      </w:pPr>
      <w:r>
        <w:rPr>
          <w:rFonts w:cs="Calibri" w:ascii="Calibri" w:hAnsi="Calibri"/>
          <w:spacing w:val="-1"/>
        </w:rPr>
        <w:t>100</w:t>
      </w:r>
      <w:r>
        <w:rPr>
          <w:rFonts w:cs="Calibri" w:ascii="Calibri" w:hAnsi="Calibri"/>
          <w:spacing w:val="-15"/>
        </w:rPr>
        <w:t xml:space="preserve">-hour </w:t>
      </w:r>
      <w:r>
        <w:rPr>
          <w:rFonts w:cs="Calibri" w:ascii="Calibri" w:hAnsi="Calibri"/>
        </w:rPr>
        <w:t>check</w:t>
      </w:r>
      <w:r>
        <w:rPr>
          <w:rFonts w:cs="Calibri" w:ascii="Calibri" w:hAnsi="Calibri"/>
          <w:spacing w:val="-15"/>
        </w:rPr>
        <w:t xml:space="preserve"> </w:t>
      </w:r>
      <w:r>
        <w:rPr>
          <w:rFonts w:cs="Calibri" w:ascii="Calibri" w:hAnsi="Calibri"/>
          <w:spacing w:val="-2"/>
        </w:rPr>
        <w:t>(</w:t>
      </w:r>
      <w:r>
        <w:rPr>
          <w:rFonts w:cs="Calibri" w:ascii="Calibri" w:hAnsi="Calibri"/>
          <w:spacing w:val="-1"/>
        </w:rPr>
        <w:t>general</w:t>
      </w:r>
      <w:r>
        <w:rPr>
          <w:rFonts w:cs="Calibri" w:ascii="Calibri" w:hAnsi="Calibri"/>
          <w:spacing w:val="-14"/>
        </w:rPr>
        <w:t xml:space="preserve"> </w:t>
      </w:r>
      <w:r>
        <w:rPr>
          <w:rFonts w:cs="Calibri" w:ascii="Calibri" w:hAnsi="Calibri"/>
        </w:rPr>
        <w:t>aviation</w:t>
      </w:r>
      <w:r>
        <w:rPr>
          <w:rFonts w:cs="Calibri" w:ascii="Calibri" w:hAnsi="Calibri"/>
          <w:spacing w:val="-16"/>
        </w:rPr>
        <w:t xml:space="preserve"> </w:t>
      </w:r>
      <w:r>
        <w:rPr>
          <w:rFonts w:cs="Calibri" w:ascii="Calibri" w:hAnsi="Calibri"/>
          <w:spacing w:val="-1"/>
        </w:rPr>
        <w:t>aircraft</w:t>
      </w:r>
      <w:r>
        <w:rPr>
          <w:rFonts w:cs="Calibri" w:ascii="Calibri" w:hAnsi="Calibri"/>
          <w:spacing w:val="-2"/>
        </w:rPr>
        <w:t>).</w:t>
      </w:r>
    </w:p>
    <w:p>
      <w:pPr>
        <w:pStyle w:val="BodyText"/>
        <w:ind w:start="0" w:end="0"/>
        <w:rPr>
          <w:rFonts w:ascii="Calibri" w:hAnsi="Calibri" w:cs="Calibri"/>
        </w:rPr>
      </w:pPr>
      <w:r>
        <w:rPr>
          <w:rFonts w:cs="Calibri" w:ascii="Calibri" w:hAnsi="Calibri"/>
          <w:w w:val="105"/>
        </w:rPr>
        <w:t>“</w:t>
      </w:r>
      <w:r>
        <w:rPr>
          <w:rFonts w:cs="Calibri" w:ascii="Calibri" w:hAnsi="Calibri"/>
          <w:w w:val="105"/>
        </w:rPr>
        <w:t>B”</w:t>
      </w:r>
      <w:r>
        <w:rPr>
          <w:rFonts w:cs="Calibri" w:ascii="Calibri" w:hAnsi="Calibri"/>
          <w:spacing w:val="-13"/>
          <w:w w:val="105"/>
        </w:rPr>
        <w:t xml:space="preserve"> </w:t>
      </w:r>
      <w:r>
        <w:rPr>
          <w:rFonts w:cs="Calibri" w:ascii="Calibri" w:hAnsi="Calibri"/>
          <w:w w:val="105"/>
        </w:rPr>
        <w:t>or</w:t>
      </w:r>
      <w:r>
        <w:rPr>
          <w:rFonts w:cs="Calibri" w:ascii="Calibri" w:hAnsi="Calibri"/>
          <w:spacing w:val="-12"/>
          <w:w w:val="105"/>
        </w:rPr>
        <w:t xml:space="preserve"> </w:t>
      </w:r>
      <w:r>
        <w:rPr>
          <w:rFonts w:cs="Calibri" w:ascii="Calibri" w:hAnsi="Calibri"/>
          <w:w w:val="105"/>
        </w:rPr>
        <w:t>“C”</w:t>
      </w:r>
      <w:r>
        <w:rPr>
          <w:rFonts w:cs="Calibri" w:ascii="Calibri" w:hAnsi="Calibri"/>
          <w:spacing w:val="-11"/>
          <w:w w:val="105"/>
        </w:rPr>
        <w:t xml:space="preserve"> </w:t>
      </w:r>
      <w:r>
        <w:rPr>
          <w:rFonts w:cs="Calibri" w:ascii="Calibri" w:hAnsi="Calibri"/>
          <w:w w:val="105"/>
        </w:rPr>
        <w:t>check</w:t>
      </w:r>
      <w:r>
        <w:rPr>
          <w:rFonts w:cs="Calibri" w:ascii="Calibri" w:hAnsi="Calibri"/>
          <w:spacing w:val="-12"/>
          <w:w w:val="105"/>
        </w:rPr>
        <w:t xml:space="preserve"> </w:t>
      </w:r>
      <w:r>
        <w:rPr>
          <w:rFonts w:cs="Calibri" w:ascii="Calibri" w:hAnsi="Calibri"/>
          <w:spacing w:val="-2"/>
          <w:w w:val="105"/>
        </w:rPr>
        <w:t>(transpo</w:t>
      </w:r>
      <w:r>
        <w:rPr>
          <w:rFonts w:cs="Calibri" w:ascii="Calibri" w:hAnsi="Calibri"/>
          <w:spacing w:val="-1"/>
          <w:w w:val="105"/>
        </w:rPr>
        <w:t>rt</w:t>
      </w:r>
      <w:r>
        <w:rPr>
          <w:rFonts w:cs="Calibri" w:ascii="Calibri" w:hAnsi="Calibri"/>
          <w:spacing w:val="-12"/>
          <w:w w:val="105"/>
        </w:rPr>
        <w:t xml:space="preserve"> </w:t>
      </w:r>
      <w:r>
        <w:rPr>
          <w:rFonts w:cs="Calibri" w:ascii="Calibri" w:hAnsi="Calibri"/>
          <w:w w:val="105"/>
        </w:rPr>
        <w:t>category</w:t>
      </w:r>
      <w:r>
        <w:rPr>
          <w:rFonts w:cs="Calibri" w:ascii="Calibri" w:hAnsi="Calibri"/>
          <w:spacing w:val="-11"/>
          <w:w w:val="105"/>
        </w:rPr>
        <w:t xml:space="preserve"> </w:t>
      </w:r>
      <w:r>
        <w:rPr>
          <w:rFonts w:cs="Calibri" w:ascii="Calibri" w:hAnsi="Calibri"/>
          <w:w w:val="105"/>
        </w:rPr>
        <w:t>aircraft).</w:t>
      </w:r>
    </w:p>
    <w:p>
      <w:pPr>
        <w:pStyle w:val="BodyText"/>
        <w:ind w:start="0" w:end="0"/>
        <w:rPr/>
      </w:pPr>
      <w:r>
        <w:rPr>
          <w:rFonts w:cs="Calibri" w:ascii="Calibri" w:hAnsi="Calibri"/>
        </w:rPr>
        <w:t>Assist</w:t>
      </w:r>
      <w:r>
        <w:rPr>
          <w:rFonts w:cs="Calibri" w:ascii="Calibri" w:hAnsi="Calibri"/>
          <w:spacing w:val="2"/>
        </w:rPr>
        <w:t xml:space="preserve"> </w:t>
      </w:r>
      <w:r>
        <w:rPr>
          <w:rFonts w:cs="Calibri" w:ascii="Calibri" w:hAnsi="Calibri"/>
        </w:rPr>
        <w:t>in</w:t>
      </w:r>
      <w:r>
        <w:rPr>
          <w:rFonts w:cs="Calibri" w:ascii="Calibri" w:hAnsi="Calibri"/>
          <w:spacing w:val="1"/>
        </w:rPr>
        <w:t xml:space="preserve"> </w:t>
      </w:r>
      <w:r>
        <w:rPr>
          <w:rFonts w:cs="Calibri" w:ascii="Calibri" w:hAnsi="Calibri"/>
          <w:spacing w:val="-2"/>
        </w:rPr>
        <w:t>carr</w:t>
      </w:r>
      <w:r>
        <w:rPr>
          <w:rFonts w:cs="Calibri" w:ascii="Calibri" w:hAnsi="Calibri"/>
          <w:spacing w:val="-1"/>
        </w:rPr>
        <w:t>ying</w:t>
      </w:r>
      <w:r>
        <w:rPr>
          <w:rFonts w:cs="Calibri" w:ascii="Calibri" w:hAnsi="Calibri"/>
          <w:spacing w:val="2"/>
        </w:rPr>
        <w:t xml:space="preserve"> </w:t>
      </w:r>
      <w:r>
        <w:rPr>
          <w:rFonts w:cs="Calibri" w:ascii="Calibri" w:hAnsi="Calibri"/>
        </w:rPr>
        <w:t>out</w:t>
      </w:r>
      <w:r>
        <w:rPr>
          <w:rFonts w:cs="Calibri" w:ascii="Calibri" w:hAnsi="Calibri"/>
          <w:spacing w:val="3"/>
        </w:rPr>
        <w:t xml:space="preserve"> </w:t>
      </w:r>
      <w:r>
        <w:rPr>
          <w:rFonts w:cs="Calibri" w:ascii="Calibri" w:hAnsi="Calibri"/>
        </w:rPr>
        <w:t>a</w:t>
      </w:r>
      <w:r>
        <w:rPr>
          <w:rFonts w:cs="Calibri" w:ascii="Calibri" w:hAnsi="Calibri"/>
          <w:spacing w:val="2"/>
        </w:rPr>
        <w:t xml:space="preserve"> </w:t>
      </w:r>
      <w:r>
        <w:rPr>
          <w:rFonts w:cs="Calibri" w:ascii="Calibri" w:hAnsi="Calibri"/>
        </w:rPr>
        <w:t>scheduled</w:t>
      </w:r>
      <w:r>
        <w:rPr>
          <w:rFonts w:cs="Calibri" w:ascii="Calibri" w:hAnsi="Calibri"/>
          <w:spacing w:val="3"/>
        </w:rPr>
        <w:t xml:space="preserve"> </w:t>
      </w:r>
      <w:r>
        <w:rPr>
          <w:rFonts w:cs="Calibri" w:ascii="Calibri" w:hAnsi="Calibri"/>
          <w:spacing w:val="-1"/>
        </w:rPr>
        <w:t>maint</w:t>
      </w:r>
      <w:r>
        <w:rPr>
          <w:rFonts w:cs="Calibri" w:ascii="Calibri" w:hAnsi="Calibri"/>
          <w:spacing w:val="-2"/>
        </w:rPr>
        <w:t>enan</w:t>
      </w:r>
      <w:r>
        <w:rPr>
          <w:rFonts w:cs="Calibri" w:ascii="Calibri" w:hAnsi="Calibri"/>
          <w:spacing w:val="-1"/>
        </w:rPr>
        <w:t>ce</w:t>
      </w:r>
      <w:r>
        <w:rPr>
          <w:rFonts w:cs="Calibri" w:ascii="Calibri" w:hAnsi="Calibri"/>
          <w:spacing w:val="2"/>
        </w:rPr>
        <w:t xml:space="preserve"> </w:t>
      </w:r>
      <w:r>
        <w:rPr>
          <w:rFonts w:cs="Calibri" w:ascii="Calibri" w:hAnsi="Calibri"/>
        </w:rPr>
        <w:t>check</w:t>
      </w:r>
      <w:r>
        <w:rPr>
          <w:rFonts w:cs="Calibri" w:ascii="Calibri" w:hAnsi="Calibri"/>
          <w:spacing w:val="3"/>
        </w:rPr>
        <w:t xml:space="preserve"> </w:t>
      </w:r>
      <w:r>
        <w:rPr>
          <w:rFonts w:cs="Calibri" w:ascii="Calibri" w:hAnsi="Calibri"/>
        </w:rPr>
        <w:t>i.a.w. AMM.</w:t>
      </w:r>
      <w:r>
        <w:rPr>
          <w:rFonts w:cs="Calibri" w:ascii="Calibri" w:hAnsi="Calibri"/>
          <w:spacing w:val="27"/>
          <w:w w:val="108"/>
        </w:rPr>
        <w:t xml:space="preserve"> </w:t>
      </w:r>
    </w:p>
    <w:p>
      <w:pPr>
        <w:pStyle w:val="BodyText"/>
        <w:ind w:start="0" w:end="0"/>
        <w:rPr/>
      </w:pPr>
      <w:r>
        <w:rPr>
          <w:rFonts w:cs="Calibri" w:ascii="Calibri" w:hAnsi="Calibri"/>
        </w:rPr>
        <w:t>Review</w:t>
      </w:r>
      <w:r>
        <w:rPr>
          <w:rFonts w:cs="Calibri" w:ascii="Calibri" w:hAnsi="Calibri"/>
          <w:spacing w:val="7"/>
        </w:rPr>
        <w:t xml:space="preserve"> </w:t>
      </w:r>
      <w:r>
        <w:rPr>
          <w:rFonts w:cs="Calibri" w:ascii="Calibri" w:hAnsi="Calibri"/>
        </w:rPr>
        <w:t>Aircraft</w:t>
      </w:r>
      <w:r>
        <w:rPr>
          <w:rFonts w:cs="Calibri" w:ascii="Calibri" w:hAnsi="Calibri"/>
          <w:spacing w:val="8"/>
        </w:rPr>
        <w:t xml:space="preserve"> </w:t>
      </w:r>
      <w:r>
        <w:rPr>
          <w:rFonts w:cs="Calibri" w:ascii="Calibri" w:hAnsi="Calibri"/>
          <w:spacing w:val="-1"/>
        </w:rPr>
        <w:t>Mainte</w:t>
      </w:r>
      <w:r>
        <w:rPr>
          <w:rFonts w:cs="Calibri" w:ascii="Calibri" w:hAnsi="Calibri"/>
          <w:spacing w:val="-2"/>
        </w:rPr>
        <w:t>nance</w:t>
      </w:r>
      <w:r>
        <w:rPr>
          <w:rFonts w:cs="Calibri" w:ascii="Calibri" w:hAnsi="Calibri"/>
          <w:spacing w:val="7"/>
        </w:rPr>
        <w:t xml:space="preserve"> </w:t>
      </w:r>
      <w:r>
        <w:rPr>
          <w:rFonts w:cs="Calibri" w:ascii="Calibri" w:hAnsi="Calibri"/>
        </w:rPr>
        <w:t>Log</w:t>
      </w:r>
      <w:r>
        <w:rPr>
          <w:rFonts w:cs="Calibri" w:ascii="Calibri" w:hAnsi="Calibri"/>
          <w:spacing w:val="8"/>
        </w:rPr>
        <w:t xml:space="preserve"> </w:t>
      </w:r>
      <w:r>
        <w:rPr>
          <w:rFonts w:cs="Calibri" w:ascii="Calibri" w:hAnsi="Calibri"/>
        </w:rPr>
        <w:t>for</w:t>
      </w:r>
      <w:r>
        <w:rPr>
          <w:rFonts w:cs="Calibri" w:ascii="Calibri" w:hAnsi="Calibri"/>
          <w:spacing w:val="8"/>
        </w:rPr>
        <w:t xml:space="preserve"> </w:t>
      </w:r>
      <w:r>
        <w:rPr>
          <w:rFonts w:cs="Calibri" w:ascii="Calibri" w:hAnsi="Calibri"/>
        </w:rPr>
        <w:t>correct</w:t>
      </w:r>
      <w:r>
        <w:rPr>
          <w:rFonts w:cs="Calibri" w:ascii="Calibri" w:hAnsi="Calibri"/>
          <w:spacing w:val="7"/>
        </w:rPr>
        <w:t xml:space="preserve"> </w:t>
      </w:r>
      <w:r>
        <w:rPr>
          <w:rFonts w:cs="Calibri" w:ascii="Calibri" w:hAnsi="Calibri"/>
        </w:rPr>
        <w:t>completion.</w:t>
      </w:r>
    </w:p>
    <w:p>
      <w:pPr>
        <w:pStyle w:val="BodyText"/>
        <w:ind w:start="0" w:end="0"/>
        <w:rPr/>
      </w:pPr>
      <w:r>
        <w:rPr>
          <w:rFonts w:cs="Calibri" w:ascii="Calibri" w:hAnsi="Calibri"/>
        </w:rPr>
        <w:t>Review</w:t>
      </w:r>
      <w:r>
        <w:rPr>
          <w:rFonts w:cs="Calibri" w:ascii="Calibri" w:hAnsi="Calibri"/>
          <w:spacing w:val="9"/>
        </w:rPr>
        <w:t xml:space="preserve"> </w:t>
      </w:r>
      <w:r>
        <w:rPr>
          <w:rFonts w:cs="Calibri" w:ascii="Calibri" w:hAnsi="Calibri"/>
        </w:rPr>
        <w:t>records</w:t>
      </w:r>
      <w:r>
        <w:rPr>
          <w:rFonts w:cs="Calibri" w:ascii="Calibri" w:hAnsi="Calibri"/>
          <w:spacing w:val="9"/>
        </w:rPr>
        <w:t xml:space="preserve"> </w:t>
      </w:r>
      <w:r>
        <w:rPr>
          <w:rFonts w:cs="Calibri" w:ascii="Calibri" w:hAnsi="Calibri"/>
          <w:spacing w:val="-1"/>
        </w:rPr>
        <w:t>for</w:t>
      </w:r>
      <w:r>
        <w:rPr>
          <w:rFonts w:cs="Calibri" w:ascii="Calibri" w:hAnsi="Calibri"/>
          <w:spacing w:val="10"/>
        </w:rPr>
        <w:t xml:space="preserve"> </w:t>
      </w:r>
      <w:r>
        <w:rPr>
          <w:rFonts w:cs="Calibri" w:ascii="Calibri" w:hAnsi="Calibri"/>
        </w:rPr>
        <w:t>compliance</w:t>
      </w:r>
      <w:r>
        <w:rPr>
          <w:rFonts w:cs="Calibri" w:ascii="Calibri" w:hAnsi="Calibri"/>
          <w:spacing w:val="8"/>
        </w:rPr>
        <w:t xml:space="preserve"> </w:t>
      </w:r>
      <w:r>
        <w:rPr>
          <w:rFonts w:cs="Calibri" w:ascii="Calibri" w:hAnsi="Calibri"/>
        </w:rPr>
        <w:t>with</w:t>
      </w:r>
      <w:r>
        <w:rPr>
          <w:rFonts w:cs="Calibri" w:ascii="Calibri" w:hAnsi="Calibri"/>
          <w:spacing w:val="10"/>
        </w:rPr>
        <w:t xml:space="preserve"> </w:t>
      </w:r>
      <w:r>
        <w:rPr>
          <w:rFonts w:cs="Calibri" w:ascii="Calibri" w:hAnsi="Calibri"/>
        </w:rPr>
        <w:t>airworthiness</w:t>
      </w:r>
      <w:r>
        <w:rPr>
          <w:rFonts w:cs="Calibri" w:ascii="Calibri" w:hAnsi="Calibri"/>
          <w:spacing w:val="9"/>
        </w:rPr>
        <w:t xml:space="preserve"> </w:t>
      </w:r>
      <w:r>
        <w:rPr>
          <w:rFonts w:cs="Calibri" w:ascii="Calibri" w:hAnsi="Calibri"/>
        </w:rPr>
        <w:t>directives.</w:t>
      </w:r>
      <w:r>
        <w:rPr>
          <w:rFonts w:cs="Calibri" w:ascii="Calibri" w:hAnsi="Calibri"/>
          <w:spacing w:val="21"/>
          <w:w w:val="101"/>
        </w:rPr>
        <w:t xml:space="preserve"> </w:t>
      </w:r>
    </w:p>
    <w:p>
      <w:pPr>
        <w:pStyle w:val="BodyText"/>
        <w:ind w:start="0" w:end="0"/>
        <w:rPr/>
      </w:pPr>
      <w:r>
        <w:rPr>
          <w:rFonts w:cs="Calibri" w:ascii="Calibri" w:hAnsi="Calibri"/>
        </w:rPr>
        <w:t>Review</w:t>
      </w:r>
      <w:r>
        <w:rPr>
          <w:rFonts w:cs="Calibri" w:ascii="Calibri" w:hAnsi="Calibri"/>
          <w:spacing w:val="12"/>
        </w:rPr>
        <w:t xml:space="preserve"> </w:t>
      </w:r>
      <w:r>
        <w:rPr>
          <w:rFonts w:cs="Calibri" w:ascii="Calibri" w:hAnsi="Calibri"/>
        </w:rPr>
        <w:t>records</w:t>
      </w:r>
      <w:r>
        <w:rPr>
          <w:rFonts w:cs="Calibri" w:ascii="Calibri" w:hAnsi="Calibri"/>
          <w:spacing w:val="13"/>
        </w:rPr>
        <w:t xml:space="preserve"> </w:t>
      </w:r>
      <w:r>
        <w:rPr>
          <w:rFonts w:cs="Calibri" w:ascii="Calibri" w:hAnsi="Calibri"/>
          <w:spacing w:val="-1"/>
        </w:rPr>
        <w:t>for</w:t>
      </w:r>
      <w:r>
        <w:rPr>
          <w:rFonts w:cs="Calibri" w:ascii="Calibri" w:hAnsi="Calibri"/>
          <w:spacing w:val="13"/>
        </w:rPr>
        <w:t xml:space="preserve"> </w:t>
      </w:r>
      <w:r>
        <w:rPr>
          <w:rFonts w:cs="Calibri" w:ascii="Calibri" w:hAnsi="Calibri"/>
          <w:spacing w:val="-1"/>
        </w:rPr>
        <w:t>comp</w:t>
      </w:r>
      <w:r>
        <w:rPr>
          <w:rFonts w:cs="Calibri" w:ascii="Calibri" w:hAnsi="Calibri"/>
          <w:spacing w:val="-2"/>
        </w:rPr>
        <w:t>liance</w:t>
      </w:r>
      <w:r>
        <w:rPr>
          <w:rFonts w:cs="Calibri" w:ascii="Calibri" w:hAnsi="Calibri"/>
          <w:spacing w:val="12"/>
        </w:rPr>
        <w:t xml:space="preserve"> </w:t>
      </w:r>
      <w:r>
        <w:rPr>
          <w:rFonts w:cs="Calibri" w:ascii="Calibri" w:hAnsi="Calibri"/>
        </w:rPr>
        <w:t>with</w:t>
      </w:r>
      <w:r>
        <w:rPr>
          <w:rFonts w:cs="Calibri" w:ascii="Calibri" w:hAnsi="Calibri"/>
          <w:spacing w:val="13"/>
        </w:rPr>
        <w:t xml:space="preserve"> </w:t>
      </w:r>
      <w:r>
        <w:rPr>
          <w:rFonts w:cs="Calibri" w:ascii="Calibri" w:hAnsi="Calibri"/>
          <w:spacing w:val="-1"/>
        </w:rPr>
        <w:t>component</w:t>
      </w:r>
      <w:r>
        <w:rPr>
          <w:rFonts w:cs="Calibri" w:ascii="Calibri" w:hAnsi="Calibri"/>
          <w:spacing w:val="12"/>
        </w:rPr>
        <w:t xml:space="preserve"> </w:t>
      </w:r>
      <w:r>
        <w:rPr>
          <w:rFonts w:cs="Calibri" w:ascii="Calibri" w:hAnsi="Calibri"/>
        </w:rPr>
        <w:t>life</w:t>
      </w:r>
      <w:r>
        <w:rPr>
          <w:rFonts w:cs="Calibri" w:ascii="Calibri" w:hAnsi="Calibri"/>
          <w:spacing w:val="13"/>
        </w:rPr>
        <w:t xml:space="preserve"> </w:t>
      </w:r>
      <w:r>
        <w:rPr>
          <w:rFonts w:cs="Calibri" w:ascii="Calibri" w:hAnsi="Calibri"/>
        </w:rPr>
        <w:t>limits.</w:t>
      </w:r>
    </w:p>
    <w:p>
      <w:pPr>
        <w:pStyle w:val="BodyText"/>
        <w:ind w:start="0" w:end="0"/>
        <w:rPr/>
      </w:pPr>
      <w:r>
        <w:rPr>
          <w:rFonts w:cs="Calibri" w:ascii="Calibri" w:hAnsi="Calibri"/>
        </w:rPr>
        <w:t>Procedure for</w:t>
      </w:r>
      <w:r>
        <w:rPr>
          <w:rFonts w:cs="Calibri" w:ascii="Calibri" w:hAnsi="Calibri"/>
          <w:spacing w:val="1"/>
        </w:rPr>
        <w:t xml:space="preserve"> </w:t>
      </w:r>
      <w:r>
        <w:rPr>
          <w:rFonts w:cs="Calibri" w:ascii="Calibri" w:hAnsi="Calibri"/>
        </w:rPr>
        <w:t>Inspection following</w:t>
      </w:r>
      <w:r>
        <w:rPr>
          <w:rFonts w:cs="Calibri" w:ascii="Calibri" w:hAnsi="Calibri"/>
          <w:spacing w:val="1"/>
        </w:rPr>
        <w:t xml:space="preserve"> </w:t>
      </w:r>
      <w:r>
        <w:rPr>
          <w:rFonts w:cs="Calibri" w:ascii="Calibri" w:hAnsi="Calibri"/>
        </w:rPr>
        <w:t>heavy</w:t>
      </w:r>
      <w:r>
        <w:rPr>
          <w:rFonts w:cs="Calibri" w:ascii="Calibri" w:hAnsi="Calibri"/>
          <w:spacing w:val="1"/>
        </w:rPr>
        <w:t xml:space="preserve"> </w:t>
      </w:r>
      <w:r>
        <w:rPr>
          <w:rFonts w:cs="Calibri" w:ascii="Calibri" w:hAnsi="Calibri"/>
          <w:spacing w:val="-2"/>
        </w:rPr>
        <w:t>landin</w:t>
      </w:r>
      <w:r>
        <w:rPr>
          <w:rFonts w:cs="Calibri" w:ascii="Calibri" w:hAnsi="Calibri"/>
          <w:spacing w:val="-1"/>
        </w:rPr>
        <w:t>g.</w:t>
      </w:r>
      <w:r>
        <w:rPr>
          <w:rFonts w:cs="Calibri" w:ascii="Calibri" w:hAnsi="Calibri"/>
          <w:spacing w:val="27"/>
          <w:w w:val="99"/>
        </w:rPr>
        <w:t xml:space="preserve"> </w:t>
      </w:r>
    </w:p>
    <w:p>
      <w:pPr>
        <w:pStyle w:val="BodyText"/>
        <w:ind w:start="0" w:end="0"/>
        <w:rPr>
          <w:rFonts w:ascii="Calibri" w:hAnsi="Calibri" w:cs="Calibri"/>
        </w:rPr>
      </w:pPr>
      <w:r>
        <w:rPr>
          <w:rFonts w:cs="Calibri" w:ascii="Calibri" w:hAnsi="Calibri"/>
        </w:rPr>
        <w:t>Procedure</w:t>
      </w:r>
      <w:r>
        <w:rPr>
          <w:rFonts w:cs="Calibri" w:ascii="Calibri" w:hAnsi="Calibri"/>
          <w:spacing w:val="10"/>
        </w:rPr>
        <w:t xml:space="preserve"> </w:t>
      </w:r>
      <w:r>
        <w:rPr>
          <w:rFonts w:cs="Calibri" w:ascii="Calibri" w:hAnsi="Calibri"/>
        </w:rPr>
        <w:t>for</w:t>
      </w:r>
      <w:r>
        <w:rPr>
          <w:rFonts w:cs="Calibri" w:ascii="Calibri" w:hAnsi="Calibri"/>
          <w:spacing w:val="10"/>
        </w:rPr>
        <w:t xml:space="preserve"> </w:t>
      </w:r>
      <w:r>
        <w:rPr>
          <w:rFonts w:cs="Calibri" w:ascii="Calibri" w:hAnsi="Calibri"/>
        </w:rPr>
        <w:t>Inspection</w:t>
      </w:r>
      <w:r>
        <w:rPr>
          <w:rFonts w:cs="Calibri" w:ascii="Calibri" w:hAnsi="Calibri"/>
          <w:spacing w:val="11"/>
        </w:rPr>
        <w:t xml:space="preserve"> </w:t>
      </w:r>
      <w:r>
        <w:rPr>
          <w:rFonts w:cs="Calibri" w:ascii="Calibri" w:hAnsi="Calibri"/>
        </w:rPr>
        <w:t>following</w:t>
      </w:r>
      <w:r>
        <w:rPr>
          <w:rFonts w:cs="Calibri" w:ascii="Calibri" w:hAnsi="Calibri"/>
          <w:spacing w:val="10"/>
        </w:rPr>
        <w:t xml:space="preserve"> </w:t>
      </w:r>
      <w:r>
        <w:rPr>
          <w:rFonts w:cs="Calibri" w:ascii="Calibri" w:hAnsi="Calibri"/>
        </w:rPr>
        <w:t>lightning</w:t>
      </w:r>
      <w:r>
        <w:rPr>
          <w:rFonts w:cs="Calibri" w:ascii="Calibri" w:hAnsi="Calibri"/>
          <w:spacing w:val="11"/>
        </w:rPr>
        <w:t xml:space="preserve"> </w:t>
      </w:r>
      <w:r>
        <w:rPr>
          <w:rFonts w:cs="Calibri" w:ascii="Calibri" w:hAnsi="Calibri"/>
          <w:spacing w:val="-1"/>
        </w:rPr>
        <w:t>strike.</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Dimensions/Areas</w:t>
      </w:r>
    </w:p>
    <w:p>
      <w:pPr>
        <w:pStyle w:val="BodyText"/>
        <w:ind w:start="0" w:end="0"/>
        <w:rPr/>
      </w:pPr>
      <w:r>
        <w:rPr>
          <w:rFonts w:cs="Calibri" w:ascii="Calibri" w:hAnsi="Calibri"/>
          <w:spacing w:val="-1"/>
        </w:rPr>
        <w:t>Locate</w:t>
      </w:r>
      <w:r>
        <w:rPr>
          <w:rFonts w:cs="Calibri" w:ascii="Calibri" w:hAnsi="Calibri"/>
          <w:spacing w:val="-5"/>
        </w:rPr>
        <w:t xml:space="preserve"> </w:t>
      </w:r>
      <w:r>
        <w:rPr>
          <w:rFonts w:cs="Calibri" w:ascii="Calibri" w:hAnsi="Calibri"/>
          <w:spacing w:val="-1"/>
        </w:rPr>
        <w:t>componen</w:t>
      </w:r>
      <w:r>
        <w:rPr>
          <w:rFonts w:cs="Calibri" w:ascii="Calibri" w:hAnsi="Calibri"/>
          <w:spacing w:val="-2"/>
        </w:rPr>
        <w:t>t(s)</w:t>
      </w:r>
      <w:r>
        <w:rPr>
          <w:rFonts w:cs="Calibri" w:ascii="Calibri" w:hAnsi="Calibri"/>
          <w:spacing w:val="-5"/>
        </w:rPr>
        <w:t xml:space="preserve"> </w:t>
      </w:r>
      <w:r>
        <w:rPr>
          <w:rFonts w:cs="Calibri" w:ascii="Calibri" w:hAnsi="Calibri"/>
          <w:spacing w:val="-1"/>
        </w:rPr>
        <w:t>by</w:t>
      </w:r>
      <w:r>
        <w:rPr>
          <w:rFonts w:cs="Calibri" w:ascii="Calibri" w:hAnsi="Calibri"/>
          <w:spacing w:val="-4"/>
        </w:rPr>
        <w:t xml:space="preserve"> </w:t>
      </w:r>
      <w:r>
        <w:rPr>
          <w:rFonts w:cs="Calibri" w:ascii="Calibri" w:hAnsi="Calibri"/>
        </w:rPr>
        <w:t>zone/station</w:t>
      </w:r>
      <w:r>
        <w:rPr>
          <w:rFonts w:cs="Calibri" w:ascii="Calibri" w:hAnsi="Calibri"/>
          <w:spacing w:val="-5"/>
        </w:rPr>
        <w:t xml:space="preserve"> </w:t>
      </w:r>
      <w:r>
        <w:rPr>
          <w:rFonts w:cs="Calibri" w:ascii="Calibri" w:hAnsi="Calibri"/>
          <w:spacing w:val="-1"/>
        </w:rPr>
        <w:t>number.</w:t>
      </w:r>
      <w:r>
        <w:rPr>
          <w:rFonts w:cs="Calibri" w:ascii="Calibri" w:hAnsi="Calibri"/>
          <w:spacing w:val="45"/>
          <w:w w:val="102"/>
        </w:rPr>
        <w:t xml:space="preserve"> </w:t>
      </w:r>
    </w:p>
    <w:p>
      <w:pPr>
        <w:pStyle w:val="BodyText"/>
        <w:ind w:start="0" w:end="0"/>
        <w:rPr/>
      </w:pPr>
      <w:r>
        <w:rPr>
          <w:rFonts w:cs="Calibri" w:ascii="Calibri" w:hAnsi="Calibri"/>
        </w:rPr>
        <w:t>Perform</w:t>
      </w:r>
      <w:r>
        <w:rPr>
          <w:rFonts w:cs="Calibri" w:ascii="Calibri" w:hAnsi="Calibri"/>
          <w:spacing w:val="15"/>
        </w:rPr>
        <w:t xml:space="preserve"> </w:t>
      </w:r>
      <w:r>
        <w:rPr>
          <w:rFonts w:cs="Calibri" w:ascii="Calibri" w:hAnsi="Calibri"/>
        </w:rPr>
        <w:t>symmetry</w:t>
      </w:r>
      <w:r>
        <w:rPr>
          <w:rFonts w:cs="Calibri" w:ascii="Calibri" w:hAnsi="Calibri"/>
          <w:spacing w:val="15"/>
        </w:rPr>
        <w:t xml:space="preserve"> </w:t>
      </w:r>
      <w:r>
        <w:rPr>
          <w:rFonts w:cs="Calibri" w:ascii="Calibri" w:hAnsi="Calibri"/>
        </w:rPr>
        <w:t>check.</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Lifting</w:t>
      </w:r>
      <w:r>
        <w:rPr>
          <w:rFonts w:cs="Calibri" w:ascii="Calibri" w:hAnsi="Calibri"/>
          <w:b/>
          <w:spacing w:val="-25"/>
          <w:w w:val="95"/>
        </w:rPr>
        <w:t xml:space="preserve"> </w:t>
      </w:r>
      <w:r>
        <w:rPr>
          <w:rFonts w:cs="Calibri" w:ascii="Calibri" w:hAnsi="Calibri"/>
          <w:b/>
          <w:w w:val="95"/>
        </w:rPr>
        <w:t>and</w:t>
      </w:r>
      <w:r>
        <w:rPr>
          <w:rFonts w:cs="Calibri" w:ascii="Calibri" w:hAnsi="Calibri"/>
          <w:b/>
          <w:spacing w:val="-24"/>
          <w:w w:val="95"/>
        </w:rPr>
        <w:t xml:space="preserve"> </w:t>
      </w:r>
      <w:r>
        <w:rPr>
          <w:rFonts w:cs="Calibri" w:ascii="Calibri" w:hAnsi="Calibri"/>
          <w:b/>
          <w:w w:val="95"/>
        </w:rPr>
        <w:t>Shoring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p>
    <w:p>
      <w:pPr>
        <w:pStyle w:val="BodyText"/>
        <w:ind w:start="0" w:end="0"/>
        <w:rPr/>
      </w:pPr>
      <w:r>
        <w:rPr>
          <w:rFonts w:cs="Calibri" w:ascii="Calibri" w:hAnsi="Calibri"/>
        </w:rPr>
        <w:t>Jack</w:t>
      </w:r>
      <w:r>
        <w:rPr>
          <w:rFonts w:cs="Calibri" w:ascii="Calibri" w:hAnsi="Calibri"/>
          <w:spacing w:val="-3"/>
        </w:rPr>
        <w:t xml:space="preserve"> </w:t>
      </w:r>
      <w:r>
        <w:rPr>
          <w:rFonts w:cs="Calibri" w:ascii="Calibri" w:hAnsi="Calibri"/>
        </w:rPr>
        <w:t>aircraft</w:t>
      </w:r>
      <w:r>
        <w:rPr>
          <w:rFonts w:cs="Calibri" w:ascii="Calibri" w:hAnsi="Calibri"/>
          <w:spacing w:val="-2"/>
        </w:rPr>
        <w:t xml:space="preserve"> </w:t>
      </w:r>
      <w:r>
        <w:rPr>
          <w:rFonts w:cs="Calibri" w:ascii="Calibri" w:hAnsi="Calibri"/>
        </w:rPr>
        <w:t>nose</w:t>
      </w:r>
      <w:r>
        <w:rPr>
          <w:rFonts w:cs="Calibri" w:ascii="Calibri" w:hAnsi="Calibri"/>
          <w:spacing w:val="-2"/>
        </w:rPr>
        <w:t xml:space="preserve"> </w:t>
      </w:r>
      <w:r>
        <w:rPr>
          <w:rFonts w:cs="Calibri" w:ascii="Calibri" w:hAnsi="Calibri"/>
        </w:rPr>
        <w:t>or</w:t>
      </w:r>
      <w:r>
        <w:rPr>
          <w:rFonts w:cs="Calibri" w:ascii="Calibri" w:hAnsi="Calibri"/>
          <w:spacing w:val="-2"/>
        </w:rPr>
        <w:t xml:space="preserve"> </w:t>
      </w:r>
      <w:r>
        <w:rPr>
          <w:rFonts w:cs="Calibri" w:ascii="Calibri" w:hAnsi="Calibri"/>
        </w:rPr>
        <w:t>tail</w:t>
      </w:r>
      <w:r>
        <w:rPr>
          <w:rFonts w:cs="Calibri" w:ascii="Calibri" w:hAnsi="Calibri"/>
          <w:spacing w:val="-2"/>
        </w:rPr>
        <w:t xml:space="preserve"> </w:t>
      </w:r>
      <w:r>
        <w:rPr>
          <w:rFonts w:cs="Calibri" w:ascii="Calibri" w:hAnsi="Calibri"/>
        </w:rPr>
        <w:t>wheel.</w:t>
      </w:r>
      <w:r>
        <w:rPr>
          <w:rFonts w:cs="Calibri" w:ascii="Calibri" w:hAnsi="Calibri"/>
          <w:w w:val="103"/>
        </w:rPr>
        <w:t xml:space="preserve"> </w:t>
      </w:r>
    </w:p>
    <w:p>
      <w:pPr>
        <w:pStyle w:val="BodyText"/>
        <w:ind w:start="0" w:end="0"/>
        <w:rPr/>
      </w:pPr>
      <w:r>
        <w:rPr>
          <w:rFonts w:cs="Calibri" w:ascii="Calibri" w:hAnsi="Calibri"/>
        </w:rPr>
        <w:t>Jack</w:t>
      </w:r>
      <w:r>
        <w:rPr>
          <w:rFonts w:cs="Calibri" w:ascii="Calibri" w:hAnsi="Calibri"/>
          <w:spacing w:val="-2"/>
        </w:rPr>
        <w:t xml:space="preserve"> </w:t>
      </w:r>
      <w:r>
        <w:rPr>
          <w:rFonts w:cs="Calibri" w:ascii="Calibri" w:hAnsi="Calibri"/>
        </w:rPr>
        <w:t>complete</w:t>
      </w:r>
      <w:r>
        <w:rPr>
          <w:rFonts w:cs="Calibri" w:ascii="Calibri" w:hAnsi="Calibri"/>
          <w:spacing w:val="-2"/>
        </w:rPr>
        <w:t xml:space="preserve"> </w:t>
      </w:r>
      <w:r>
        <w:rPr>
          <w:rFonts w:cs="Calibri" w:ascii="Calibri" w:hAnsi="Calibri"/>
        </w:rPr>
        <w:t>aircraft.</w:t>
      </w:r>
    </w:p>
    <w:p>
      <w:pPr>
        <w:pStyle w:val="BodyText"/>
        <w:ind w:start="0" w:end="0"/>
        <w:rPr>
          <w:rFonts w:ascii="Calibri" w:hAnsi="Calibri" w:cs="Calibri"/>
        </w:rPr>
      </w:pPr>
      <w:r>
        <w:rPr>
          <w:rFonts w:cs="Calibri" w:ascii="Calibri" w:hAnsi="Calibri"/>
        </w:rPr>
        <w:t>Sling</w:t>
      </w:r>
      <w:r>
        <w:rPr>
          <w:rFonts w:cs="Calibri" w:ascii="Calibri" w:hAnsi="Calibri"/>
          <w:spacing w:val="1"/>
        </w:rPr>
        <w:t xml:space="preserve"> </w:t>
      </w:r>
      <w:r>
        <w:rPr>
          <w:rFonts w:cs="Calibri" w:ascii="Calibri" w:hAnsi="Calibri"/>
        </w:rPr>
        <w:t>or</w:t>
      </w:r>
      <w:r>
        <w:rPr>
          <w:rFonts w:cs="Calibri" w:ascii="Calibri" w:hAnsi="Calibri"/>
          <w:spacing w:val="3"/>
        </w:rPr>
        <w:t xml:space="preserve"> </w:t>
      </w:r>
      <w:r>
        <w:rPr>
          <w:rFonts w:cs="Calibri" w:ascii="Calibri" w:hAnsi="Calibri"/>
        </w:rPr>
        <w:t>trestle</w:t>
      </w:r>
      <w:r>
        <w:rPr>
          <w:rFonts w:cs="Calibri" w:ascii="Calibri" w:hAnsi="Calibri"/>
          <w:spacing w:val="3"/>
        </w:rPr>
        <w:t xml:space="preserve"> </w:t>
      </w:r>
      <w:r>
        <w:rPr>
          <w:rFonts w:cs="Calibri" w:ascii="Calibri" w:hAnsi="Calibri"/>
        </w:rPr>
        <w:t>major</w:t>
      </w:r>
      <w:r>
        <w:rPr>
          <w:rFonts w:cs="Calibri" w:ascii="Calibri" w:hAnsi="Calibri"/>
          <w:spacing w:val="1"/>
        </w:rPr>
        <w:t xml:space="preserve"> </w:t>
      </w:r>
      <w:r>
        <w:rPr>
          <w:rFonts w:cs="Calibri" w:ascii="Calibri" w:hAnsi="Calibri"/>
          <w:spacing w:val="-1"/>
        </w:rPr>
        <w:t>component.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Levelling/</w:t>
      </w:r>
      <w:r>
        <w:rPr>
          <w:rFonts w:cs="Calibri" w:ascii="Calibri" w:hAnsi="Calibri"/>
          <w:b/>
          <w:spacing w:val="-1"/>
          <w:w w:val="95"/>
        </w:rPr>
        <w:t>Weig</w:t>
      </w:r>
      <w:r>
        <w:rPr>
          <w:rFonts w:cs="Calibri" w:ascii="Calibri" w:hAnsi="Calibri"/>
          <w:b/>
          <w:spacing w:val="-2"/>
          <w:w w:val="95"/>
        </w:rPr>
        <w:t>hing</w:t>
      </w:r>
    </w:p>
    <w:p>
      <w:pPr>
        <w:pStyle w:val="BodyText"/>
        <w:ind w:start="0" w:end="0"/>
        <w:rPr/>
      </w:pPr>
      <w:r>
        <w:rPr>
          <w:rFonts w:cs="Calibri" w:ascii="Calibri" w:hAnsi="Calibri"/>
        </w:rPr>
        <w:t>Level</w:t>
      </w:r>
      <w:r>
        <w:rPr>
          <w:rFonts w:cs="Calibri" w:ascii="Calibri" w:hAnsi="Calibri"/>
          <w:spacing w:val="-13"/>
        </w:rPr>
        <w:t xml:space="preserve"> </w:t>
      </w:r>
      <w:r>
        <w:rPr>
          <w:rFonts w:cs="Calibri" w:ascii="Calibri" w:hAnsi="Calibri"/>
          <w:spacing w:val="-1"/>
        </w:rPr>
        <w:t>aircraft.</w:t>
      </w:r>
      <w:r>
        <w:rPr>
          <w:rFonts w:cs="Calibri" w:ascii="Calibri" w:hAnsi="Calibri"/>
          <w:spacing w:val="27"/>
          <w:w w:val="99"/>
        </w:rPr>
        <w:t xml:space="preserve"> </w:t>
      </w:r>
    </w:p>
    <w:p>
      <w:pPr>
        <w:pStyle w:val="BodyText"/>
        <w:ind w:start="0" w:end="0"/>
        <w:rPr/>
      </w:pPr>
      <w:r>
        <w:rPr>
          <w:rFonts w:cs="Calibri" w:ascii="Calibri" w:hAnsi="Calibri"/>
        </w:rPr>
        <w:t>Weigh</w:t>
      </w:r>
      <w:r>
        <w:rPr>
          <w:rFonts w:cs="Calibri" w:ascii="Calibri" w:hAnsi="Calibri"/>
          <w:spacing w:val="-2"/>
        </w:rPr>
        <w:t xml:space="preserve"> </w:t>
      </w:r>
      <w:r>
        <w:rPr>
          <w:rFonts w:cs="Calibri" w:ascii="Calibri" w:hAnsi="Calibri"/>
        </w:rPr>
        <w:t>aircraft.</w:t>
      </w:r>
    </w:p>
    <w:p>
      <w:pPr>
        <w:pStyle w:val="BodyText"/>
        <w:ind w:start="0" w:end="0"/>
        <w:rPr/>
      </w:pPr>
      <w:r>
        <w:rPr>
          <w:rFonts w:cs="Calibri" w:ascii="Calibri" w:hAnsi="Calibri"/>
          <w:spacing w:val="-2"/>
        </w:rPr>
        <w:t>Prepare</w:t>
      </w:r>
      <w:r>
        <w:rPr>
          <w:rFonts w:cs="Calibri" w:ascii="Calibri" w:hAnsi="Calibri"/>
          <w:spacing w:val="-5"/>
        </w:rPr>
        <w:t xml:space="preserve"> </w:t>
      </w:r>
      <w:r>
        <w:rPr>
          <w:rFonts w:cs="Calibri" w:ascii="Calibri" w:hAnsi="Calibri"/>
        </w:rPr>
        <w:t>weight</w:t>
      </w:r>
      <w:r>
        <w:rPr>
          <w:rFonts w:cs="Calibri" w:ascii="Calibri" w:hAnsi="Calibri"/>
          <w:spacing w:val="-3"/>
        </w:rPr>
        <w:t xml:space="preserve"> </w:t>
      </w:r>
      <w:r>
        <w:rPr>
          <w:rFonts w:cs="Calibri" w:ascii="Calibri" w:hAnsi="Calibri"/>
        </w:rPr>
        <w:t>and</w:t>
      </w:r>
      <w:r>
        <w:rPr>
          <w:rFonts w:cs="Calibri" w:ascii="Calibri" w:hAnsi="Calibri"/>
          <w:spacing w:val="-3"/>
        </w:rPr>
        <w:t xml:space="preserve"> </w:t>
      </w:r>
      <w:r>
        <w:rPr>
          <w:rFonts w:cs="Calibri" w:ascii="Calibri" w:hAnsi="Calibri"/>
          <w:spacing w:val="-2"/>
        </w:rPr>
        <w:t>balan</w:t>
      </w:r>
      <w:r>
        <w:rPr>
          <w:rFonts w:cs="Calibri" w:ascii="Calibri" w:hAnsi="Calibri"/>
          <w:spacing w:val="-1"/>
        </w:rPr>
        <w:t>ce</w:t>
      </w:r>
      <w:r>
        <w:rPr>
          <w:rFonts w:cs="Calibri" w:ascii="Calibri" w:hAnsi="Calibri"/>
          <w:spacing w:val="-3"/>
        </w:rPr>
        <w:t xml:space="preserve"> </w:t>
      </w:r>
      <w:r>
        <w:rPr>
          <w:rFonts w:cs="Calibri" w:ascii="Calibri" w:hAnsi="Calibri"/>
          <w:spacing w:val="-1"/>
        </w:rPr>
        <w:t>amendment.</w:t>
      </w:r>
      <w:r>
        <w:rPr>
          <w:rFonts w:cs="Calibri" w:ascii="Calibri" w:hAnsi="Calibri"/>
          <w:spacing w:val="43"/>
          <w:w w:val="104"/>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aircraft</w:t>
      </w:r>
      <w:r>
        <w:rPr>
          <w:rFonts w:cs="Calibri" w:ascii="Calibri" w:hAnsi="Calibri"/>
          <w:spacing w:val="-3"/>
        </w:rPr>
        <w:t xml:space="preserve"> </w:t>
      </w:r>
      <w:r>
        <w:rPr>
          <w:rFonts w:cs="Calibri" w:ascii="Calibri" w:hAnsi="Calibri"/>
        </w:rPr>
        <w:t>against</w:t>
      </w:r>
      <w:r>
        <w:rPr>
          <w:rFonts w:cs="Calibri" w:ascii="Calibri" w:hAnsi="Calibri"/>
          <w:spacing w:val="-4"/>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rPr>
        <w:t>list.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To</w:t>
      </w:r>
      <w:r>
        <w:rPr>
          <w:rFonts w:cs="Calibri" w:ascii="Calibri" w:hAnsi="Calibri"/>
          <w:b/>
          <w:spacing w:val="-1"/>
          <w:w w:val="95"/>
        </w:rPr>
        <w:t>wing</w:t>
      </w:r>
      <w:r>
        <w:rPr>
          <w:rFonts w:cs="Calibri" w:ascii="Calibri" w:hAnsi="Calibri"/>
          <w:b/>
          <w:spacing w:val="-32"/>
          <w:w w:val="95"/>
        </w:rPr>
        <w:t xml:space="preserve"> </w:t>
      </w:r>
      <w:r>
        <w:rPr>
          <w:rFonts w:cs="Calibri" w:ascii="Calibri" w:hAnsi="Calibri"/>
          <w:b/>
          <w:w w:val="95"/>
        </w:rPr>
        <w:t>and</w:t>
      </w:r>
      <w:r>
        <w:rPr>
          <w:rFonts w:cs="Calibri" w:ascii="Calibri" w:hAnsi="Calibri"/>
          <w:b/>
          <w:spacing w:val="-33"/>
          <w:w w:val="95"/>
        </w:rPr>
        <w:t xml:space="preserve"> </w:t>
      </w:r>
      <w:r>
        <w:rPr>
          <w:rFonts w:cs="Calibri" w:ascii="Calibri" w:hAnsi="Calibri"/>
          <w:b/>
          <w:w w:val="95"/>
        </w:rPr>
        <w:t>Taxiing</w:t>
      </w:r>
    </w:p>
    <w:p>
      <w:pPr>
        <w:pStyle w:val="BodyText"/>
        <w:ind w:start="0" w:end="0"/>
        <w:rPr/>
      </w:pPr>
      <w:r>
        <w:rPr>
          <w:rFonts w:cs="Calibri" w:ascii="Calibri" w:hAnsi="Calibri"/>
        </w:rPr>
        <w:t>Prepare aircraft</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towing.</w:t>
      </w:r>
      <w:r>
        <w:rPr>
          <w:rFonts w:cs="Calibri" w:ascii="Calibri" w:hAnsi="Calibri"/>
          <w:w w:val="105"/>
        </w:rPr>
        <w:t xml:space="preserve"> </w:t>
      </w:r>
    </w:p>
    <w:p>
      <w:pPr>
        <w:pStyle w:val="BodyText"/>
        <w:ind w:start="0" w:end="0"/>
        <w:rPr>
          <w:rFonts w:ascii="Calibri" w:hAnsi="Calibri" w:cs="Calibri"/>
        </w:rPr>
      </w:pPr>
      <w:r>
        <w:rPr>
          <w:rFonts w:cs="Calibri" w:ascii="Calibri" w:hAnsi="Calibri"/>
        </w:rPr>
        <w:t>Tow</w:t>
      </w:r>
      <w:r>
        <w:rPr>
          <w:rFonts w:cs="Calibri" w:ascii="Calibri" w:hAnsi="Calibri"/>
          <w:spacing w:val="5"/>
        </w:rPr>
        <w:t xml:space="preserve"> </w:t>
      </w:r>
      <w:r>
        <w:rPr>
          <w:rFonts w:cs="Calibri" w:ascii="Calibri" w:hAnsi="Calibri"/>
          <w:spacing w:val="-2"/>
        </w:rPr>
        <w:t>aircra</w:t>
      </w:r>
      <w:r>
        <w:rPr>
          <w:rFonts w:cs="Calibri" w:ascii="Calibri" w:hAnsi="Calibri"/>
          <w:spacing w:val="-1"/>
        </w:rPr>
        <w:t>ft.</w:t>
      </w:r>
    </w:p>
    <w:p>
      <w:pPr>
        <w:pStyle w:val="BodyText"/>
        <w:ind w:start="0" w:end="0"/>
        <w:rPr/>
      </w:pPr>
      <w:r>
        <w:rPr>
          <w:rFonts w:cs="Calibri" w:ascii="Calibri" w:hAnsi="Calibri"/>
        </w:rPr>
        <w:t>Be</w:t>
      </w:r>
      <w:r>
        <w:rPr>
          <w:rFonts w:cs="Calibri" w:ascii="Calibri" w:hAnsi="Calibri"/>
          <w:spacing w:val="8"/>
        </w:rPr>
        <w:t xml:space="preserve"> </w:t>
      </w:r>
      <w:r>
        <w:rPr>
          <w:rFonts w:cs="Calibri" w:ascii="Calibri" w:hAnsi="Calibri"/>
        </w:rPr>
        <w:t>part</w:t>
      </w:r>
      <w:r>
        <w:rPr>
          <w:rFonts w:cs="Calibri" w:ascii="Calibri" w:hAnsi="Calibri"/>
          <w:spacing w:val="8"/>
        </w:rPr>
        <w:t xml:space="preserve"> </w:t>
      </w:r>
      <w:r>
        <w:rPr>
          <w:rFonts w:cs="Calibri" w:ascii="Calibri" w:hAnsi="Calibri"/>
        </w:rPr>
        <w:t>of</w:t>
      </w:r>
      <w:r>
        <w:rPr>
          <w:rFonts w:cs="Calibri" w:ascii="Calibri" w:hAnsi="Calibri"/>
          <w:spacing w:val="6"/>
        </w:rPr>
        <w:t xml:space="preserve"> </w:t>
      </w:r>
      <w:r>
        <w:rPr>
          <w:rFonts w:cs="Calibri" w:ascii="Calibri" w:hAnsi="Calibri"/>
        </w:rPr>
        <w:t>aircraft</w:t>
      </w:r>
      <w:r>
        <w:rPr>
          <w:rFonts w:cs="Calibri" w:ascii="Calibri" w:hAnsi="Calibri"/>
          <w:spacing w:val="8"/>
        </w:rPr>
        <w:t xml:space="preserve"> </w:t>
      </w:r>
      <w:r>
        <w:rPr>
          <w:rFonts w:cs="Calibri" w:ascii="Calibri" w:hAnsi="Calibri"/>
        </w:rPr>
        <w:t>towing</w:t>
      </w:r>
      <w:r>
        <w:rPr>
          <w:rFonts w:cs="Calibri" w:ascii="Calibri" w:hAnsi="Calibri"/>
          <w:spacing w:val="8"/>
        </w:rPr>
        <w:t xml:space="preserve"> </w:t>
      </w:r>
      <w:r>
        <w:rPr>
          <w:rFonts w:cs="Calibri" w:ascii="Calibri" w:hAnsi="Calibri"/>
        </w:rPr>
        <w:t>team.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Parking</w:t>
      </w:r>
      <w:r>
        <w:rPr>
          <w:rFonts w:cs="Calibri" w:ascii="Calibri" w:hAnsi="Calibri"/>
          <w:b/>
          <w:spacing w:val="-32"/>
          <w:w w:val="95"/>
        </w:rPr>
        <w:t xml:space="preserve"> </w:t>
      </w:r>
      <w:r>
        <w:rPr>
          <w:rFonts w:cs="Calibri" w:ascii="Calibri" w:hAnsi="Calibri"/>
          <w:b/>
          <w:spacing w:val="-1"/>
          <w:w w:val="95"/>
        </w:rPr>
        <w:t>a</w:t>
      </w:r>
      <w:r>
        <w:rPr>
          <w:rFonts w:cs="Calibri" w:ascii="Calibri" w:hAnsi="Calibri"/>
          <w:b/>
          <w:spacing w:val="-2"/>
          <w:w w:val="95"/>
        </w:rPr>
        <w:t>nd</w:t>
      </w:r>
      <w:r>
        <w:rPr>
          <w:rFonts w:cs="Calibri" w:ascii="Calibri" w:hAnsi="Calibri"/>
          <w:b/>
          <w:spacing w:val="-31"/>
          <w:w w:val="95"/>
        </w:rPr>
        <w:t xml:space="preserve"> </w:t>
      </w:r>
      <w:r>
        <w:rPr>
          <w:rFonts w:cs="Calibri" w:ascii="Calibri" w:hAnsi="Calibri"/>
          <w:b/>
          <w:w w:val="95"/>
        </w:rPr>
        <w:t>Mooring</w:t>
      </w:r>
    </w:p>
    <w:p>
      <w:pPr>
        <w:pStyle w:val="BodyText"/>
        <w:ind w:start="0" w:end="0"/>
        <w:rPr/>
      </w:pPr>
      <w:r>
        <w:rPr>
          <w:rFonts w:cs="Calibri" w:ascii="Calibri" w:hAnsi="Calibri"/>
        </w:rPr>
        <w:t>Tie</w:t>
      </w:r>
      <w:r>
        <w:rPr>
          <w:rFonts w:cs="Calibri" w:ascii="Calibri" w:hAnsi="Calibri"/>
          <w:spacing w:val="-1"/>
        </w:rPr>
        <w:t xml:space="preserve"> </w:t>
      </w:r>
      <w:r>
        <w:rPr>
          <w:rFonts w:cs="Calibri" w:ascii="Calibri" w:hAnsi="Calibri"/>
        </w:rPr>
        <w:t>down</w:t>
      </w:r>
      <w:r>
        <w:rPr>
          <w:rFonts w:cs="Calibri" w:ascii="Calibri" w:hAnsi="Calibri"/>
          <w:spacing w:val="-3"/>
        </w:rPr>
        <w:t xml:space="preserve"> </w:t>
      </w:r>
      <w:r>
        <w:rPr>
          <w:rFonts w:cs="Calibri" w:ascii="Calibri" w:hAnsi="Calibri"/>
        </w:rPr>
        <w:t>aircraft.</w:t>
      </w:r>
    </w:p>
    <w:p>
      <w:pPr>
        <w:pStyle w:val="BodyText"/>
        <w:ind w:start="0" w:end="0"/>
        <w:rPr/>
      </w:pPr>
      <w:r>
        <w:rPr>
          <w:rFonts w:cs="Calibri" w:ascii="Calibri" w:hAnsi="Calibri"/>
        </w:rPr>
        <w:t>Park,</w:t>
      </w:r>
      <w:r>
        <w:rPr>
          <w:rFonts w:cs="Calibri" w:ascii="Calibri" w:hAnsi="Calibri"/>
          <w:spacing w:val="-15"/>
        </w:rPr>
        <w:t xml:space="preserve"> </w:t>
      </w:r>
      <w:r>
        <w:rPr>
          <w:rFonts w:cs="Calibri" w:ascii="Calibri" w:hAnsi="Calibri"/>
        </w:rPr>
        <w:t>secure</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cover</w:t>
      </w:r>
      <w:r>
        <w:rPr>
          <w:rFonts w:cs="Calibri" w:ascii="Calibri" w:hAnsi="Calibri"/>
          <w:spacing w:val="-15"/>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rPr>
        <w:t>Position</w:t>
      </w:r>
      <w:r>
        <w:rPr>
          <w:rFonts w:cs="Calibri" w:ascii="Calibri" w:hAnsi="Calibri"/>
          <w:spacing w:val="-11"/>
        </w:rPr>
        <w:t xml:space="preserve"> </w:t>
      </w:r>
      <w:r>
        <w:rPr>
          <w:rFonts w:cs="Calibri" w:ascii="Calibri" w:hAnsi="Calibri"/>
        </w:rPr>
        <w:t>aircraft</w:t>
      </w:r>
      <w:r>
        <w:rPr>
          <w:rFonts w:cs="Calibri" w:ascii="Calibri" w:hAnsi="Calibri"/>
          <w:spacing w:val="-8"/>
        </w:rPr>
        <w:t xml:space="preserve"> </w:t>
      </w:r>
      <w:r>
        <w:rPr>
          <w:rFonts w:cs="Calibri" w:ascii="Calibri" w:hAnsi="Calibri"/>
        </w:rPr>
        <w:t>in</w:t>
      </w:r>
      <w:r>
        <w:rPr>
          <w:rFonts w:cs="Calibri" w:ascii="Calibri" w:hAnsi="Calibri"/>
          <w:spacing w:val="-9"/>
        </w:rPr>
        <w:t xml:space="preserve"> </w:t>
      </w:r>
      <w:r>
        <w:rPr>
          <w:rFonts w:cs="Calibri" w:ascii="Calibri" w:hAnsi="Calibri"/>
        </w:rPr>
        <w:t>maintenance</w:t>
      </w:r>
      <w:r>
        <w:rPr>
          <w:rFonts w:cs="Calibri" w:ascii="Calibri" w:hAnsi="Calibri"/>
          <w:spacing w:val="-9"/>
        </w:rPr>
        <w:t xml:space="preserve"> </w:t>
      </w:r>
      <w:r>
        <w:rPr>
          <w:rFonts w:cs="Calibri" w:ascii="Calibri" w:hAnsi="Calibri"/>
        </w:rPr>
        <w:t>dock.</w:t>
      </w:r>
      <w:r>
        <w:rPr>
          <w:rFonts w:cs="Calibri" w:ascii="Calibri" w:hAnsi="Calibri"/>
          <w:w w:val="99"/>
        </w:rPr>
        <w:t xml:space="preserve"> </w:t>
      </w:r>
    </w:p>
    <w:p>
      <w:pPr>
        <w:pStyle w:val="BodyText"/>
        <w:ind w:start="0" w:end="0"/>
        <w:rPr/>
      </w:pPr>
      <w:r>
        <w:rPr>
          <w:rFonts w:cs="Calibri" w:ascii="Calibri" w:hAnsi="Calibri"/>
        </w:rPr>
        <w:t>Secure</w:t>
      </w:r>
      <w:r>
        <w:rPr>
          <w:rFonts w:cs="Calibri" w:ascii="Calibri" w:hAnsi="Calibri"/>
          <w:spacing w:val="-10"/>
        </w:rPr>
        <w:t xml:space="preserve"> </w:t>
      </w:r>
      <w:r>
        <w:rPr>
          <w:rFonts w:cs="Calibri" w:ascii="Calibri" w:hAnsi="Calibri"/>
        </w:rPr>
        <w:t>rotor</w:t>
      </w:r>
      <w:r>
        <w:rPr>
          <w:rFonts w:cs="Calibri" w:ascii="Calibri" w:hAnsi="Calibri"/>
          <w:spacing w:val="-10"/>
        </w:rPr>
        <w:t xml:space="preserve"> </w:t>
      </w:r>
      <w:r>
        <w:rPr>
          <w:rFonts w:cs="Calibri" w:ascii="Calibri" w:hAnsi="Calibri"/>
        </w:rPr>
        <w:t>blades.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Placa</w:t>
      </w:r>
      <w:r>
        <w:rPr>
          <w:rFonts w:cs="Calibri" w:ascii="Calibri" w:hAnsi="Calibri"/>
          <w:b/>
          <w:spacing w:val="-2"/>
          <w:w w:val="90"/>
        </w:rPr>
        <w:t>r</w:t>
      </w:r>
      <w:r>
        <w:rPr>
          <w:rFonts w:cs="Calibri" w:ascii="Calibri" w:hAnsi="Calibri"/>
          <w:b/>
          <w:spacing w:val="-1"/>
          <w:w w:val="90"/>
        </w:rPr>
        <w:t>ds</w:t>
      </w:r>
      <w:r>
        <w:rPr>
          <w:rFonts w:cs="Calibri" w:ascii="Calibri" w:hAnsi="Calibri"/>
          <w:b/>
          <w:spacing w:val="24"/>
          <w:w w:val="90"/>
        </w:rPr>
        <w:t xml:space="preserve"> </w:t>
      </w:r>
      <w:r>
        <w:rPr>
          <w:rFonts w:cs="Calibri" w:ascii="Calibri" w:hAnsi="Calibri"/>
          <w:b/>
          <w:w w:val="90"/>
        </w:rPr>
        <w:t>and</w:t>
      </w:r>
      <w:r>
        <w:rPr>
          <w:rFonts w:cs="Calibri" w:ascii="Calibri" w:hAnsi="Calibri"/>
          <w:b/>
          <w:spacing w:val="21"/>
          <w:w w:val="90"/>
        </w:rPr>
        <w:t xml:space="preserve"> </w:t>
      </w:r>
      <w:r>
        <w:rPr>
          <w:rFonts w:cs="Calibri" w:ascii="Calibri" w:hAnsi="Calibri"/>
          <w:b/>
          <w:w w:val="90"/>
        </w:rPr>
        <w:t>Markings</w:t>
      </w:r>
    </w:p>
    <w:p>
      <w:pPr>
        <w:pStyle w:val="BodyText"/>
        <w:ind w:start="0" w:end="0"/>
        <w:rPr/>
      </w:pPr>
      <w:r>
        <w:rPr>
          <w:rFonts w:cs="Calibri" w:ascii="Calibri" w:hAnsi="Calibri"/>
        </w:rPr>
        <w:t>Check</w:t>
      </w:r>
      <w:r>
        <w:rPr>
          <w:rFonts w:cs="Calibri" w:ascii="Calibri" w:hAnsi="Calibri"/>
          <w:spacing w:val="-9"/>
        </w:rPr>
        <w:t xml:space="preserve"> </w:t>
      </w:r>
      <w:r>
        <w:rPr>
          <w:rFonts w:cs="Calibri" w:ascii="Calibri" w:hAnsi="Calibri"/>
        </w:rPr>
        <w:t>aircraft</w:t>
      </w:r>
      <w:r>
        <w:rPr>
          <w:rFonts w:cs="Calibri" w:ascii="Calibri" w:hAnsi="Calibri"/>
          <w:spacing w:val="-9"/>
        </w:rPr>
        <w:t xml:space="preserve"> </w:t>
      </w:r>
      <w:r>
        <w:rPr>
          <w:rFonts w:cs="Calibri" w:ascii="Calibri" w:hAnsi="Calibri"/>
        </w:rPr>
        <w:t>for</w:t>
      </w:r>
      <w:r>
        <w:rPr>
          <w:rFonts w:cs="Calibri" w:ascii="Calibri" w:hAnsi="Calibri"/>
          <w:spacing w:val="-9"/>
        </w:rPr>
        <w:t xml:space="preserve"> </w:t>
      </w:r>
      <w:r>
        <w:rPr>
          <w:rFonts w:cs="Calibri" w:ascii="Calibri" w:hAnsi="Calibri"/>
        </w:rPr>
        <w:t>correct</w:t>
      </w:r>
      <w:r>
        <w:rPr>
          <w:rFonts w:cs="Calibri" w:ascii="Calibri" w:hAnsi="Calibri"/>
          <w:spacing w:val="-9"/>
        </w:rPr>
        <w:t xml:space="preserve"> </w:t>
      </w:r>
      <w:r>
        <w:rPr>
          <w:rFonts w:cs="Calibri" w:ascii="Calibri" w:hAnsi="Calibri"/>
        </w:rPr>
        <w:t>placards.</w:t>
      </w:r>
      <w:r>
        <w:rPr>
          <w:rFonts w:cs="Calibri" w:ascii="Calibri" w:hAnsi="Calibri"/>
          <w:w w:val="97"/>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aircraft</w:t>
      </w:r>
      <w:r>
        <w:rPr>
          <w:rFonts w:cs="Calibri" w:ascii="Calibri" w:hAnsi="Calibri"/>
          <w:spacing w:val="-4"/>
        </w:rPr>
        <w:t xml:space="preserve"> </w:t>
      </w:r>
      <w:r>
        <w:rPr>
          <w:rFonts w:cs="Calibri" w:ascii="Calibri" w:hAnsi="Calibri"/>
        </w:rPr>
        <w:t>for</w:t>
      </w:r>
      <w:r>
        <w:rPr>
          <w:rFonts w:cs="Calibri" w:ascii="Calibri" w:hAnsi="Calibri"/>
          <w:spacing w:val="-5"/>
        </w:rPr>
        <w:t xml:space="preserve"> </w:t>
      </w:r>
      <w:r>
        <w:rPr>
          <w:rFonts w:cs="Calibri" w:ascii="Calibri" w:hAnsi="Calibri"/>
        </w:rPr>
        <w:t>correct</w:t>
      </w:r>
      <w:r>
        <w:rPr>
          <w:rFonts w:cs="Calibri" w:ascii="Calibri" w:hAnsi="Calibri"/>
          <w:spacing w:val="-4"/>
        </w:rPr>
        <w:t xml:space="preserve"> </w:t>
      </w:r>
      <w:r>
        <w:rPr>
          <w:rFonts w:cs="Calibri" w:ascii="Calibri" w:hAnsi="Calibri"/>
        </w:rPr>
        <w:t>markings.</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Servicing</w:t>
      </w:r>
    </w:p>
    <w:p>
      <w:pPr>
        <w:pStyle w:val="BodyText"/>
        <w:ind w:start="0" w:end="0"/>
        <w:rPr>
          <w:rFonts w:ascii="Calibri" w:hAnsi="Calibri" w:cs="Calibri"/>
          <w:w w:val="99"/>
        </w:rPr>
      </w:pPr>
      <w:r>
        <w:rPr>
          <w:rFonts w:cs="Calibri" w:ascii="Calibri" w:hAnsi="Calibri"/>
        </w:rPr>
        <w:t>Refuel</w:t>
      </w:r>
      <w:r>
        <w:rPr>
          <w:rFonts w:cs="Calibri" w:ascii="Calibri" w:hAnsi="Calibri"/>
          <w:spacing w:val="-15"/>
        </w:rPr>
        <w:t xml:space="preserve"> </w:t>
      </w:r>
      <w:r>
        <w:rPr>
          <w:rFonts w:cs="Calibri" w:ascii="Calibri" w:hAnsi="Calibri"/>
        </w:rPr>
        <w:t>aircraft.</w:t>
      </w:r>
    </w:p>
    <w:p>
      <w:pPr>
        <w:pStyle w:val="BodyText"/>
        <w:ind w:start="0" w:end="0"/>
        <w:rPr/>
      </w:pPr>
      <w:r>
        <w:rPr>
          <w:rFonts w:cs="Calibri" w:ascii="Calibri" w:hAnsi="Calibri"/>
        </w:rPr>
        <w:t>Defuel</w:t>
      </w:r>
      <w:r>
        <w:rPr>
          <w:rFonts w:cs="Calibri" w:ascii="Calibri" w:hAnsi="Calibri"/>
          <w:spacing w:val="-1"/>
        </w:rPr>
        <w:t xml:space="preserve"> </w:t>
      </w:r>
      <w:r>
        <w:rPr>
          <w:rFonts w:cs="Calibri" w:ascii="Calibri" w:hAnsi="Calibri"/>
        </w:rPr>
        <w:t>aircraft.</w:t>
      </w:r>
    </w:p>
    <w:p>
      <w:pPr>
        <w:pStyle w:val="BodyText"/>
        <w:ind w:start="0" w:end="0"/>
        <w:rPr/>
      </w:pPr>
      <w:r>
        <w:rPr>
          <w:rFonts w:cs="Calibri" w:ascii="Calibri" w:hAnsi="Calibri"/>
        </w:rPr>
        <w:t>Carry</w:t>
      </w:r>
      <w:r>
        <w:rPr>
          <w:rFonts w:cs="Calibri" w:ascii="Calibri" w:hAnsi="Calibri"/>
          <w:spacing w:val="-2"/>
        </w:rPr>
        <w:t xml:space="preserve"> </w:t>
      </w:r>
      <w:r>
        <w:rPr>
          <w:rFonts w:cs="Calibri" w:ascii="Calibri" w:hAnsi="Calibri"/>
        </w:rPr>
        <w:t>out</w:t>
      </w:r>
      <w:r>
        <w:rPr>
          <w:rFonts w:cs="Calibri" w:ascii="Calibri" w:hAnsi="Calibri"/>
          <w:spacing w:val="1"/>
        </w:rPr>
        <w:t xml:space="preserve"> </w:t>
      </w:r>
      <w:r>
        <w:rPr>
          <w:rFonts w:cs="Calibri" w:ascii="Calibri" w:hAnsi="Calibri"/>
        </w:rPr>
        <w:t>tank to</w:t>
      </w:r>
      <w:r>
        <w:rPr>
          <w:rFonts w:cs="Calibri" w:ascii="Calibri" w:hAnsi="Calibri"/>
          <w:spacing w:val="-1"/>
        </w:rPr>
        <w:t xml:space="preserve"> </w:t>
      </w:r>
      <w:r>
        <w:rPr>
          <w:rFonts w:cs="Calibri" w:ascii="Calibri" w:hAnsi="Calibri"/>
        </w:rPr>
        <w:t>tank</w:t>
      </w:r>
      <w:r>
        <w:rPr>
          <w:rFonts w:cs="Calibri" w:ascii="Calibri" w:hAnsi="Calibri"/>
          <w:spacing w:val="1"/>
        </w:rPr>
        <w:t xml:space="preserve"> </w:t>
      </w:r>
      <w:r>
        <w:rPr>
          <w:rFonts w:cs="Calibri" w:ascii="Calibri" w:hAnsi="Calibri"/>
        </w:rPr>
        <w:t>fuel</w:t>
      </w:r>
      <w:r>
        <w:rPr>
          <w:rFonts w:cs="Calibri" w:ascii="Calibri" w:hAnsi="Calibri"/>
          <w:spacing w:val="-2"/>
        </w:rPr>
        <w:t xml:space="preserve"> </w:t>
      </w:r>
      <w:r>
        <w:rPr>
          <w:rFonts w:cs="Calibri" w:ascii="Calibri" w:hAnsi="Calibri"/>
        </w:rPr>
        <w:t>transfer.</w:t>
      </w:r>
      <w:r>
        <w:rPr>
          <w:rFonts w:cs="Calibri" w:ascii="Calibri" w:hAnsi="Calibri"/>
          <w:w w:val="101"/>
        </w:rPr>
        <w:t xml:space="preserve"> </w:t>
      </w:r>
    </w:p>
    <w:p>
      <w:pPr>
        <w:pStyle w:val="BodyText"/>
        <w:ind w:start="0" w:end="0"/>
        <w:rPr/>
      </w:pPr>
      <w:r>
        <w:rPr>
          <w:rFonts w:cs="Calibri" w:ascii="Calibri" w:hAnsi="Calibri"/>
        </w:rPr>
        <w:t>Check/adjust</w:t>
      </w:r>
      <w:r>
        <w:rPr>
          <w:rFonts w:cs="Calibri" w:ascii="Calibri" w:hAnsi="Calibri"/>
          <w:spacing w:val="-14"/>
        </w:rPr>
        <w:t xml:space="preserve"> </w:t>
      </w:r>
      <w:r>
        <w:rPr>
          <w:rFonts w:cs="Calibri" w:ascii="Calibri" w:hAnsi="Calibri"/>
        </w:rPr>
        <w:t>tyre</w:t>
      </w:r>
      <w:r>
        <w:rPr>
          <w:rFonts w:cs="Calibri" w:ascii="Calibri" w:hAnsi="Calibri"/>
          <w:spacing w:val="-12"/>
        </w:rPr>
        <w:t xml:space="preserve"> </w:t>
      </w:r>
      <w:r>
        <w:rPr>
          <w:rFonts w:cs="Calibri" w:ascii="Calibri" w:hAnsi="Calibri"/>
        </w:rPr>
        <w:t>pressures.</w:t>
      </w:r>
    </w:p>
    <w:p>
      <w:pPr>
        <w:pStyle w:val="BodyText"/>
        <w:ind w:start="0" w:end="0"/>
        <w:rPr>
          <w:rFonts w:ascii="Calibri" w:hAnsi="Calibri" w:cs="Calibri"/>
          <w:spacing w:val="38"/>
          <w:w w:val="99"/>
        </w:rPr>
      </w:pPr>
      <w:r>
        <w:rPr>
          <w:rFonts w:cs="Calibri" w:ascii="Calibri" w:hAnsi="Calibri"/>
          <w:spacing w:val="-2"/>
        </w:rPr>
        <w:t>Ch</w:t>
      </w:r>
      <w:r>
        <w:rPr>
          <w:rFonts w:cs="Calibri" w:ascii="Calibri" w:hAnsi="Calibri"/>
          <w:spacing w:val="-1"/>
        </w:rPr>
        <w:t>eck/replenish</w:t>
      </w:r>
      <w:r>
        <w:rPr>
          <w:rFonts w:cs="Calibri" w:ascii="Calibri" w:hAnsi="Calibri"/>
          <w:spacing w:val="-17"/>
        </w:rPr>
        <w:t xml:space="preserve"> </w:t>
      </w:r>
      <w:r>
        <w:rPr>
          <w:rFonts w:cs="Calibri" w:ascii="Calibri" w:hAnsi="Calibri"/>
        </w:rPr>
        <w:t>oil</w:t>
      </w:r>
      <w:r>
        <w:rPr>
          <w:rFonts w:cs="Calibri" w:ascii="Calibri" w:hAnsi="Calibri"/>
          <w:spacing w:val="-16"/>
        </w:rPr>
        <w:t xml:space="preserve"> </w:t>
      </w:r>
      <w:r>
        <w:rPr>
          <w:rFonts w:cs="Calibri" w:ascii="Calibri" w:hAnsi="Calibri"/>
          <w:spacing w:val="-1"/>
        </w:rPr>
        <w:t>level.</w:t>
      </w:r>
    </w:p>
    <w:p>
      <w:pPr>
        <w:pStyle w:val="BodyText"/>
        <w:ind w:start="0" w:end="0"/>
        <w:rPr>
          <w:rFonts w:ascii="Calibri" w:hAnsi="Calibri" w:cs="Calibri"/>
          <w:spacing w:val="55"/>
          <w:w w:val="99"/>
        </w:rPr>
      </w:pPr>
      <w:r>
        <w:rPr>
          <w:rFonts w:cs="Calibri" w:ascii="Calibri" w:hAnsi="Calibri"/>
          <w:spacing w:val="-2"/>
        </w:rPr>
        <w:t>Ch</w:t>
      </w:r>
      <w:r>
        <w:rPr>
          <w:rFonts w:cs="Calibri" w:ascii="Calibri" w:hAnsi="Calibri"/>
          <w:spacing w:val="-1"/>
        </w:rPr>
        <w:t>eck/replenish</w:t>
      </w:r>
      <w:r>
        <w:rPr>
          <w:rFonts w:cs="Calibri" w:ascii="Calibri" w:hAnsi="Calibri"/>
          <w:spacing w:val="-13"/>
        </w:rPr>
        <w:t xml:space="preserve"> </w:t>
      </w:r>
      <w:r>
        <w:rPr>
          <w:rFonts w:cs="Calibri" w:ascii="Calibri" w:hAnsi="Calibri"/>
          <w:spacing w:val="-2"/>
        </w:rPr>
        <w:t>hydrau</w:t>
      </w:r>
      <w:r>
        <w:rPr>
          <w:rFonts w:cs="Calibri" w:ascii="Calibri" w:hAnsi="Calibri"/>
          <w:spacing w:val="-1"/>
        </w:rPr>
        <w:t>lic</w:t>
      </w:r>
      <w:r>
        <w:rPr>
          <w:rFonts w:cs="Calibri" w:ascii="Calibri" w:hAnsi="Calibri"/>
          <w:spacing w:val="-13"/>
        </w:rPr>
        <w:t xml:space="preserve"> </w:t>
      </w:r>
      <w:r>
        <w:rPr>
          <w:rFonts w:cs="Calibri" w:ascii="Calibri" w:hAnsi="Calibri"/>
        </w:rPr>
        <w:t>fluid</w:t>
      </w:r>
      <w:r>
        <w:rPr>
          <w:rFonts w:cs="Calibri" w:ascii="Calibri" w:hAnsi="Calibri"/>
          <w:spacing w:val="-13"/>
        </w:rPr>
        <w:t xml:space="preserve"> </w:t>
      </w:r>
      <w:r>
        <w:rPr>
          <w:rFonts w:cs="Calibri" w:ascii="Calibri" w:hAnsi="Calibri"/>
          <w:spacing w:val="-1"/>
        </w:rPr>
        <w:t>level.</w:t>
      </w:r>
    </w:p>
    <w:p>
      <w:pPr>
        <w:pStyle w:val="BodyText"/>
        <w:ind w:start="0" w:end="0"/>
        <w:rPr>
          <w:rFonts w:ascii="Calibri" w:hAnsi="Calibri" w:cs="Calibri"/>
          <w:spacing w:val="63"/>
          <w:w w:val="99"/>
        </w:rPr>
      </w:pPr>
      <w:r>
        <w:rPr>
          <w:rFonts w:cs="Calibri" w:ascii="Calibri" w:hAnsi="Calibri"/>
          <w:spacing w:val="-2"/>
        </w:rPr>
        <w:t>Ch</w:t>
      </w:r>
      <w:r>
        <w:rPr>
          <w:rFonts w:cs="Calibri" w:ascii="Calibri" w:hAnsi="Calibri"/>
          <w:spacing w:val="-1"/>
        </w:rPr>
        <w:t>eck/replenish</w:t>
      </w:r>
      <w:r>
        <w:rPr>
          <w:rFonts w:cs="Calibri" w:ascii="Calibri" w:hAnsi="Calibri"/>
          <w:spacing w:val="-19"/>
        </w:rPr>
        <w:t xml:space="preserve"> </w:t>
      </w:r>
      <w:r>
        <w:rPr>
          <w:rFonts w:cs="Calibri" w:ascii="Calibri" w:hAnsi="Calibri"/>
          <w:spacing w:val="-2"/>
        </w:rPr>
        <w:t>accu</w:t>
      </w:r>
      <w:r>
        <w:rPr>
          <w:rFonts w:cs="Calibri" w:ascii="Calibri" w:hAnsi="Calibri"/>
          <w:spacing w:val="-1"/>
        </w:rPr>
        <w:t>mulator</w:t>
      </w:r>
      <w:r>
        <w:rPr>
          <w:rFonts w:cs="Calibri" w:ascii="Calibri" w:hAnsi="Calibri"/>
          <w:spacing w:val="-18"/>
        </w:rPr>
        <w:t xml:space="preserve"> </w:t>
      </w:r>
      <w:r>
        <w:rPr>
          <w:rFonts w:cs="Calibri" w:ascii="Calibri" w:hAnsi="Calibri"/>
          <w:spacing w:val="-1"/>
        </w:rPr>
        <w:t>pressure.</w:t>
      </w:r>
    </w:p>
    <w:p>
      <w:pPr>
        <w:pStyle w:val="BodyText"/>
        <w:ind w:start="0" w:end="0"/>
        <w:rPr>
          <w:rFonts w:ascii="Calibri" w:hAnsi="Calibri" w:cs="Calibri"/>
        </w:rPr>
      </w:pPr>
      <w:r>
        <w:rPr>
          <w:rFonts w:cs="Calibri" w:ascii="Calibri" w:hAnsi="Calibri"/>
          <w:spacing w:val="-2"/>
        </w:rPr>
        <w:t>Charge</w:t>
      </w:r>
      <w:r>
        <w:rPr>
          <w:rFonts w:cs="Calibri" w:ascii="Calibri" w:hAnsi="Calibri"/>
        </w:rPr>
        <w:t xml:space="preserve"> </w:t>
      </w:r>
      <w:r>
        <w:rPr>
          <w:rFonts w:cs="Calibri" w:ascii="Calibri" w:hAnsi="Calibri"/>
          <w:spacing w:val="-1"/>
        </w:rPr>
        <w:t>pneumatic</w:t>
      </w:r>
      <w:r>
        <w:rPr>
          <w:rFonts w:cs="Calibri" w:ascii="Calibri" w:hAnsi="Calibri"/>
          <w:spacing w:val="1"/>
        </w:rPr>
        <w:t xml:space="preserve"> </w:t>
      </w:r>
      <w:r>
        <w:rPr>
          <w:rFonts w:cs="Calibri" w:ascii="Calibri" w:hAnsi="Calibri"/>
          <w:spacing w:val="-1"/>
        </w:rPr>
        <w:t>system.</w:t>
      </w:r>
    </w:p>
    <w:p>
      <w:pPr>
        <w:pStyle w:val="BodyText"/>
        <w:ind w:start="0" w:end="0"/>
        <w:rPr/>
      </w:pPr>
      <w:r>
        <w:rPr>
          <w:rFonts w:cs="Calibri" w:ascii="Calibri" w:hAnsi="Calibri"/>
        </w:rPr>
        <w:t>Grease</w:t>
      </w:r>
      <w:r>
        <w:rPr>
          <w:rFonts w:cs="Calibri" w:ascii="Calibri" w:hAnsi="Calibri"/>
          <w:spacing w:val="-37"/>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spacing w:val="-2"/>
        </w:rPr>
        <w:t>Co</w:t>
      </w:r>
      <w:r>
        <w:rPr>
          <w:rFonts w:cs="Calibri" w:ascii="Calibri" w:hAnsi="Calibri"/>
          <w:spacing w:val="-1"/>
        </w:rPr>
        <w:t>nnect</w:t>
      </w:r>
      <w:r>
        <w:rPr>
          <w:rFonts w:cs="Calibri" w:ascii="Calibri" w:hAnsi="Calibri"/>
          <w:spacing w:val="5"/>
        </w:rPr>
        <w:t xml:space="preserve"> </w:t>
      </w:r>
      <w:r>
        <w:rPr>
          <w:rFonts w:cs="Calibri" w:ascii="Calibri" w:hAnsi="Calibri"/>
          <w:spacing w:val="-1"/>
        </w:rPr>
        <w:t>ground</w:t>
      </w:r>
      <w:r>
        <w:rPr>
          <w:rFonts w:cs="Calibri" w:ascii="Calibri" w:hAnsi="Calibri"/>
          <w:spacing w:val="6"/>
        </w:rPr>
        <w:t xml:space="preserve"> </w:t>
      </w:r>
      <w:r>
        <w:rPr>
          <w:rFonts w:cs="Calibri" w:ascii="Calibri" w:hAnsi="Calibri"/>
        </w:rPr>
        <w:t>power.</w:t>
      </w:r>
    </w:p>
    <w:p>
      <w:pPr>
        <w:pStyle w:val="BodyText"/>
        <w:ind w:start="0" w:end="0"/>
        <w:rPr/>
      </w:pPr>
      <w:r>
        <w:rPr>
          <w:rFonts w:cs="Calibri" w:ascii="Calibri" w:hAnsi="Calibri"/>
        </w:rPr>
        <w:t>Service</w:t>
      </w:r>
      <w:r>
        <w:rPr>
          <w:rFonts w:cs="Calibri" w:ascii="Calibri" w:hAnsi="Calibri"/>
          <w:spacing w:val="22"/>
        </w:rPr>
        <w:t xml:space="preserve"> </w:t>
      </w:r>
      <w:r>
        <w:rPr>
          <w:rFonts w:cs="Calibri" w:ascii="Calibri" w:hAnsi="Calibri"/>
          <w:spacing w:val="-1"/>
        </w:rPr>
        <w:t>toilet/water</w:t>
      </w:r>
      <w:r>
        <w:rPr>
          <w:rFonts w:cs="Calibri" w:ascii="Calibri" w:hAnsi="Calibri"/>
          <w:spacing w:val="22"/>
        </w:rPr>
        <w:t xml:space="preserve"> </w:t>
      </w:r>
      <w:r>
        <w:rPr>
          <w:rFonts w:cs="Calibri" w:ascii="Calibri" w:hAnsi="Calibri"/>
        </w:rPr>
        <w:t>system.</w:t>
      </w:r>
      <w:r>
        <w:rPr>
          <w:rFonts w:cs="Calibri" w:ascii="Calibri" w:hAnsi="Calibri"/>
          <w:spacing w:val="20"/>
          <w:w w:val="103"/>
        </w:rPr>
        <w:t xml:space="preserve"> </w:t>
      </w:r>
    </w:p>
    <w:p>
      <w:pPr>
        <w:pStyle w:val="BodyText"/>
        <w:ind w:start="0" w:end="0"/>
        <w:rPr/>
      </w:pPr>
      <w:r>
        <w:rPr>
          <w:rFonts w:cs="Calibri" w:ascii="Calibri" w:hAnsi="Calibri"/>
        </w:rPr>
        <w:t>Perform</w:t>
      </w:r>
      <w:r>
        <w:rPr>
          <w:rFonts w:cs="Calibri" w:ascii="Calibri" w:hAnsi="Calibri"/>
          <w:spacing w:val="-8"/>
        </w:rPr>
        <w:t xml:space="preserve"> </w:t>
      </w:r>
      <w:r>
        <w:rPr>
          <w:rFonts w:cs="Calibri" w:ascii="Calibri" w:hAnsi="Calibri"/>
        </w:rPr>
        <w:t>pre-flight/daily</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Vi</w:t>
      </w:r>
      <w:r>
        <w:rPr>
          <w:rFonts w:cs="Calibri" w:ascii="Calibri" w:hAnsi="Calibri"/>
          <w:b/>
          <w:spacing w:val="-2"/>
          <w:w w:val="95"/>
        </w:rPr>
        <w:t>bra</w:t>
      </w:r>
      <w:r>
        <w:rPr>
          <w:rFonts w:cs="Calibri" w:ascii="Calibri" w:hAnsi="Calibri"/>
          <w:b/>
          <w:spacing w:val="-1"/>
          <w:w w:val="95"/>
        </w:rPr>
        <w:t>t</w:t>
      </w:r>
      <w:r>
        <w:rPr>
          <w:rFonts w:cs="Calibri" w:ascii="Calibri" w:hAnsi="Calibri"/>
          <w:b/>
          <w:spacing w:val="-2"/>
          <w:w w:val="95"/>
        </w:rPr>
        <w:t>ion</w:t>
      </w:r>
      <w:r>
        <w:rPr>
          <w:rFonts w:cs="Calibri" w:ascii="Calibri" w:hAnsi="Calibri"/>
          <w:b/>
          <w:spacing w:val="-29"/>
          <w:w w:val="95"/>
        </w:rPr>
        <w:t xml:space="preserve"> </w:t>
      </w:r>
      <w:r>
        <w:rPr>
          <w:rFonts w:cs="Calibri" w:ascii="Calibri" w:hAnsi="Calibri"/>
          <w:b/>
          <w:w w:val="95"/>
        </w:rPr>
        <w:t>and</w:t>
      </w:r>
      <w:r>
        <w:rPr>
          <w:rFonts w:cs="Calibri" w:ascii="Calibri" w:hAnsi="Calibri"/>
          <w:b/>
          <w:spacing w:val="-28"/>
          <w:w w:val="95"/>
        </w:rPr>
        <w:t xml:space="preserve"> </w:t>
      </w:r>
      <w:r>
        <w:rPr>
          <w:rFonts w:cs="Calibri" w:ascii="Calibri" w:hAnsi="Calibri"/>
          <w:b/>
          <w:w w:val="95"/>
        </w:rPr>
        <w:t>Noise</w:t>
      </w:r>
      <w:r>
        <w:rPr>
          <w:rFonts w:cs="Calibri" w:ascii="Calibri" w:hAnsi="Calibri"/>
          <w:b/>
          <w:spacing w:val="-29"/>
          <w:w w:val="95"/>
        </w:rPr>
        <w:t xml:space="preserve"> </w:t>
      </w:r>
      <w:r>
        <w:rPr>
          <w:rFonts w:cs="Calibri" w:ascii="Calibri" w:hAnsi="Calibri"/>
          <w:b/>
          <w:w w:val="95"/>
        </w:rPr>
        <w:t>Analysis</w:t>
      </w:r>
    </w:p>
    <w:p>
      <w:pPr>
        <w:pStyle w:val="BodyText"/>
        <w:ind w:start="0" w:end="0"/>
        <w:rPr/>
      </w:pPr>
      <w:r>
        <w:rPr>
          <w:rFonts w:cs="Calibri" w:ascii="Calibri" w:hAnsi="Calibri"/>
          <w:spacing w:val="-1"/>
        </w:rPr>
        <w:t>An</w:t>
      </w:r>
      <w:r>
        <w:rPr>
          <w:rFonts w:cs="Calibri" w:ascii="Calibri" w:hAnsi="Calibri"/>
          <w:spacing w:val="-2"/>
        </w:rPr>
        <w:t>alyse</w:t>
      </w:r>
      <w:r>
        <w:rPr>
          <w:rFonts w:cs="Calibri" w:ascii="Calibri" w:hAnsi="Calibri"/>
          <w:spacing w:val="-6"/>
        </w:rPr>
        <w:t xml:space="preserve"> </w:t>
      </w:r>
      <w:r>
        <w:rPr>
          <w:rFonts w:cs="Calibri" w:ascii="Calibri" w:hAnsi="Calibri"/>
          <w:spacing w:val="-1"/>
        </w:rPr>
        <w:t>helicopter</w:t>
      </w:r>
      <w:r>
        <w:rPr>
          <w:rFonts w:cs="Calibri" w:ascii="Calibri" w:hAnsi="Calibri"/>
          <w:spacing w:val="-4"/>
        </w:rPr>
        <w:t xml:space="preserve"> </w:t>
      </w:r>
      <w:r>
        <w:rPr>
          <w:rFonts w:cs="Calibri" w:ascii="Calibri" w:hAnsi="Calibri"/>
        </w:rPr>
        <w:t>vibration</w:t>
      </w:r>
      <w:r>
        <w:rPr>
          <w:rFonts w:cs="Calibri" w:ascii="Calibri" w:hAnsi="Calibri"/>
          <w:spacing w:val="-4"/>
        </w:rPr>
        <w:t xml:space="preserve"> </w:t>
      </w:r>
      <w:r>
        <w:rPr>
          <w:rFonts w:cs="Calibri" w:ascii="Calibri" w:hAnsi="Calibri"/>
          <w:spacing w:val="-1"/>
        </w:rPr>
        <w:t>problem.</w:t>
      </w:r>
      <w:r>
        <w:rPr>
          <w:rFonts w:cs="Calibri" w:ascii="Calibri" w:hAnsi="Calibri"/>
          <w:spacing w:val="43"/>
          <w:w w:val="99"/>
        </w:rPr>
        <w:t xml:space="preserve"> </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 xml:space="preserve">alyse </w:t>
      </w:r>
      <w:r>
        <w:rPr>
          <w:rFonts w:cs="Calibri" w:ascii="Calibri" w:hAnsi="Calibri"/>
        </w:rPr>
        <w:t>noise</w:t>
      </w:r>
      <w:r>
        <w:rPr>
          <w:rFonts w:cs="Calibri" w:ascii="Calibri" w:hAnsi="Calibri"/>
          <w:spacing w:val="-1"/>
        </w:rPr>
        <w:t xml:space="preserve"> spectrum.</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alyse</w:t>
      </w:r>
      <w:r>
        <w:rPr>
          <w:rFonts w:cs="Calibri" w:ascii="Calibri" w:hAnsi="Calibri"/>
          <w:spacing w:val="-16"/>
        </w:rPr>
        <w:t xml:space="preserve"> </w:t>
      </w:r>
      <w:r>
        <w:rPr>
          <w:rFonts w:cs="Calibri" w:ascii="Calibri" w:hAnsi="Calibri"/>
        </w:rPr>
        <w:t>engine</w:t>
      </w:r>
      <w:r>
        <w:rPr>
          <w:rFonts w:cs="Calibri" w:ascii="Calibri" w:hAnsi="Calibri"/>
          <w:spacing w:val="-14"/>
        </w:rPr>
        <w:t xml:space="preserve"> </w:t>
      </w:r>
      <w:r>
        <w:rPr>
          <w:rFonts w:cs="Calibri" w:ascii="Calibri" w:hAnsi="Calibri"/>
          <w:spacing w:val="-1"/>
        </w:rPr>
        <w:t>vibration.</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pPr>
      <w:r>
        <w:rPr>
          <w:rFonts w:cs="Calibri" w:ascii="Calibri" w:hAnsi="Calibri"/>
          <w:b/>
          <w:spacing w:val="-1"/>
          <w:w w:val="90"/>
        </w:rPr>
        <w:t>Ai</w:t>
      </w:r>
      <w:r>
        <w:rPr>
          <w:rFonts w:cs="Calibri" w:ascii="Calibri" w:hAnsi="Calibri"/>
          <w:b/>
          <w:spacing w:val="-2"/>
          <w:w w:val="90"/>
        </w:rPr>
        <w:t>r</w:t>
      </w:r>
      <w:r>
        <w:rPr>
          <w:rFonts w:cs="Calibri" w:ascii="Calibri" w:hAnsi="Calibri"/>
          <w:b/>
          <w:spacing w:val="31"/>
          <w:w w:val="90"/>
        </w:rPr>
        <w:t xml:space="preserve"> </w:t>
      </w:r>
      <w:r>
        <w:rPr>
          <w:rFonts w:cs="Calibri" w:ascii="Calibri" w:hAnsi="Calibri"/>
          <w:b/>
          <w:spacing w:val="-1"/>
          <w:w w:val="90"/>
        </w:rPr>
        <w:t>Conditioning</w:t>
      </w:r>
    </w:p>
    <w:p>
      <w:pPr>
        <w:pStyle w:val="BodyText"/>
        <w:ind w:start="0" w:end="0"/>
        <w:rPr>
          <w:rFonts w:ascii="Calibri" w:hAnsi="Calibri" w:eastAsia="Lucida Sans" w:cs="Lucida Sans"/>
          <w:b/>
          <w:spacing w:val="-1"/>
          <w:w w:val="90"/>
        </w:rPr>
      </w:pPr>
      <w:r>
        <w:rPr>
          <w:rFonts w:eastAsia="Lucida Sans" w:cs="Lucida Sans" w:ascii="Calibri" w:hAnsi="Calibri"/>
          <w:b/>
          <w:spacing w:val="-1"/>
          <w:w w:val="90"/>
        </w:rPr>
      </w:r>
    </w:p>
    <w:p>
      <w:pPr>
        <w:pStyle w:val="BodyText"/>
        <w:ind w:start="0" w:end="0"/>
        <w:rPr/>
      </w:pPr>
      <w:r>
        <w:rPr>
          <w:rFonts w:cs="Calibri" w:ascii="Calibri" w:hAnsi="Calibri"/>
          <w:spacing w:val="-2"/>
        </w:rPr>
        <w:t>Replace</w:t>
      </w:r>
      <w:r>
        <w:rPr>
          <w:rFonts w:cs="Calibri" w:ascii="Calibri" w:hAnsi="Calibri"/>
          <w:spacing w:val="-7"/>
        </w:rPr>
        <w:t xml:space="preserve"> </w:t>
      </w:r>
      <w:r>
        <w:rPr>
          <w:rFonts w:cs="Calibri" w:ascii="Calibri" w:hAnsi="Calibri"/>
          <w:spacing w:val="-1"/>
        </w:rPr>
        <w:t>combustion</w:t>
      </w:r>
      <w:r>
        <w:rPr>
          <w:rFonts w:cs="Calibri" w:ascii="Calibri" w:hAnsi="Calibri"/>
          <w:spacing w:val="-7"/>
        </w:rPr>
        <w:t xml:space="preserve"> </w:t>
      </w:r>
      <w:r>
        <w:rPr>
          <w:rFonts w:cs="Calibri" w:ascii="Calibri" w:hAnsi="Calibri"/>
        </w:rPr>
        <w:t>heater.</w:t>
      </w:r>
      <w:r>
        <w:rPr>
          <w:rFonts w:cs="Calibri" w:ascii="Calibri" w:hAnsi="Calibri"/>
          <w:spacing w:val="29"/>
          <w:w w:val="99"/>
        </w:rPr>
        <w:t xml:space="preserve"> </w:t>
      </w:r>
    </w:p>
    <w:p>
      <w:pPr>
        <w:pStyle w:val="BodyText"/>
        <w:ind w:start="0" w:end="0"/>
        <w:rPr>
          <w:rFonts w:ascii="Calibri" w:hAnsi="Calibri" w:cs="Calibri"/>
          <w:spacing w:val="24"/>
          <w:w w:val="97"/>
        </w:rPr>
      </w:pPr>
      <w:r>
        <w:rPr>
          <w:rFonts w:cs="Calibri" w:ascii="Calibri" w:hAnsi="Calibri"/>
          <w:spacing w:val="-2"/>
        </w:rPr>
        <w:t>Replace</w:t>
      </w:r>
      <w:r>
        <w:rPr>
          <w:rFonts w:cs="Calibri" w:ascii="Calibri" w:hAnsi="Calibri"/>
        </w:rPr>
        <w:t xml:space="preserve"> flow</w:t>
      </w:r>
      <w:r>
        <w:rPr>
          <w:rFonts w:cs="Calibri" w:ascii="Calibri" w:hAnsi="Calibri"/>
          <w:spacing w:val="-1"/>
        </w:rPr>
        <w:t xml:space="preserve"> control</w:t>
      </w:r>
      <w:r>
        <w:rPr>
          <w:rFonts w:cs="Calibri" w:ascii="Calibri" w:hAnsi="Calibri"/>
        </w:rPr>
        <w:t xml:space="preserve"> valve.</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outflow</w:t>
      </w:r>
      <w:r>
        <w:rPr>
          <w:rFonts w:cs="Calibri" w:ascii="Calibri" w:hAnsi="Calibri"/>
          <w:spacing w:val="2"/>
        </w:rPr>
        <w:t xml:space="preserve"> </w:t>
      </w:r>
      <w:r>
        <w:rPr>
          <w:rFonts w:cs="Calibri" w:ascii="Calibri" w:hAnsi="Calibri"/>
        </w:rPr>
        <w:t>valve.</w:t>
      </w:r>
    </w:p>
    <w:p>
      <w:pPr>
        <w:pStyle w:val="BodyText"/>
        <w:ind w:start="0" w:end="0"/>
        <w:rPr>
          <w:rFonts w:ascii="Calibri" w:hAnsi="Calibri" w:cs="Calibri"/>
          <w:spacing w:val="21"/>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safety</w:t>
      </w:r>
      <w:r>
        <w:rPr>
          <w:rFonts w:cs="Calibri" w:ascii="Calibri" w:hAnsi="Calibri"/>
          <w:spacing w:val="-16"/>
        </w:rPr>
        <w:t xml:space="preserve"> </w:t>
      </w:r>
      <w:r>
        <w:rPr>
          <w:rFonts w:cs="Calibri" w:ascii="Calibri" w:hAnsi="Calibri"/>
        </w:rPr>
        <w:t>valve.</w:t>
      </w:r>
    </w:p>
    <w:p>
      <w:pPr>
        <w:pStyle w:val="BodyText"/>
        <w:ind w:start="0" w:end="0"/>
        <w:rPr/>
      </w:pPr>
      <w:r>
        <w:rPr>
          <w:rFonts w:cs="Calibri" w:ascii="Calibri" w:hAnsi="Calibri"/>
          <w:spacing w:val="-2"/>
          <w:lang w:val="fr-FR"/>
        </w:rPr>
        <w:t>Replace</w:t>
      </w:r>
      <w:r>
        <w:rPr>
          <w:rFonts w:cs="Calibri" w:ascii="Calibri" w:hAnsi="Calibri"/>
          <w:spacing w:val="-11"/>
          <w:lang w:val="fr-FR"/>
        </w:rPr>
        <w:t xml:space="preserve"> </w:t>
      </w:r>
      <w:r>
        <w:rPr>
          <w:rFonts w:cs="Calibri" w:ascii="Calibri" w:hAnsi="Calibri"/>
          <w:spacing w:val="-2"/>
          <w:lang w:val="fr-FR"/>
        </w:rPr>
        <w:t>vapo</w:t>
      </w:r>
      <w:r>
        <w:rPr>
          <w:rFonts w:cs="Calibri" w:ascii="Calibri" w:hAnsi="Calibri"/>
          <w:spacing w:val="-1"/>
          <w:lang w:val="fr-FR"/>
        </w:rPr>
        <w:t>ur</w:t>
      </w:r>
      <w:r>
        <w:rPr>
          <w:rFonts w:cs="Calibri" w:ascii="Calibri" w:hAnsi="Calibri"/>
          <w:spacing w:val="-11"/>
          <w:lang w:val="fr-FR"/>
        </w:rPr>
        <w:t xml:space="preserve"> </w:t>
      </w:r>
      <w:r>
        <w:rPr>
          <w:rFonts w:cs="Calibri" w:ascii="Calibri" w:hAnsi="Calibri"/>
          <w:lang w:val="fr-FR"/>
        </w:rPr>
        <w:t>cycle</w:t>
      </w:r>
      <w:r>
        <w:rPr>
          <w:rFonts w:cs="Calibri" w:ascii="Calibri" w:hAnsi="Calibri"/>
          <w:spacing w:val="-10"/>
          <w:lang w:val="fr-FR"/>
        </w:rPr>
        <w:t xml:space="preserve"> </w:t>
      </w:r>
      <w:r>
        <w:rPr>
          <w:rFonts w:cs="Calibri" w:ascii="Calibri" w:hAnsi="Calibri"/>
          <w:lang w:val="fr-FR"/>
        </w:rPr>
        <w:t>unit.</w:t>
      </w:r>
    </w:p>
    <w:p>
      <w:pPr>
        <w:pStyle w:val="BodyText"/>
        <w:ind w:start="0" w:end="0"/>
        <w:rPr>
          <w:rFonts w:ascii="Calibri" w:hAnsi="Calibri" w:cs="Calibri"/>
          <w:spacing w:val="29"/>
          <w:w w:val="109"/>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12"/>
          <w:lang w:val="fr-FR"/>
        </w:rPr>
        <w:t xml:space="preserve"> </w:t>
      </w:r>
      <w:r>
        <w:rPr>
          <w:rFonts w:cs="Calibri" w:ascii="Calibri" w:hAnsi="Calibri"/>
          <w:spacing w:val="-2"/>
          <w:lang w:val="fr-FR"/>
        </w:rPr>
        <w:t>ai</w:t>
      </w:r>
      <w:r>
        <w:rPr>
          <w:rFonts w:cs="Calibri" w:ascii="Calibri" w:hAnsi="Calibri"/>
          <w:spacing w:val="-1"/>
          <w:lang w:val="fr-FR"/>
        </w:rPr>
        <w:t>r</w:t>
      </w:r>
      <w:r>
        <w:rPr>
          <w:rFonts w:cs="Calibri" w:ascii="Calibri" w:hAnsi="Calibri"/>
          <w:spacing w:val="-12"/>
          <w:lang w:val="fr-FR"/>
        </w:rPr>
        <w:t xml:space="preserve"> </w:t>
      </w:r>
      <w:r>
        <w:rPr>
          <w:rFonts w:cs="Calibri" w:ascii="Calibri" w:hAnsi="Calibri"/>
          <w:spacing w:val="-1"/>
          <w:lang w:val="fr-FR"/>
        </w:rPr>
        <w:t>cycle</w:t>
      </w:r>
      <w:r>
        <w:rPr>
          <w:rFonts w:cs="Calibri" w:ascii="Calibri" w:hAnsi="Calibri"/>
          <w:spacing w:val="-11"/>
          <w:lang w:val="fr-FR"/>
        </w:rPr>
        <w:t xml:space="preserve"> </w:t>
      </w:r>
      <w:r>
        <w:rPr>
          <w:rFonts w:cs="Calibri" w:ascii="Calibri" w:hAnsi="Calibri"/>
          <w:spacing w:val="-1"/>
          <w:lang w:val="fr-FR"/>
        </w:rPr>
        <w:t>unit.</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cabin</w:t>
      </w:r>
      <w:r>
        <w:rPr>
          <w:rFonts w:cs="Calibri" w:ascii="Calibri" w:hAnsi="Calibri"/>
          <w:spacing w:val="-11"/>
        </w:rPr>
        <w:t xml:space="preserve"> </w:t>
      </w:r>
      <w:r>
        <w:rPr>
          <w:rFonts w:cs="Calibri" w:ascii="Calibri" w:hAnsi="Calibri"/>
        </w:rPr>
        <w:t>blower.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6"/>
        </w:rPr>
        <w:t xml:space="preserve"> </w:t>
      </w:r>
      <w:r>
        <w:rPr>
          <w:rFonts w:cs="Calibri" w:ascii="Calibri" w:hAnsi="Calibri"/>
        </w:rPr>
        <w:t>heat</w:t>
      </w:r>
      <w:r>
        <w:rPr>
          <w:rFonts w:cs="Calibri" w:ascii="Calibri" w:hAnsi="Calibri"/>
          <w:spacing w:val="-25"/>
        </w:rPr>
        <w:t xml:space="preserve"> </w:t>
      </w:r>
      <w:r>
        <w:rPr>
          <w:rFonts w:cs="Calibri" w:ascii="Calibri" w:hAnsi="Calibri"/>
        </w:rPr>
        <w:t>exchanger.</w:t>
      </w:r>
    </w:p>
    <w:p>
      <w:pPr>
        <w:pStyle w:val="BodyText"/>
        <w:ind w:start="0" w:end="0"/>
        <w:rPr>
          <w:rFonts w:ascii="Calibri" w:hAnsi="Calibri" w:cs="Calibri"/>
          <w:spacing w:val="55"/>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1"/>
        </w:rPr>
        <w:t>pressurization</w:t>
      </w:r>
      <w:r>
        <w:rPr>
          <w:rFonts w:cs="Calibri" w:ascii="Calibri" w:hAnsi="Calibri"/>
          <w:spacing w:val="-18"/>
        </w:rPr>
        <w:t xml:space="preserve"> </w:t>
      </w:r>
      <w:r>
        <w:rPr>
          <w:rFonts w:cs="Calibri" w:ascii="Calibri" w:hAnsi="Calibri"/>
          <w:spacing w:val="-1"/>
        </w:rPr>
        <w:t>controller.</w:t>
      </w:r>
    </w:p>
    <w:p>
      <w:pPr>
        <w:pStyle w:val="BodyText"/>
        <w:ind w:start="0" w:end="0"/>
        <w:rPr/>
      </w:pPr>
      <w:r>
        <w:rPr>
          <w:rFonts w:cs="Calibri" w:ascii="Calibri" w:hAnsi="Calibri"/>
        </w:rPr>
        <w:t xml:space="preserve">Clean </w:t>
      </w:r>
      <w:r>
        <w:rPr>
          <w:rFonts w:cs="Calibri" w:ascii="Calibri" w:hAnsi="Calibri"/>
          <w:spacing w:val="-1"/>
        </w:rPr>
        <w:t>outflow</w:t>
      </w:r>
      <w:r>
        <w:rPr>
          <w:rFonts w:cs="Calibri" w:ascii="Calibri" w:hAnsi="Calibri"/>
        </w:rPr>
        <w:t xml:space="preserve"> valves.</w:t>
      </w:r>
    </w:p>
    <w:p>
      <w:pPr>
        <w:pStyle w:val="BodyText"/>
        <w:ind w:start="0" w:end="0"/>
        <w:rPr>
          <w:rFonts w:ascii="Calibri" w:hAnsi="Calibri" w:cs="Calibri"/>
          <w:spacing w:val="43"/>
          <w:w w:val="103"/>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air</w:t>
      </w:r>
      <w:r>
        <w:rPr>
          <w:rFonts w:cs="Calibri" w:ascii="Calibri" w:hAnsi="Calibri"/>
          <w:spacing w:val="-5"/>
        </w:rPr>
        <w:t xml:space="preserve"> </w:t>
      </w:r>
      <w:r>
        <w:rPr>
          <w:rFonts w:cs="Calibri" w:ascii="Calibri" w:hAnsi="Calibri"/>
          <w:spacing w:val="-1"/>
        </w:rPr>
        <w:t>conditioning/heating</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operation</w:t>
      </w:r>
      <w:r>
        <w:rPr>
          <w:rFonts w:cs="Calibri" w:ascii="Calibri" w:hAnsi="Calibri"/>
          <w:spacing w:val="-1"/>
        </w:rPr>
        <w:t xml:space="preserve"> of </w:t>
      </w:r>
      <w:r>
        <w:rPr>
          <w:rFonts w:cs="Calibri" w:ascii="Calibri" w:hAnsi="Calibri"/>
        </w:rPr>
        <w:t>pressurization</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Autoflight</w:t>
      </w:r>
    </w:p>
    <w:p>
      <w:pPr>
        <w:pStyle w:val="BodyText"/>
        <w:ind w:start="0" w:end="0"/>
        <w:rPr>
          <w:rFonts w:ascii="Calibri" w:hAnsi="Calibri" w:cs="Calibri"/>
          <w:spacing w:val="21"/>
          <w:w w:val="99"/>
        </w:rPr>
      </w:pPr>
      <w:r>
        <w:rPr>
          <w:rFonts w:cs="Calibri" w:ascii="Calibri" w:hAnsi="Calibri"/>
          <w:spacing w:val="-1"/>
        </w:rPr>
        <w:t>Install</w:t>
      </w:r>
      <w:r>
        <w:rPr>
          <w:rFonts w:cs="Calibri" w:ascii="Calibri" w:hAnsi="Calibri"/>
          <w:spacing w:val="-13"/>
        </w:rPr>
        <w:t xml:space="preserve"> </w:t>
      </w:r>
      <w:r>
        <w:rPr>
          <w:rFonts w:cs="Calibri" w:ascii="Calibri" w:hAnsi="Calibri"/>
          <w:spacing w:val="-1"/>
        </w:rPr>
        <w:t>servos.</w:t>
      </w:r>
    </w:p>
    <w:p>
      <w:pPr>
        <w:pStyle w:val="BodyText"/>
        <w:ind w:start="0" w:end="0"/>
        <w:rPr/>
      </w:pPr>
      <w:r>
        <w:rPr>
          <w:rFonts w:cs="Calibri" w:ascii="Calibri" w:hAnsi="Calibri"/>
        </w:rPr>
        <w:t>Rig</w:t>
      </w:r>
      <w:r>
        <w:rPr>
          <w:rFonts w:cs="Calibri" w:ascii="Calibri" w:hAnsi="Calibri"/>
          <w:spacing w:val="-19"/>
        </w:rPr>
        <w:t xml:space="preserve"> </w:t>
      </w:r>
      <w:r>
        <w:rPr>
          <w:rFonts w:cs="Calibri" w:ascii="Calibri" w:hAnsi="Calibri"/>
          <w:spacing w:val="-1"/>
        </w:rPr>
        <w:t>bridle</w:t>
      </w:r>
      <w:r>
        <w:rPr>
          <w:rFonts w:cs="Calibri" w:ascii="Calibri" w:hAnsi="Calibri"/>
          <w:spacing w:val="-19"/>
        </w:rPr>
        <w:t xml:space="preserve"> </w:t>
      </w:r>
      <w:r>
        <w:rPr>
          <w:rFonts w:cs="Calibri" w:ascii="Calibri" w:hAnsi="Calibri"/>
        </w:rPr>
        <w:t>cables</w:t>
      </w:r>
    </w:p>
    <w:p>
      <w:pPr>
        <w:pStyle w:val="BodyText"/>
        <w:ind w:start="0" w:end="0"/>
        <w:rPr>
          <w:rFonts w:ascii="Calibri" w:hAnsi="Calibri" w:cs="Calibri"/>
          <w:spacing w:val="32"/>
          <w:w w:val="101"/>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spacing w:val="-1"/>
        </w:rPr>
        <w:t>controller.</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23"/>
        </w:rPr>
        <w:t xml:space="preserve"> </w:t>
      </w:r>
      <w:r>
        <w:rPr>
          <w:rFonts w:cs="Calibri" w:ascii="Calibri" w:hAnsi="Calibri"/>
          <w:spacing w:val="-1"/>
        </w:rPr>
        <w:t>amplifier.</w:t>
      </w:r>
    </w:p>
    <w:p>
      <w:pPr>
        <w:pStyle w:val="BodyText"/>
        <w:ind w:start="0" w:end="0"/>
        <w:rPr/>
      </w:pPr>
      <w:r>
        <w:rPr>
          <w:rFonts w:cs="Calibri" w:ascii="Calibri" w:hAnsi="Calibri"/>
          <w:spacing w:val="-2"/>
        </w:rPr>
        <w:t>Rep</w:t>
      </w:r>
      <w:r>
        <w:rPr>
          <w:rFonts w:cs="Calibri" w:ascii="Calibri" w:hAnsi="Calibri"/>
          <w:spacing w:val="-1"/>
        </w:rPr>
        <w:t>lacement</w:t>
      </w:r>
      <w:r>
        <w:rPr>
          <w:rFonts w:cs="Calibri" w:ascii="Calibri" w:hAnsi="Calibri"/>
          <w:spacing w:val="39"/>
        </w:rPr>
        <w:t xml:space="preserve"> </w:t>
      </w:r>
      <w:r>
        <w:rPr>
          <w:rFonts w:cs="Calibri" w:ascii="Calibri" w:hAnsi="Calibri"/>
          <w:spacing w:val="-1"/>
        </w:rPr>
        <w:t>of</w:t>
      </w:r>
      <w:r>
        <w:rPr>
          <w:rFonts w:cs="Calibri" w:ascii="Calibri" w:hAnsi="Calibri"/>
          <w:spacing w:val="38"/>
        </w:rPr>
        <w:t xml:space="preserve"> </w:t>
      </w:r>
      <w:r>
        <w:rPr>
          <w:rFonts w:cs="Calibri" w:ascii="Calibri" w:hAnsi="Calibri"/>
        </w:rPr>
        <w:t>auto</w:t>
      </w:r>
      <w:r>
        <w:rPr>
          <w:rFonts w:cs="Calibri" w:ascii="Calibri" w:hAnsi="Calibri"/>
          <w:spacing w:val="38"/>
        </w:rPr>
        <w:t xml:space="preserve"> </w:t>
      </w:r>
      <w:r>
        <w:rPr>
          <w:rFonts w:cs="Calibri" w:ascii="Calibri" w:hAnsi="Calibri"/>
        </w:rPr>
        <w:t>flight</w:t>
      </w:r>
      <w:r>
        <w:rPr>
          <w:rFonts w:cs="Calibri" w:ascii="Calibri" w:hAnsi="Calibri"/>
          <w:spacing w:val="38"/>
        </w:rPr>
        <w:t xml:space="preserve"> </w:t>
      </w:r>
      <w:r>
        <w:rPr>
          <w:rFonts w:cs="Calibri" w:ascii="Calibri" w:hAnsi="Calibri"/>
        </w:rPr>
        <w:t>system</w:t>
      </w:r>
      <w:r>
        <w:rPr>
          <w:rFonts w:cs="Calibri" w:ascii="Calibri" w:hAnsi="Calibri"/>
          <w:spacing w:val="38"/>
        </w:rPr>
        <w:t xml:space="preserve"> </w:t>
      </w:r>
      <w:r>
        <w:rPr>
          <w:rFonts w:cs="Calibri" w:ascii="Calibri" w:hAnsi="Calibri"/>
        </w:rPr>
        <w:t>LRUs</w:t>
      </w:r>
      <w:r>
        <w:rPr>
          <w:rFonts w:cs="Calibri" w:ascii="Calibri" w:hAnsi="Calibri"/>
          <w:spacing w:val="38"/>
        </w:rPr>
        <w:t xml:space="preserve"> </w:t>
      </w:r>
      <w:r>
        <w:rPr>
          <w:rFonts w:cs="Calibri" w:ascii="Calibri" w:hAnsi="Calibri"/>
        </w:rPr>
        <w:t>in</w:t>
      </w:r>
      <w:r>
        <w:rPr>
          <w:rFonts w:cs="Calibri" w:ascii="Calibri" w:hAnsi="Calibri"/>
          <w:spacing w:val="38"/>
        </w:rPr>
        <w:t xml:space="preserve"> </w:t>
      </w:r>
      <w:r>
        <w:rPr>
          <w:rFonts w:cs="Calibri" w:ascii="Calibri" w:hAnsi="Calibri"/>
          <w:spacing w:val="-1"/>
        </w:rPr>
        <w:t>the</w:t>
      </w:r>
      <w:r>
        <w:rPr>
          <w:rFonts w:cs="Calibri" w:ascii="Calibri" w:hAnsi="Calibri"/>
          <w:spacing w:val="38"/>
        </w:rPr>
        <w:t xml:space="preserve"> </w:t>
      </w:r>
      <w:r>
        <w:rPr>
          <w:rFonts w:cs="Calibri" w:ascii="Calibri" w:hAnsi="Calibri"/>
        </w:rPr>
        <w:t>case</w:t>
      </w:r>
      <w:r>
        <w:rPr>
          <w:rFonts w:cs="Calibri" w:ascii="Calibri" w:hAnsi="Calibri"/>
          <w:spacing w:val="38"/>
        </w:rPr>
        <w:t xml:space="preserve"> </w:t>
      </w:r>
      <w:r>
        <w:rPr>
          <w:rFonts w:cs="Calibri" w:ascii="Calibri" w:hAnsi="Calibri"/>
        </w:rPr>
        <w:t>of</w:t>
      </w:r>
      <w:r>
        <w:rPr>
          <w:rFonts w:cs="Calibri" w:ascii="Calibri" w:hAnsi="Calibri"/>
          <w:spacing w:val="38"/>
        </w:rPr>
        <w:t xml:space="preserve"> </w:t>
      </w:r>
      <w:r>
        <w:rPr>
          <w:rFonts w:cs="Calibri" w:ascii="Calibri" w:hAnsi="Calibri"/>
        </w:rPr>
        <w:t>fly-by-wire</w:t>
      </w:r>
      <w:r>
        <w:rPr>
          <w:rFonts w:cs="Calibri" w:ascii="Calibri" w:hAnsi="Calibri"/>
          <w:spacing w:val="25"/>
          <w:w w:val="101"/>
        </w:rPr>
        <w:t xml:space="preserve"> </w:t>
      </w:r>
      <w:r>
        <w:rPr>
          <w:rFonts w:cs="Calibri" w:ascii="Calibri" w:hAnsi="Calibri"/>
        </w:rPr>
        <w:t>aircraft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0"/>
        </w:rPr>
        <w:t xml:space="preserve"> </w:t>
      </w:r>
      <w:r>
        <w:rPr>
          <w:rFonts w:cs="Calibri" w:ascii="Calibri" w:hAnsi="Calibri"/>
        </w:rPr>
        <w:t>operation</w:t>
      </w:r>
      <w:r>
        <w:rPr>
          <w:rFonts w:cs="Calibri" w:ascii="Calibri" w:hAnsi="Calibri"/>
          <w:spacing w:val="-8"/>
        </w:rPr>
        <w:t xml:space="preserve"> </w:t>
      </w:r>
      <w:r>
        <w:rPr>
          <w:rFonts w:cs="Calibri" w:ascii="Calibri" w:hAnsi="Calibri"/>
          <w:spacing w:val="-1"/>
        </w:rPr>
        <w:t>of</w:t>
      </w:r>
      <w:r>
        <w:rPr>
          <w:rFonts w:cs="Calibri" w:ascii="Calibri" w:hAnsi="Calibri"/>
          <w:spacing w:val="-8"/>
        </w:rPr>
        <w:t xml:space="preserve"> </w:t>
      </w:r>
      <w:r>
        <w:rPr>
          <w:rFonts w:cs="Calibri" w:ascii="Calibri" w:hAnsi="Calibri"/>
          <w:spacing w:val="-1"/>
        </w:rPr>
        <w:t>auto-pilot.</w:t>
      </w:r>
    </w:p>
    <w:p>
      <w:pPr>
        <w:pStyle w:val="BodyText"/>
        <w:ind w:start="0" w:end="0"/>
        <w:rPr>
          <w:rFonts w:ascii="Calibri" w:hAnsi="Calibri" w:cs="Calibri"/>
          <w:spacing w:val="57"/>
          <w:w w:val="101"/>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spacing w:val="-1"/>
        </w:rPr>
        <w:t>auto-throttle/auto-thrust.</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of</w:t>
      </w:r>
      <w:r>
        <w:rPr>
          <w:rFonts w:cs="Calibri" w:ascii="Calibri" w:hAnsi="Calibri"/>
          <w:spacing w:val="-3"/>
        </w:rPr>
        <w:t xml:space="preserve"> </w:t>
      </w:r>
      <w:r>
        <w:rPr>
          <w:rFonts w:cs="Calibri" w:ascii="Calibri" w:hAnsi="Calibri"/>
        </w:rPr>
        <w:t>yaw</w:t>
      </w:r>
      <w:r>
        <w:rPr>
          <w:rFonts w:cs="Calibri" w:ascii="Calibri" w:hAnsi="Calibri"/>
          <w:spacing w:val="-4"/>
        </w:rPr>
        <w:t xml:space="preserve"> </w:t>
      </w:r>
      <w:r>
        <w:rPr>
          <w:rFonts w:cs="Calibri" w:ascii="Calibri" w:hAnsi="Calibri"/>
        </w:rPr>
        <w:t>damper.</w:t>
      </w:r>
    </w:p>
    <w:p>
      <w:pPr>
        <w:pStyle w:val="BodyText"/>
        <w:ind w:start="0" w:end="0"/>
        <w:rPr>
          <w:rFonts w:ascii="Calibri" w:hAnsi="Calibri" w:cs="Calibri"/>
          <w:w w:val="101"/>
        </w:rPr>
      </w:pPr>
      <w:r>
        <w:rPr>
          <w:rFonts w:cs="Calibri" w:ascii="Calibri" w:hAnsi="Calibri"/>
        </w:rPr>
        <w:t>Perform</w:t>
      </w:r>
      <w:r>
        <w:rPr>
          <w:rFonts w:cs="Calibri" w:ascii="Calibri" w:hAnsi="Calibri"/>
          <w:spacing w:val="2"/>
        </w:rPr>
        <w:t xml:space="preserve"> </w:t>
      </w:r>
      <w:r>
        <w:rPr>
          <w:rFonts w:cs="Calibri" w:ascii="Calibri" w:hAnsi="Calibri"/>
        </w:rPr>
        <w:t>autopilot</w:t>
      </w:r>
      <w:r>
        <w:rPr>
          <w:rFonts w:cs="Calibri" w:ascii="Calibri" w:hAnsi="Calibri"/>
          <w:spacing w:val="3"/>
        </w:rPr>
        <w:t xml:space="preserve"> </w:t>
      </w:r>
      <w:r>
        <w:rPr>
          <w:rFonts w:cs="Calibri" w:ascii="Calibri" w:hAnsi="Calibri"/>
        </w:rPr>
        <w:t>gain</w:t>
      </w:r>
      <w:r>
        <w:rPr>
          <w:rFonts w:cs="Calibri" w:ascii="Calibri" w:hAnsi="Calibri"/>
          <w:spacing w:val="3"/>
        </w:rPr>
        <w:t xml:space="preserve"> </w:t>
      </w:r>
      <w:r>
        <w:rPr>
          <w:rFonts w:cs="Calibri" w:ascii="Calibri" w:hAnsi="Calibri"/>
        </w:rPr>
        <w:t>adjustments.</w:t>
      </w:r>
    </w:p>
    <w:p>
      <w:pPr>
        <w:pStyle w:val="BodyText"/>
        <w:ind w:start="0" w:end="0"/>
        <w:rPr>
          <w:rFonts w:ascii="Calibri" w:hAnsi="Calibri" w:cs="Calibri"/>
          <w:w w:val="99"/>
        </w:rPr>
      </w:pPr>
      <w:r>
        <w:rPr>
          <w:rFonts w:cs="Calibri" w:ascii="Calibri" w:hAnsi="Calibri"/>
        </w:rPr>
        <w:t>Perform</w:t>
      </w:r>
      <w:r>
        <w:rPr>
          <w:rFonts w:cs="Calibri" w:ascii="Calibri" w:hAnsi="Calibri"/>
          <w:spacing w:val="6"/>
        </w:rPr>
        <w:t xml:space="preserve"> </w:t>
      </w:r>
      <w:r>
        <w:rPr>
          <w:rFonts w:cs="Calibri" w:ascii="Calibri" w:hAnsi="Calibri"/>
        </w:rPr>
        <w:t>mach</w:t>
      </w:r>
      <w:r>
        <w:rPr>
          <w:rFonts w:cs="Calibri" w:ascii="Calibri" w:hAnsi="Calibri"/>
          <w:spacing w:val="4"/>
        </w:rPr>
        <w:t xml:space="preserve"> </w:t>
      </w:r>
      <w:r>
        <w:rPr>
          <w:rFonts w:cs="Calibri" w:ascii="Calibri" w:hAnsi="Calibri"/>
        </w:rPr>
        <w:t>trim</w:t>
      </w:r>
      <w:r>
        <w:rPr>
          <w:rFonts w:cs="Calibri" w:ascii="Calibri" w:hAnsi="Calibri"/>
          <w:spacing w:val="6"/>
        </w:rPr>
        <w:t xml:space="preserve"> </w:t>
      </w:r>
      <w:r>
        <w:rPr>
          <w:rFonts w:cs="Calibri" w:ascii="Calibri" w:hAnsi="Calibri"/>
        </w:rPr>
        <w:t>functional</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autol</w:t>
      </w:r>
      <w:r>
        <w:rPr>
          <w:rFonts w:cs="Calibri" w:ascii="Calibri" w:hAnsi="Calibri"/>
          <w:spacing w:val="-2"/>
        </w:rPr>
        <w:t>a</w:t>
      </w:r>
      <w:r>
        <w:rPr>
          <w:rFonts w:cs="Calibri" w:ascii="Calibri" w:hAnsi="Calibri"/>
          <w:spacing w:val="-1"/>
        </w:rPr>
        <w:t>nd</w:t>
      </w:r>
      <w:r>
        <w:rPr>
          <w:rFonts w:cs="Calibri" w:ascii="Calibri" w:hAnsi="Calibri"/>
          <w:spacing w:val="-9"/>
        </w:rPr>
        <w:t xml:space="preserve"> </w:t>
      </w:r>
      <w:r>
        <w:rPr>
          <w:rFonts w:cs="Calibri" w:ascii="Calibri" w:hAnsi="Calibri"/>
          <w:spacing w:val="-1"/>
        </w:rPr>
        <w:t>system.</w:t>
      </w:r>
    </w:p>
    <w:p>
      <w:pPr>
        <w:pStyle w:val="BodyText"/>
        <w:ind w:start="0" w:end="0"/>
        <w:rPr>
          <w:rFonts w:ascii="Calibri" w:hAnsi="Calibri" w:cs="Calibri"/>
          <w:spacing w:val="47"/>
          <w:w w:val="103"/>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1"/>
        </w:rPr>
        <w:t>flight</w:t>
      </w:r>
      <w:r>
        <w:rPr>
          <w:rFonts w:cs="Calibri" w:ascii="Calibri" w:hAnsi="Calibri"/>
          <w:spacing w:val="8"/>
        </w:rPr>
        <w:t xml:space="preserve"> </w:t>
      </w:r>
      <w:r>
        <w:rPr>
          <w:rFonts w:cs="Calibri" w:ascii="Calibri" w:hAnsi="Calibri"/>
          <w:spacing w:val="-1"/>
        </w:rPr>
        <w:t>man</w:t>
      </w:r>
      <w:r>
        <w:rPr>
          <w:rFonts w:cs="Calibri" w:ascii="Calibri" w:hAnsi="Calibri"/>
          <w:spacing w:val="-2"/>
        </w:rPr>
        <w:t>a</w:t>
      </w:r>
      <w:r>
        <w:rPr>
          <w:rFonts w:cs="Calibri" w:ascii="Calibri" w:hAnsi="Calibri"/>
          <w:spacing w:val="-1"/>
        </w:rPr>
        <w:t>gement</w:t>
      </w:r>
      <w:r>
        <w:rPr>
          <w:rFonts w:cs="Calibri" w:ascii="Calibri" w:hAnsi="Calibri"/>
          <w:spacing w:val="7"/>
        </w:rPr>
        <w:t xml:space="preserve"> </w:t>
      </w:r>
      <w:r>
        <w:rPr>
          <w:rFonts w:cs="Calibri" w:ascii="Calibri" w:hAnsi="Calibri"/>
          <w:spacing w:val="-1"/>
        </w:rPr>
        <w:t>systems.</w:t>
      </w:r>
    </w:p>
    <w:p>
      <w:pPr>
        <w:pStyle w:val="BodyText"/>
        <w:ind w:start="0" w:end="0"/>
        <w:rPr>
          <w:rFonts w:ascii="Calibri" w:hAnsi="Calibri" w:cs="Calibri"/>
          <w:spacing w:val="51"/>
          <w:w w:val="99"/>
        </w:rPr>
      </w:pPr>
      <w:r>
        <w:rPr>
          <w:rFonts w:cs="Calibri" w:ascii="Calibri" w:hAnsi="Calibri"/>
          <w:spacing w:val="-2"/>
        </w:rPr>
        <w:t>Che</w:t>
      </w:r>
      <w:r>
        <w:rPr>
          <w:rFonts w:cs="Calibri" w:ascii="Calibri" w:hAnsi="Calibri"/>
          <w:spacing w:val="-1"/>
        </w:rPr>
        <w:t>ck</w:t>
      </w:r>
      <w:r>
        <w:rPr>
          <w:rFonts w:cs="Calibri" w:ascii="Calibri" w:hAnsi="Calibri"/>
          <w:spacing w:val="1"/>
        </w:rPr>
        <w:t xml:space="preserve"> </w:t>
      </w:r>
      <w:r>
        <w:rPr>
          <w:rFonts w:cs="Calibri" w:ascii="Calibri" w:hAnsi="Calibri"/>
          <w:spacing w:val="-1"/>
        </w:rPr>
        <w:t>stability</w:t>
      </w:r>
      <w:r>
        <w:rPr>
          <w:rFonts w:cs="Calibri" w:ascii="Calibri" w:hAnsi="Calibri"/>
          <w:spacing w:val="2"/>
        </w:rPr>
        <w:t xml:space="preserve"> </w:t>
      </w:r>
      <w:r>
        <w:rPr>
          <w:rFonts w:cs="Calibri" w:ascii="Calibri" w:hAnsi="Calibri"/>
          <w:spacing w:val="-2"/>
        </w:rPr>
        <w:t>a</w:t>
      </w:r>
      <w:r>
        <w:rPr>
          <w:rFonts w:cs="Calibri" w:ascii="Calibri" w:hAnsi="Calibri"/>
          <w:spacing w:val="-1"/>
        </w:rPr>
        <w:t>ugmentation</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Comm</w:t>
      </w:r>
      <w:r>
        <w:rPr>
          <w:rFonts w:cs="Calibri" w:ascii="Calibri" w:hAnsi="Calibri"/>
          <w:b/>
          <w:spacing w:val="-2"/>
          <w:w w:val="95"/>
        </w:rPr>
        <w:t>unica</w:t>
      </w:r>
      <w:r>
        <w:rPr>
          <w:rFonts w:cs="Calibri" w:ascii="Calibri" w:hAnsi="Calibri"/>
          <w:b/>
          <w:spacing w:val="-1"/>
          <w:w w:val="95"/>
        </w:rPr>
        <w:t>tio</w:t>
      </w:r>
      <w:r>
        <w:rPr>
          <w:rFonts w:cs="Calibri" w:ascii="Calibri" w:hAnsi="Calibri"/>
          <w:b/>
          <w:spacing w:val="-2"/>
          <w:w w:val="95"/>
        </w:rPr>
        <w:t>ns</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9"/>
        </w:rPr>
        <w:t xml:space="preserve"> </w:t>
      </w:r>
      <w:r>
        <w:rPr>
          <w:rFonts w:cs="Calibri" w:ascii="Calibri" w:hAnsi="Calibri"/>
        </w:rPr>
        <w:t>VHF</w:t>
      </w:r>
      <w:r>
        <w:rPr>
          <w:rFonts w:cs="Calibri" w:ascii="Calibri" w:hAnsi="Calibri"/>
          <w:spacing w:val="-8"/>
        </w:rPr>
        <w:t xml:space="preserve"> </w:t>
      </w:r>
      <w:r>
        <w:rPr>
          <w:rFonts w:cs="Calibri" w:ascii="Calibri" w:hAnsi="Calibri"/>
        </w:rPr>
        <w:t>comm</w:t>
      </w:r>
      <w:r>
        <w:rPr>
          <w:rFonts w:cs="Calibri" w:ascii="Calibri" w:hAnsi="Calibri"/>
          <w:spacing w:val="-9"/>
        </w:rPr>
        <w:t xml:space="preserve"> </w:t>
      </w:r>
      <w:r>
        <w:rPr>
          <w:rFonts w:cs="Calibri" w:ascii="Calibri" w:hAnsi="Calibri"/>
          <w:spacing w:val="-1"/>
        </w:rPr>
        <w:t>unit.</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HF</w:t>
      </w:r>
      <w:r>
        <w:rPr>
          <w:rFonts w:cs="Calibri" w:ascii="Calibri" w:hAnsi="Calibri"/>
          <w:spacing w:val="-5"/>
        </w:rPr>
        <w:t xml:space="preserve"> </w:t>
      </w:r>
      <w:r>
        <w:rPr>
          <w:rFonts w:cs="Calibri" w:ascii="Calibri" w:hAnsi="Calibri"/>
        </w:rPr>
        <w:t>comm</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spacing w:val="39"/>
          <w:w w:val="9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existing</w:t>
      </w:r>
      <w:r>
        <w:rPr>
          <w:rFonts w:cs="Calibri" w:ascii="Calibri" w:hAnsi="Calibri"/>
          <w:spacing w:val="-18"/>
        </w:rPr>
        <w:t xml:space="preserve"> </w:t>
      </w:r>
      <w:r>
        <w:rPr>
          <w:rFonts w:cs="Calibri" w:ascii="Calibri" w:hAnsi="Calibri"/>
          <w:spacing w:val="-1"/>
        </w:rPr>
        <w:t>antenn</w:t>
      </w:r>
      <w:r>
        <w:rPr>
          <w:rFonts w:cs="Calibri" w:ascii="Calibri" w:hAnsi="Calibri"/>
          <w:spacing w:val="-2"/>
        </w:rPr>
        <w:t>a.</w:t>
      </w:r>
    </w:p>
    <w:p>
      <w:pPr>
        <w:pStyle w:val="BodyText"/>
        <w:ind w:start="0" w:end="0"/>
        <w:rPr>
          <w:rFonts w:ascii="Calibri" w:hAnsi="Calibri" w:cs="Calibri"/>
          <w:spacing w:val="21"/>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static</w:t>
      </w:r>
      <w:r>
        <w:rPr>
          <w:rFonts w:cs="Calibri" w:ascii="Calibri" w:hAnsi="Calibri"/>
          <w:spacing w:val="-6"/>
        </w:rPr>
        <w:t xml:space="preserve"> </w:t>
      </w:r>
      <w:r>
        <w:rPr>
          <w:rFonts w:cs="Calibri" w:ascii="Calibri" w:hAnsi="Calibri"/>
        </w:rPr>
        <w:t>discharge</w:t>
      </w:r>
      <w:r>
        <w:rPr>
          <w:rFonts w:cs="Calibri" w:ascii="Calibri" w:hAnsi="Calibri"/>
          <w:spacing w:val="-7"/>
        </w:rPr>
        <w:t xml:space="preserve"> </w:t>
      </w:r>
      <w:r>
        <w:rPr>
          <w:rFonts w:cs="Calibri" w:ascii="Calibri" w:hAnsi="Calibri"/>
        </w:rPr>
        <w:t>wicks.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14"/>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of</w:t>
      </w:r>
      <w:r>
        <w:rPr>
          <w:rFonts w:cs="Calibri" w:ascii="Calibri" w:hAnsi="Calibri"/>
          <w:spacing w:val="-11"/>
        </w:rPr>
        <w:t xml:space="preserve"> </w:t>
      </w:r>
      <w:r>
        <w:rPr>
          <w:rFonts w:cs="Calibri" w:ascii="Calibri" w:hAnsi="Calibri"/>
        </w:rPr>
        <w:t>radios.</w:t>
      </w:r>
    </w:p>
    <w:p>
      <w:pPr>
        <w:pStyle w:val="BodyText"/>
        <w:ind w:start="0" w:end="0"/>
        <w:rPr>
          <w:rFonts w:ascii="Calibri" w:hAnsi="Calibri" w:cs="Calibri"/>
          <w:spacing w:val="22"/>
          <w:w w:val="99"/>
        </w:rPr>
      </w:pPr>
      <w:r>
        <w:rPr>
          <w:rFonts w:cs="Calibri" w:ascii="Calibri" w:hAnsi="Calibri"/>
          <w:spacing w:val="-2"/>
        </w:rPr>
        <w:t>Pe</w:t>
      </w:r>
      <w:r>
        <w:rPr>
          <w:rFonts w:cs="Calibri" w:ascii="Calibri" w:hAnsi="Calibri"/>
          <w:spacing w:val="-1"/>
        </w:rPr>
        <w:t>rform</w:t>
      </w:r>
      <w:r>
        <w:rPr>
          <w:rFonts w:cs="Calibri" w:ascii="Calibri" w:hAnsi="Calibri"/>
          <w:spacing w:val="-14"/>
        </w:rPr>
        <w:t xml:space="preserve"> </w:t>
      </w:r>
      <w:r>
        <w:rPr>
          <w:rFonts w:cs="Calibri" w:ascii="Calibri" w:hAnsi="Calibri"/>
        </w:rPr>
        <w:t>antenna</w:t>
      </w:r>
      <w:r>
        <w:rPr>
          <w:rFonts w:cs="Calibri" w:ascii="Calibri" w:hAnsi="Calibri"/>
          <w:spacing w:val="-13"/>
        </w:rPr>
        <w:t xml:space="preserve"> </w:t>
      </w:r>
      <w:r>
        <w:rPr>
          <w:rFonts w:cs="Calibri" w:ascii="Calibri" w:hAnsi="Calibri"/>
        </w:rPr>
        <w:t>VSWR</w:t>
      </w:r>
      <w:r>
        <w:rPr>
          <w:rFonts w:cs="Calibri" w:ascii="Calibri" w:hAnsi="Calibri"/>
          <w:spacing w:val="-13"/>
        </w:rPr>
        <w:t xml:space="preserve"> </w:t>
      </w:r>
      <w:r>
        <w:rPr>
          <w:rFonts w:cs="Calibri" w:ascii="Calibri" w:hAnsi="Calibri"/>
          <w:spacing w:val="-1"/>
        </w:rPr>
        <w:t>check.</w:t>
      </w:r>
    </w:p>
    <w:p>
      <w:pPr>
        <w:pStyle w:val="BodyText"/>
        <w:ind w:start="0" w:end="0"/>
        <w:rPr>
          <w:rFonts w:ascii="Calibri" w:hAnsi="Calibri" w:cs="Calibri"/>
        </w:rPr>
      </w:pPr>
      <w:r>
        <w:rPr>
          <w:rFonts w:cs="Calibri" w:ascii="Calibri" w:hAnsi="Calibri"/>
          <w:spacing w:val="-2"/>
        </w:rPr>
        <w:t>Pe</w:t>
      </w:r>
      <w:r>
        <w:rPr>
          <w:rFonts w:cs="Calibri" w:ascii="Calibri" w:hAnsi="Calibri"/>
          <w:spacing w:val="-1"/>
        </w:rPr>
        <w:t>rform</w:t>
      </w:r>
      <w:r>
        <w:rPr>
          <w:rFonts w:cs="Calibri" w:ascii="Calibri" w:hAnsi="Calibri"/>
          <w:spacing w:val="-16"/>
        </w:rPr>
        <w:t xml:space="preserve"> </w:t>
      </w:r>
      <w:r>
        <w:rPr>
          <w:rFonts w:cs="Calibri" w:ascii="Calibri" w:hAnsi="Calibri"/>
        </w:rPr>
        <w:t>Selcal</w:t>
      </w:r>
      <w:r>
        <w:rPr>
          <w:rFonts w:cs="Calibri" w:ascii="Calibri" w:hAnsi="Calibri"/>
          <w:spacing w:val="-16"/>
        </w:rPr>
        <w:t xml:space="preserve"> </w:t>
      </w:r>
      <w:r>
        <w:rPr>
          <w:rFonts w:cs="Calibri" w:ascii="Calibri" w:hAnsi="Calibri"/>
          <w:spacing w:val="-1"/>
        </w:rPr>
        <w:t>operational</w:t>
      </w:r>
      <w:r>
        <w:rPr>
          <w:rFonts w:cs="Calibri" w:ascii="Calibri" w:hAnsi="Calibri"/>
          <w:spacing w:val="-15"/>
        </w:rPr>
        <w:t xml:space="preserve"> </w:t>
      </w:r>
      <w:r>
        <w:rPr>
          <w:rFonts w:cs="Calibri" w:ascii="Calibri" w:hAnsi="Calibri"/>
          <w:spacing w:val="-1"/>
        </w:rPr>
        <w:t>check.</w:t>
      </w:r>
    </w:p>
    <w:p>
      <w:pPr>
        <w:pStyle w:val="BodyText"/>
        <w:ind w:start="0" w:end="0"/>
        <w:rPr>
          <w:rFonts w:ascii="Calibri" w:hAnsi="Calibri" w:cs="Calibri"/>
          <w:spacing w:val="57"/>
          <w:w w:val="103"/>
        </w:rPr>
      </w:pPr>
      <w:r>
        <w:rPr>
          <w:rFonts w:cs="Calibri" w:ascii="Calibri" w:hAnsi="Calibri"/>
          <w:spacing w:val="-2"/>
        </w:rPr>
        <w:t>Pe</w:t>
      </w:r>
      <w:r>
        <w:rPr>
          <w:rFonts w:cs="Calibri" w:ascii="Calibri" w:hAnsi="Calibri"/>
          <w:spacing w:val="-1"/>
        </w:rPr>
        <w:t>rform</w:t>
      </w:r>
      <w:r>
        <w:rPr>
          <w:rFonts w:cs="Calibri" w:ascii="Calibri" w:hAnsi="Calibri"/>
          <w:spacing w:val="-3"/>
        </w:rPr>
        <w:t xml:space="preserve"> </w:t>
      </w:r>
      <w:r>
        <w:rPr>
          <w:rFonts w:cs="Calibri" w:ascii="Calibri" w:hAnsi="Calibri"/>
          <w:spacing w:val="-1"/>
        </w:rPr>
        <w:t>operational</w:t>
      </w:r>
      <w:r>
        <w:rPr>
          <w:rFonts w:cs="Calibri" w:ascii="Calibri" w:hAnsi="Calibri"/>
          <w:spacing w:val="-2"/>
        </w:rPr>
        <w:t xml:space="preserve"> </w:t>
      </w:r>
      <w:r>
        <w:rPr>
          <w:rFonts w:cs="Calibri" w:ascii="Calibri" w:hAnsi="Calibri"/>
          <w:spacing w:val="-1"/>
        </w:rPr>
        <w:t>check</w:t>
      </w:r>
      <w:r>
        <w:rPr>
          <w:rFonts w:cs="Calibri" w:ascii="Calibri" w:hAnsi="Calibri"/>
          <w:spacing w:val="-3"/>
        </w:rPr>
        <w:t xml:space="preserve"> </w:t>
      </w:r>
      <w:r>
        <w:rPr>
          <w:rFonts w:cs="Calibri" w:ascii="Calibri" w:hAnsi="Calibri"/>
        </w:rPr>
        <w:t>of</w:t>
      </w:r>
      <w:r>
        <w:rPr>
          <w:rFonts w:cs="Calibri" w:ascii="Calibri" w:hAnsi="Calibri"/>
          <w:spacing w:val="-2"/>
        </w:rPr>
        <w:t xml:space="preserve"> passe</w:t>
      </w:r>
      <w:r>
        <w:rPr>
          <w:rFonts w:cs="Calibri" w:ascii="Calibri" w:hAnsi="Calibri"/>
          <w:spacing w:val="-1"/>
        </w:rPr>
        <w:t>nger</w:t>
      </w:r>
      <w:r>
        <w:rPr>
          <w:rFonts w:cs="Calibri" w:ascii="Calibri" w:hAnsi="Calibri"/>
          <w:spacing w:val="-3"/>
        </w:rPr>
        <w:t xml:space="preserve"> </w:t>
      </w:r>
      <w:r>
        <w:rPr>
          <w:rFonts w:cs="Calibri" w:ascii="Calibri" w:hAnsi="Calibri"/>
        </w:rPr>
        <w:t>address</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Fu</w:t>
      </w:r>
      <w:r>
        <w:rPr>
          <w:rFonts w:cs="Calibri" w:ascii="Calibri" w:hAnsi="Calibri"/>
          <w:spacing w:val="-1"/>
        </w:rPr>
        <w:t>nctionally</w:t>
      </w:r>
      <w:r>
        <w:rPr>
          <w:rFonts w:cs="Calibri" w:ascii="Calibri" w:hAnsi="Calibri"/>
          <w:spacing w:val="-4"/>
        </w:rPr>
        <w:t xml:space="preserve"> </w:t>
      </w:r>
      <w:r>
        <w:rPr>
          <w:rFonts w:cs="Calibri" w:ascii="Calibri" w:hAnsi="Calibri"/>
          <w:spacing w:val="-1"/>
        </w:rPr>
        <w:t>check</w:t>
      </w:r>
      <w:r>
        <w:rPr>
          <w:rFonts w:cs="Calibri" w:ascii="Calibri" w:hAnsi="Calibri"/>
          <w:spacing w:val="-5"/>
        </w:rPr>
        <w:t xml:space="preserve"> </w:t>
      </w:r>
      <w:r>
        <w:rPr>
          <w:rFonts w:cs="Calibri" w:ascii="Calibri" w:hAnsi="Calibri"/>
        </w:rPr>
        <w:t>audio</w:t>
      </w:r>
      <w:r>
        <w:rPr>
          <w:rFonts w:cs="Calibri" w:ascii="Calibri" w:hAnsi="Calibri"/>
          <w:spacing w:val="-3"/>
        </w:rPr>
        <w:t xml:space="preserve"> </w:t>
      </w:r>
      <w:r>
        <w:rPr>
          <w:rFonts w:cs="Calibri" w:ascii="Calibri" w:hAnsi="Calibri"/>
          <w:spacing w:val="-1"/>
        </w:rPr>
        <w:t>integrating</w:t>
      </w:r>
      <w:r>
        <w:rPr>
          <w:rFonts w:cs="Calibri" w:ascii="Calibri" w:hAnsi="Calibri"/>
          <w:spacing w:val="-3"/>
        </w:rPr>
        <w:t xml:space="preserve"> </w:t>
      </w:r>
      <w:r>
        <w:rPr>
          <w:rFonts w:cs="Calibri" w:ascii="Calibri" w:hAnsi="Calibri"/>
        </w:rPr>
        <w:t>system.</w:t>
      </w:r>
    </w:p>
    <w:p>
      <w:pPr>
        <w:pStyle w:val="BodyText"/>
        <w:ind w:start="0" w:end="0"/>
        <w:rPr>
          <w:rFonts w:ascii="Calibri" w:hAnsi="Calibri" w:cs="Calibri"/>
          <w:spacing w:val="33"/>
          <w:w w:val="99"/>
        </w:rPr>
      </w:pPr>
      <w:r>
        <w:rPr>
          <w:rFonts w:cs="Calibri" w:ascii="Calibri" w:hAnsi="Calibri"/>
          <w:spacing w:val="-2"/>
        </w:rPr>
        <w:t>Repai</w:t>
      </w:r>
      <w:r>
        <w:rPr>
          <w:rFonts w:cs="Calibri" w:ascii="Calibri" w:hAnsi="Calibri"/>
          <w:spacing w:val="-1"/>
        </w:rPr>
        <w:t>r</w:t>
      </w:r>
      <w:r>
        <w:rPr>
          <w:rFonts w:cs="Calibri" w:ascii="Calibri" w:hAnsi="Calibri"/>
          <w:spacing w:val="-38"/>
        </w:rPr>
        <w:t xml:space="preserve"> </w:t>
      </w:r>
      <w:r>
        <w:rPr>
          <w:rFonts w:cs="Calibri" w:ascii="Calibri" w:hAnsi="Calibri"/>
          <w:spacing w:val="-2"/>
        </w:rPr>
        <w:t>co-axial</w:t>
      </w:r>
      <w:r>
        <w:rPr>
          <w:rFonts w:cs="Calibri" w:ascii="Calibri" w:hAnsi="Calibri"/>
          <w:spacing w:val="-38"/>
        </w:rPr>
        <w:t xml:space="preserve"> </w:t>
      </w:r>
      <w:r>
        <w:rPr>
          <w:rFonts w:cs="Calibri" w:ascii="Calibri" w:hAnsi="Calibri"/>
          <w:spacing w:val="-2"/>
        </w:rPr>
        <w:t>ca</w:t>
      </w:r>
      <w:r>
        <w:rPr>
          <w:rFonts w:cs="Calibri" w:ascii="Calibri" w:hAnsi="Calibri"/>
          <w:spacing w:val="-1"/>
        </w:rPr>
        <w:t>ble.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Electrical</w:t>
      </w:r>
      <w:r>
        <w:rPr>
          <w:rFonts w:cs="Calibri" w:ascii="Calibri" w:hAnsi="Calibri"/>
          <w:b/>
          <w:spacing w:val="-28"/>
          <w:w w:val="95"/>
        </w:rPr>
        <w:t xml:space="preserve"> </w:t>
      </w:r>
      <w:r>
        <w:rPr>
          <w:rFonts w:cs="Calibri" w:ascii="Calibri" w:hAnsi="Calibri"/>
          <w:b/>
          <w:spacing w:val="-1"/>
          <w:w w:val="95"/>
        </w:rPr>
        <w:t>Powe</w:t>
      </w:r>
      <w:r>
        <w:rPr>
          <w:rFonts w:cs="Calibri" w:ascii="Calibri" w:hAnsi="Calibri"/>
          <w:b/>
          <w:spacing w:val="-2"/>
          <w:w w:val="95"/>
        </w:rPr>
        <w:t>r</w:t>
      </w:r>
    </w:p>
    <w:p>
      <w:pPr>
        <w:pStyle w:val="BodyText"/>
        <w:ind w:start="0" w:end="0"/>
        <w:rPr>
          <w:rFonts w:ascii="Calibri" w:hAnsi="Calibri" w:cs="Calibri"/>
          <w:w w:val="101"/>
        </w:rPr>
      </w:pPr>
      <w:r>
        <w:rPr>
          <w:rFonts w:cs="Calibri" w:ascii="Calibri" w:hAnsi="Calibri"/>
        </w:rPr>
        <w:t>Charge</w:t>
      </w:r>
      <w:r>
        <w:rPr>
          <w:rFonts w:cs="Calibri" w:ascii="Calibri" w:hAnsi="Calibri"/>
          <w:spacing w:val="-24"/>
        </w:rPr>
        <w:t xml:space="preserve"> </w:t>
      </w:r>
      <w:r>
        <w:rPr>
          <w:rFonts w:cs="Calibri" w:ascii="Calibri" w:hAnsi="Calibri"/>
        </w:rPr>
        <w:t>lead/acid</w:t>
      </w:r>
      <w:r>
        <w:rPr>
          <w:rFonts w:cs="Calibri" w:ascii="Calibri" w:hAnsi="Calibri"/>
          <w:spacing w:val="-24"/>
        </w:rPr>
        <w:t xml:space="preserve"> </w:t>
      </w:r>
      <w:r>
        <w:rPr>
          <w:rFonts w:cs="Calibri" w:ascii="Calibri" w:hAnsi="Calibri"/>
        </w:rPr>
        <w:t>battery.</w:t>
      </w:r>
    </w:p>
    <w:p>
      <w:pPr>
        <w:pStyle w:val="BodyText"/>
        <w:ind w:start="0" w:end="0"/>
        <w:rPr/>
      </w:pPr>
      <w:r>
        <w:rPr>
          <w:rFonts w:cs="Calibri" w:ascii="Calibri" w:hAnsi="Calibri"/>
        </w:rPr>
        <w:t>Charge</w:t>
      </w:r>
      <w:r>
        <w:rPr>
          <w:rFonts w:cs="Calibri" w:ascii="Calibri" w:hAnsi="Calibri"/>
          <w:spacing w:val="-26"/>
        </w:rPr>
        <w:t xml:space="preserve"> </w:t>
      </w:r>
      <w:r>
        <w:rPr>
          <w:rFonts w:cs="Calibri" w:ascii="Calibri" w:hAnsi="Calibri"/>
        </w:rPr>
        <w:t>ni-cad</w:t>
      </w:r>
      <w:r>
        <w:rPr>
          <w:rFonts w:cs="Calibri" w:ascii="Calibri" w:hAnsi="Calibri"/>
          <w:spacing w:val="-26"/>
        </w:rPr>
        <w:t xml:space="preserve"> </w:t>
      </w:r>
      <w:r>
        <w:rPr>
          <w:rFonts w:cs="Calibri" w:ascii="Calibri" w:hAnsi="Calibri"/>
        </w:rPr>
        <w:t>battery.</w:t>
      </w:r>
    </w:p>
    <w:p>
      <w:pPr>
        <w:pStyle w:val="BodyText"/>
        <w:ind w:start="0" w:end="0"/>
        <w:rPr>
          <w:rFonts w:ascii="Calibri" w:hAnsi="Calibri" w:cs="Calibri"/>
          <w:spacing w:val="29"/>
          <w:w w:val="98"/>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battery</w:t>
      </w:r>
      <w:r>
        <w:rPr>
          <w:rFonts w:cs="Calibri" w:ascii="Calibri" w:hAnsi="Calibri"/>
          <w:spacing w:val="-14"/>
        </w:rPr>
        <w:t xml:space="preserve"> </w:t>
      </w:r>
      <w:r>
        <w:rPr>
          <w:rFonts w:cs="Calibri" w:ascii="Calibri" w:hAnsi="Calibri"/>
        </w:rPr>
        <w:t>capacity.</w:t>
      </w:r>
    </w:p>
    <w:p>
      <w:pPr>
        <w:pStyle w:val="BodyText"/>
        <w:ind w:start="0" w:end="0"/>
        <w:rPr>
          <w:rFonts w:ascii="Calibri" w:hAnsi="Calibri" w:cs="Calibri"/>
        </w:rPr>
      </w:pPr>
      <w:r>
        <w:rPr>
          <w:rFonts w:cs="Calibri" w:ascii="Calibri" w:hAnsi="Calibri"/>
          <w:spacing w:val="-1"/>
        </w:rPr>
        <w:t>Deep-cycle</w:t>
      </w:r>
      <w:r>
        <w:rPr>
          <w:rFonts w:cs="Calibri" w:ascii="Calibri" w:hAnsi="Calibri"/>
          <w:spacing w:val="-23"/>
        </w:rPr>
        <w:t xml:space="preserve"> </w:t>
      </w:r>
      <w:r>
        <w:rPr>
          <w:rFonts w:cs="Calibri" w:ascii="Calibri" w:hAnsi="Calibri"/>
        </w:rPr>
        <w:t>ni-cad</w:t>
      </w:r>
      <w:r>
        <w:rPr>
          <w:rFonts w:cs="Calibri" w:ascii="Calibri" w:hAnsi="Calibri"/>
          <w:spacing w:val="-22"/>
        </w:rPr>
        <w:t xml:space="preserve"> </w:t>
      </w:r>
      <w:r>
        <w:rPr>
          <w:rFonts w:cs="Calibri" w:ascii="Calibri" w:hAnsi="Calibri"/>
          <w:spacing w:val="-1"/>
        </w:rPr>
        <w:t>battery.</w:t>
      </w:r>
    </w:p>
    <w:p>
      <w:pPr>
        <w:pStyle w:val="BodyText"/>
        <w:ind w:start="0" w:end="0"/>
        <w:rPr>
          <w:rFonts w:ascii="Calibri" w:hAnsi="Calibri" w:cs="Calibri"/>
          <w:spacing w:val="59"/>
          <w:w w:val="99"/>
        </w:rPr>
      </w:pPr>
      <w:r>
        <w:rPr>
          <w:rFonts w:cs="Calibri" w:ascii="Calibri" w:hAnsi="Calibri"/>
          <w:spacing w:val="-2"/>
        </w:rPr>
        <w:t>Replace</w:t>
      </w:r>
      <w:r>
        <w:rPr>
          <w:rFonts w:cs="Calibri" w:ascii="Calibri" w:hAnsi="Calibri"/>
          <w:spacing w:val="-20"/>
        </w:rPr>
        <w:t xml:space="preserve"> </w:t>
      </w:r>
      <w:r>
        <w:rPr>
          <w:rFonts w:cs="Calibri" w:ascii="Calibri" w:hAnsi="Calibri"/>
        </w:rPr>
        <w:t>integrated</w:t>
      </w:r>
      <w:r>
        <w:rPr>
          <w:rFonts w:cs="Calibri" w:ascii="Calibri" w:hAnsi="Calibri"/>
          <w:spacing w:val="-19"/>
        </w:rPr>
        <w:t xml:space="preserve"> </w:t>
      </w:r>
      <w:r>
        <w:rPr>
          <w:rFonts w:cs="Calibri" w:ascii="Calibri" w:hAnsi="Calibri"/>
          <w:spacing w:val="-1"/>
        </w:rPr>
        <w:t>drive/generator/alternator.</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switches.</w:t>
      </w:r>
    </w:p>
    <w:p>
      <w:pPr>
        <w:pStyle w:val="BodyText"/>
        <w:ind w:start="0" w:end="0"/>
        <w:rPr>
          <w:rFonts w:ascii="Calibri" w:hAnsi="Calibri" w:cs="Calibri"/>
          <w:spacing w:val="27"/>
          <w:w w:val="98"/>
        </w:rPr>
      </w:pPr>
      <w:r>
        <w:rPr>
          <w:rFonts w:cs="Calibri" w:ascii="Calibri" w:hAnsi="Calibri"/>
          <w:spacing w:val="-2"/>
        </w:rPr>
        <w:t>Replace</w:t>
      </w:r>
      <w:r>
        <w:rPr>
          <w:rFonts w:cs="Calibri" w:ascii="Calibri" w:hAnsi="Calibri"/>
          <w:spacing w:val="-8"/>
        </w:rPr>
        <w:t xml:space="preserve"> </w:t>
      </w:r>
      <w:r>
        <w:rPr>
          <w:rFonts w:cs="Calibri" w:ascii="Calibri" w:hAnsi="Calibri"/>
        </w:rPr>
        <w:t>circuit</w:t>
      </w:r>
      <w:r>
        <w:rPr>
          <w:rFonts w:cs="Calibri" w:ascii="Calibri" w:hAnsi="Calibri"/>
          <w:spacing w:val="-8"/>
        </w:rPr>
        <w:t xml:space="preserve"> </w:t>
      </w:r>
      <w:r>
        <w:rPr>
          <w:rFonts w:cs="Calibri" w:ascii="Calibri" w:hAnsi="Calibri"/>
          <w:spacing w:val="-1"/>
        </w:rPr>
        <w:t>breakers.</w:t>
      </w:r>
    </w:p>
    <w:p>
      <w:pPr>
        <w:pStyle w:val="BodyText"/>
        <w:ind w:start="0" w:end="0"/>
        <w:rPr>
          <w:rFonts w:ascii="Calibri" w:hAnsi="Calibri" w:cs="Calibri"/>
          <w:spacing w:val="25"/>
          <w:w w:val="99"/>
        </w:rPr>
      </w:pPr>
      <w:r>
        <w:rPr>
          <w:rFonts w:cs="Calibri" w:ascii="Calibri" w:hAnsi="Calibri"/>
          <w:spacing w:val="-1"/>
        </w:rPr>
        <w:t>Adjust</w:t>
      </w:r>
      <w:r>
        <w:rPr>
          <w:rFonts w:cs="Calibri" w:ascii="Calibri" w:hAnsi="Calibri"/>
          <w:spacing w:val="-2"/>
        </w:rPr>
        <w:t xml:space="preserve"> </w:t>
      </w:r>
      <w:r>
        <w:rPr>
          <w:rFonts w:cs="Calibri" w:ascii="Calibri" w:hAnsi="Calibri"/>
        </w:rPr>
        <w:t>voltage</w:t>
      </w:r>
      <w:r>
        <w:rPr>
          <w:rFonts w:cs="Calibri" w:ascii="Calibri" w:hAnsi="Calibri"/>
          <w:spacing w:val="-3"/>
        </w:rPr>
        <w:t xml:space="preserve"> </w:t>
      </w:r>
      <w:r>
        <w:rPr>
          <w:rFonts w:cs="Calibri" w:ascii="Calibri" w:hAnsi="Calibri"/>
        </w:rPr>
        <w:t>regulator.</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voltage</w:t>
      </w:r>
      <w:r>
        <w:rPr>
          <w:rFonts w:cs="Calibri" w:ascii="Calibri" w:hAnsi="Calibri"/>
          <w:spacing w:val="-22"/>
        </w:rPr>
        <w:t xml:space="preserve"> </w:t>
      </w:r>
      <w:r>
        <w:rPr>
          <w:rFonts w:cs="Calibri" w:ascii="Calibri" w:hAnsi="Calibri"/>
        </w:rPr>
        <w:t>regulator.</w:t>
      </w:r>
    </w:p>
    <w:p>
      <w:pPr>
        <w:pStyle w:val="BodyText"/>
        <w:ind w:start="0" w:end="0"/>
        <w:rPr>
          <w:rFonts w:ascii="Calibri" w:hAnsi="Calibri" w:cs="Calibri"/>
          <w:spacing w:val="26"/>
          <w:w w:val="101"/>
        </w:rPr>
      </w:pPr>
      <w:r>
        <w:rPr>
          <w:rFonts w:cs="Calibri" w:ascii="Calibri" w:hAnsi="Calibri"/>
          <w:spacing w:val="-1"/>
        </w:rPr>
        <w:t>Amend</w:t>
      </w:r>
      <w:r>
        <w:rPr>
          <w:rFonts w:cs="Calibri" w:ascii="Calibri" w:hAnsi="Calibri"/>
          <w:spacing w:val="-12"/>
        </w:rPr>
        <w:t xml:space="preserve"> </w:t>
      </w:r>
      <w:r>
        <w:rPr>
          <w:rFonts w:cs="Calibri" w:ascii="Calibri" w:hAnsi="Calibri"/>
          <w:spacing w:val="-1"/>
        </w:rPr>
        <w:t>electrical</w:t>
      </w:r>
      <w:r>
        <w:rPr>
          <w:rFonts w:cs="Calibri" w:ascii="Calibri" w:hAnsi="Calibri"/>
          <w:spacing w:val="-11"/>
        </w:rPr>
        <w:t xml:space="preserve"> </w:t>
      </w:r>
      <w:r>
        <w:rPr>
          <w:rFonts w:cs="Calibri" w:ascii="Calibri" w:hAnsi="Calibri"/>
        </w:rPr>
        <w:t>load</w:t>
      </w:r>
      <w:r>
        <w:rPr>
          <w:rFonts w:cs="Calibri" w:ascii="Calibri" w:hAnsi="Calibri"/>
          <w:spacing w:val="-13"/>
        </w:rPr>
        <w:t xml:space="preserve"> </w:t>
      </w:r>
      <w:r>
        <w:rPr>
          <w:rFonts w:cs="Calibri" w:ascii="Calibri" w:hAnsi="Calibri"/>
        </w:rPr>
        <w:t>analysis</w:t>
      </w:r>
      <w:r>
        <w:rPr>
          <w:rFonts w:cs="Calibri" w:ascii="Calibri" w:hAnsi="Calibri"/>
          <w:spacing w:val="-11"/>
        </w:rPr>
        <w:t xml:space="preserve"> </w:t>
      </w:r>
      <w:r>
        <w:rPr>
          <w:rFonts w:cs="Calibri" w:ascii="Calibri" w:hAnsi="Calibri"/>
        </w:rPr>
        <w:t>report.</w:t>
      </w:r>
    </w:p>
    <w:p>
      <w:pPr>
        <w:pStyle w:val="BodyText"/>
        <w:ind w:start="0" w:end="0"/>
        <w:rPr>
          <w:rFonts w:ascii="Calibri" w:hAnsi="Calibri" w:cs="Calibri"/>
        </w:rPr>
      </w:pPr>
      <w:r>
        <w:rPr>
          <w:rFonts w:cs="Calibri" w:ascii="Calibri" w:hAnsi="Calibri"/>
          <w:spacing w:val="-2"/>
        </w:rPr>
        <w:t>Repair/replace</w:t>
      </w:r>
      <w:r>
        <w:rPr>
          <w:rFonts w:cs="Calibri" w:ascii="Calibri" w:hAnsi="Calibri"/>
          <w:spacing w:val="-18"/>
        </w:rPr>
        <w:t xml:space="preserve"> </w:t>
      </w:r>
      <w:r>
        <w:rPr>
          <w:rFonts w:cs="Calibri" w:ascii="Calibri" w:hAnsi="Calibri"/>
        </w:rPr>
        <w:t>electrical</w:t>
      </w:r>
      <w:r>
        <w:rPr>
          <w:rFonts w:cs="Calibri" w:ascii="Calibri" w:hAnsi="Calibri"/>
          <w:spacing w:val="-17"/>
        </w:rPr>
        <w:t xml:space="preserve"> </w:t>
      </w:r>
      <w:r>
        <w:rPr>
          <w:rFonts w:cs="Calibri" w:ascii="Calibri" w:hAnsi="Calibri"/>
        </w:rPr>
        <w:t>feeder</w:t>
      </w:r>
      <w:r>
        <w:rPr>
          <w:rFonts w:cs="Calibri" w:ascii="Calibri" w:hAnsi="Calibri"/>
          <w:spacing w:val="-17"/>
        </w:rPr>
        <w:t xml:space="preserve"> </w:t>
      </w:r>
      <w:r>
        <w:rPr>
          <w:rFonts w:cs="Calibri" w:ascii="Calibri" w:hAnsi="Calibri"/>
          <w:spacing w:val="-2"/>
        </w:rPr>
        <w:t>cab</w:t>
      </w:r>
      <w:r>
        <w:rPr>
          <w:rFonts w:cs="Calibri" w:ascii="Calibri" w:hAnsi="Calibri"/>
          <w:spacing w:val="-1"/>
        </w:rPr>
        <w:t>le.</w:t>
      </w:r>
    </w:p>
    <w:p>
      <w:pPr>
        <w:pStyle w:val="BodyText"/>
        <w:ind w:start="0" w:end="0"/>
        <w:rPr>
          <w:rFonts w:ascii="Calibri" w:hAnsi="Calibri" w:cs="Calibri"/>
          <w:spacing w:val="73"/>
          <w:w w:val="99"/>
        </w:rPr>
      </w:pPr>
      <w:r>
        <w:rPr>
          <w:rFonts w:cs="Calibri" w:ascii="Calibri" w:hAnsi="Calibri"/>
        </w:rPr>
        <w:t>Perform</w:t>
      </w:r>
      <w:r>
        <w:rPr>
          <w:rFonts w:cs="Calibri" w:ascii="Calibri" w:hAnsi="Calibri"/>
          <w:spacing w:val="-2"/>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integrated</w:t>
      </w:r>
      <w:r>
        <w:rPr>
          <w:rFonts w:cs="Calibri" w:ascii="Calibri" w:hAnsi="Calibri"/>
          <w:spacing w:val="1"/>
        </w:rPr>
        <w:t xml:space="preserve"> </w:t>
      </w:r>
      <w:r>
        <w:rPr>
          <w:rFonts w:cs="Calibri" w:ascii="Calibri" w:hAnsi="Calibri"/>
          <w:spacing w:val="-1"/>
        </w:rPr>
        <w:t>drive/generator/altenator.</w:t>
      </w:r>
    </w:p>
    <w:p>
      <w:pPr>
        <w:pStyle w:val="BodyText"/>
        <w:ind w:start="0" w:end="0"/>
        <w:rPr>
          <w:rFonts w:ascii="Calibri" w:hAnsi="Calibri" w:cs="Calibri"/>
        </w:rPr>
      </w:pPr>
      <w:r>
        <w:rPr>
          <w:rFonts w:cs="Calibri" w:ascii="Calibri" w:hAnsi="Calibri"/>
        </w:rPr>
        <w:t>Perform</w:t>
      </w:r>
      <w:r>
        <w:rPr>
          <w:rFonts w:cs="Calibri" w:ascii="Calibri" w:hAnsi="Calibri"/>
          <w:spacing w:val="-1"/>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rPr>
        <w:t>voltage</w:t>
      </w:r>
      <w:r>
        <w:rPr>
          <w:rFonts w:cs="Calibri" w:ascii="Calibri" w:hAnsi="Calibri"/>
          <w:spacing w:val="2"/>
        </w:rPr>
        <w:t xml:space="preserve"> </w:t>
      </w:r>
      <w:r>
        <w:rPr>
          <w:rFonts w:cs="Calibri" w:ascii="Calibri" w:hAnsi="Calibri"/>
          <w:spacing w:val="-1"/>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Equipment/Furnishings</w:t>
      </w:r>
    </w:p>
    <w:p>
      <w:pPr>
        <w:pStyle w:val="BodyText"/>
        <w:ind w:start="0" w:end="0"/>
        <w:rPr>
          <w:rFonts w:ascii="Calibri" w:hAnsi="Calibri" w:cs="Calibri"/>
          <w:spacing w:val="26"/>
          <w:w w:val="99"/>
        </w:rPr>
      </w:pPr>
      <w:r>
        <w:rPr>
          <w:rFonts w:cs="Calibri" w:ascii="Calibri" w:hAnsi="Calibri"/>
          <w:spacing w:val="-2"/>
        </w:rPr>
        <w:t>Replace</w:t>
      </w:r>
      <w:r>
        <w:rPr>
          <w:rFonts w:cs="Calibri" w:ascii="Calibri" w:hAnsi="Calibri"/>
          <w:spacing w:val="-25"/>
        </w:rPr>
        <w:t xml:space="preserve"> </w:t>
      </w:r>
      <w:r>
        <w:rPr>
          <w:rFonts w:cs="Calibri" w:ascii="Calibri" w:hAnsi="Calibri"/>
          <w:spacing w:val="-2"/>
        </w:rPr>
        <w:t>carpe</w:t>
      </w:r>
      <w:r>
        <w:rPr>
          <w:rFonts w:cs="Calibri" w:ascii="Calibri" w:hAnsi="Calibri"/>
          <w:spacing w:val="-1"/>
        </w:rPr>
        <w:t>ts.</w:t>
      </w:r>
    </w:p>
    <w:p>
      <w:pPr>
        <w:pStyle w:val="BodyText"/>
        <w:ind w:start="0" w:end="0"/>
        <w:rPr/>
      </w:pPr>
      <w:r>
        <w:rPr>
          <w:rFonts w:cs="Calibri" w:ascii="Calibri" w:hAnsi="Calibri"/>
          <w:spacing w:val="-2"/>
        </w:rPr>
        <w:t>Replace</w:t>
      </w:r>
      <w:r>
        <w:rPr>
          <w:rFonts w:cs="Calibri" w:ascii="Calibri" w:hAnsi="Calibri"/>
          <w:spacing w:val="-3"/>
        </w:rPr>
        <w:t xml:space="preserve"> </w:t>
      </w:r>
      <w:r>
        <w:rPr>
          <w:rFonts w:cs="Calibri" w:ascii="Calibri" w:hAnsi="Calibri"/>
        </w:rPr>
        <w:t>crew</w:t>
      </w:r>
      <w:r>
        <w:rPr>
          <w:rFonts w:cs="Calibri" w:ascii="Calibri" w:hAnsi="Calibri"/>
          <w:spacing w:val="-3"/>
        </w:rPr>
        <w:t xml:space="preserve"> </w:t>
      </w:r>
      <w:r>
        <w:rPr>
          <w:rFonts w:cs="Calibri" w:ascii="Calibri" w:hAnsi="Calibri"/>
        </w:rPr>
        <w:t>seats.</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24"/>
        </w:rPr>
        <w:t xml:space="preserve"> </w:t>
      </w:r>
      <w:r>
        <w:rPr>
          <w:rFonts w:cs="Calibri" w:ascii="Calibri" w:hAnsi="Calibri"/>
          <w:spacing w:val="-1"/>
        </w:rPr>
        <w:t>passenger</w:t>
      </w:r>
      <w:r>
        <w:rPr>
          <w:rFonts w:cs="Calibri" w:ascii="Calibri" w:hAnsi="Calibri"/>
          <w:spacing w:val="-24"/>
        </w:rPr>
        <w:t xml:space="preserve"> </w:t>
      </w:r>
      <w:r>
        <w:rPr>
          <w:rFonts w:cs="Calibri" w:ascii="Calibri" w:hAnsi="Calibri"/>
        </w:rPr>
        <w:t>seats.</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inertia</w:t>
      </w:r>
      <w:r>
        <w:rPr>
          <w:rFonts w:cs="Calibri" w:ascii="Calibri" w:hAnsi="Calibri"/>
          <w:spacing w:val="-15"/>
        </w:rPr>
        <w:t xml:space="preserve"> </w:t>
      </w:r>
      <w:r>
        <w:rPr>
          <w:rFonts w:cs="Calibri" w:ascii="Calibri" w:hAnsi="Calibri"/>
        </w:rPr>
        <w:t>reels.</w:t>
      </w:r>
    </w:p>
    <w:p>
      <w:pPr>
        <w:pStyle w:val="BodyText"/>
        <w:ind w:start="0" w:end="0"/>
        <w:rPr>
          <w:rFonts w:ascii="Calibri" w:hAnsi="Calibri" w:cs="Calibri"/>
          <w:spacing w:val="29"/>
          <w:w w:val="99"/>
        </w:rPr>
      </w:pPr>
      <w:r>
        <w:rPr>
          <w:rFonts w:cs="Calibri" w:ascii="Calibri" w:hAnsi="Calibri"/>
          <w:spacing w:val="-2"/>
        </w:rPr>
        <w:t>C</w:t>
      </w:r>
      <w:r>
        <w:rPr>
          <w:rFonts w:cs="Calibri" w:ascii="Calibri" w:hAnsi="Calibri"/>
          <w:spacing w:val="-1"/>
        </w:rPr>
        <w:t>heck seats/belts for security.</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rPr>
        <w:t xml:space="preserve"> </w:t>
      </w:r>
      <w:r>
        <w:rPr>
          <w:rFonts w:cs="Calibri" w:ascii="Calibri" w:hAnsi="Calibri"/>
          <w:spacing w:val="-1"/>
        </w:rPr>
        <w:t>emergency</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53"/>
          <w:w w:val="99"/>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ELT</w:t>
      </w:r>
      <w:r>
        <w:rPr>
          <w:rFonts w:cs="Calibri" w:ascii="Calibri" w:hAnsi="Calibri"/>
          <w:spacing w:val="-3"/>
        </w:rPr>
        <w:t xml:space="preserve"> </w:t>
      </w:r>
      <w:r>
        <w:rPr>
          <w:rFonts w:cs="Calibri" w:ascii="Calibri" w:hAnsi="Calibri"/>
          <w:spacing w:val="-1"/>
        </w:rPr>
        <w:t>for</w:t>
      </w:r>
      <w:r>
        <w:rPr>
          <w:rFonts w:cs="Calibri" w:ascii="Calibri" w:hAnsi="Calibri"/>
          <w:spacing w:val="-3"/>
        </w:rPr>
        <w:t xml:space="preserve"> </w:t>
      </w:r>
      <w:r>
        <w:rPr>
          <w:rFonts w:cs="Calibri" w:ascii="Calibri" w:hAnsi="Calibri"/>
          <w:spacing w:val="-1"/>
        </w:rPr>
        <w:t>comp</w:t>
      </w:r>
      <w:r>
        <w:rPr>
          <w:rFonts w:cs="Calibri" w:ascii="Calibri" w:hAnsi="Calibri"/>
          <w:spacing w:val="-2"/>
        </w:rPr>
        <w:t xml:space="preserve">liance </w:t>
      </w:r>
      <w:r>
        <w:rPr>
          <w:rFonts w:cs="Calibri" w:ascii="Calibri" w:hAnsi="Calibri"/>
        </w:rPr>
        <w:t>with</w:t>
      </w:r>
      <w:r>
        <w:rPr>
          <w:rFonts w:cs="Calibri" w:ascii="Calibri" w:hAnsi="Calibri"/>
          <w:spacing w:val="-3"/>
        </w:rPr>
        <w:t xml:space="preserve"> </w:t>
      </w:r>
      <w:r>
        <w:rPr>
          <w:rFonts w:cs="Calibri" w:ascii="Calibri" w:hAnsi="Calibri"/>
          <w:spacing w:val="-1"/>
        </w:rPr>
        <w:t>regulations.</w:t>
      </w:r>
    </w:p>
    <w:p>
      <w:pPr>
        <w:pStyle w:val="BodyText"/>
        <w:ind w:start="0" w:end="0"/>
        <w:rPr>
          <w:rFonts w:ascii="Calibri" w:hAnsi="Calibri" w:cs="Calibri"/>
        </w:rPr>
      </w:pPr>
      <w:r>
        <w:rPr>
          <w:rFonts w:cs="Calibri" w:ascii="Calibri" w:hAnsi="Calibri"/>
          <w:spacing w:val="-2"/>
        </w:rPr>
        <w:t>Repair</w:t>
      </w:r>
      <w:r>
        <w:rPr>
          <w:rFonts w:cs="Calibri" w:ascii="Calibri" w:hAnsi="Calibri"/>
          <w:spacing w:val="5"/>
        </w:rPr>
        <w:t xml:space="preserve"> </w:t>
      </w:r>
      <w:r>
        <w:rPr>
          <w:rFonts w:cs="Calibri" w:ascii="Calibri" w:hAnsi="Calibri"/>
        </w:rPr>
        <w:t>toilet</w:t>
      </w:r>
      <w:r>
        <w:rPr>
          <w:rFonts w:cs="Calibri" w:ascii="Calibri" w:hAnsi="Calibri"/>
          <w:spacing w:val="6"/>
        </w:rPr>
        <w:t xml:space="preserve"> </w:t>
      </w:r>
      <w:r>
        <w:rPr>
          <w:rFonts w:cs="Calibri" w:ascii="Calibri" w:hAnsi="Calibri"/>
        </w:rPr>
        <w:t>waste</w:t>
      </w:r>
      <w:r>
        <w:rPr>
          <w:rFonts w:cs="Calibri" w:ascii="Calibri" w:hAnsi="Calibri"/>
          <w:spacing w:val="5"/>
        </w:rPr>
        <w:t xml:space="preserve"> </w:t>
      </w:r>
      <w:r>
        <w:rPr>
          <w:rFonts w:cs="Calibri" w:ascii="Calibri" w:hAnsi="Calibri"/>
          <w:spacing w:val="-1"/>
        </w:rPr>
        <w:t>cont</w:t>
      </w:r>
      <w:r>
        <w:rPr>
          <w:rFonts w:cs="Calibri" w:ascii="Calibri" w:hAnsi="Calibri"/>
          <w:spacing w:val="-2"/>
        </w:rPr>
        <w:t>aine</w:t>
      </w:r>
      <w:r>
        <w:rPr>
          <w:rFonts w:cs="Calibri" w:ascii="Calibri" w:hAnsi="Calibri"/>
          <w:spacing w:val="-1"/>
        </w:rPr>
        <w:t>r.</w:t>
      </w:r>
    </w:p>
    <w:p>
      <w:pPr>
        <w:pStyle w:val="BodyText"/>
        <w:ind w:start="0" w:end="0"/>
        <w:rPr>
          <w:rFonts w:ascii="Calibri" w:hAnsi="Calibri" w:cs="Calibri"/>
        </w:rPr>
      </w:pPr>
      <w:r>
        <w:rPr>
          <w:rFonts w:cs="Calibri" w:ascii="Calibri" w:hAnsi="Calibri"/>
          <w:spacing w:val="-2"/>
        </w:rPr>
        <w:t>Repair</w:t>
      </w:r>
      <w:r>
        <w:rPr>
          <w:rFonts w:cs="Calibri" w:ascii="Calibri" w:hAnsi="Calibri"/>
          <w:spacing w:val="-20"/>
        </w:rPr>
        <w:t xml:space="preserve"> </w:t>
      </w:r>
      <w:r>
        <w:rPr>
          <w:rFonts w:cs="Calibri" w:ascii="Calibri" w:hAnsi="Calibri"/>
          <w:spacing w:val="-1"/>
        </w:rPr>
        <w:t>upholstery.</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cabin</w:t>
      </w:r>
      <w:r>
        <w:rPr>
          <w:rFonts w:cs="Calibri" w:ascii="Calibri" w:hAnsi="Calibri"/>
          <w:spacing w:val="-20"/>
        </w:rPr>
        <w:t xml:space="preserve"> </w:t>
      </w:r>
      <w:r>
        <w:rPr>
          <w:rFonts w:cs="Calibri" w:ascii="Calibri" w:hAnsi="Calibri"/>
        </w:rPr>
        <w:t>configuration.</w:t>
      </w:r>
    </w:p>
    <w:p>
      <w:pPr>
        <w:pStyle w:val="BodyText"/>
        <w:ind w:start="0" w:end="0"/>
        <w:rPr>
          <w:rFonts w:ascii="Calibri" w:hAnsi="Calibri" w:cs="Calibri"/>
          <w:spacing w:val="57"/>
          <w:w w:val="101"/>
        </w:rPr>
      </w:pPr>
      <w:r>
        <w:rPr>
          <w:rFonts w:cs="Calibri" w:ascii="Calibri" w:hAnsi="Calibri"/>
          <w:spacing w:val="-2"/>
        </w:rPr>
        <w:t>Repla</w:t>
      </w:r>
      <w:r>
        <w:rPr>
          <w:rFonts w:cs="Calibri" w:ascii="Calibri" w:hAnsi="Calibri"/>
          <w:spacing w:val="-1"/>
        </w:rPr>
        <w:t>ce</w:t>
      </w:r>
      <w:r>
        <w:rPr>
          <w:rFonts w:cs="Calibri" w:ascii="Calibri" w:hAnsi="Calibri"/>
          <w:spacing w:val="-12"/>
        </w:rPr>
        <w:t xml:space="preserve"> </w:t>
      </w:r>
      <w:r>
        <w:rPr>
          <w:rFonts w:cs="Calibri" w:ascii="Calibri" w:hAnsi="Calibri"/>
          <w:spacing w:val="-1"/>
        </w:rPr>
        <w:t>c</w:t>
      </w:r>
      <w:r>
        <w:rPr>
          <w:rFonts w:cs="Calibri" w:ascii="Calibri" w:hAnsi="Calibri"/>
          <w:spacing w:val="-2"/>
        </w:rPr>
        <w:t>a</w:t>
      </w:r>
      <w:r>
        <w:rPr>
          <w:rFonts w:cs="Calibri" w:ascii="Calibri" w:hAnsi="Calibri"/>
          <w:spacing w:val="-1"/>
        </w:rPr>
        <w:t>rgo</w:t>
      </w:r>
      <w:r>
        <w:rPr>
          <w:rFonts w:cs="Calibri" w:ascii="Calibri" w:hAnsi="Calibri"/>
          <w:spacing w:val="-13"/>
        </w:rPr>
        <w:t xml:space="preserve"> </w:t>
      </w:r>
      <w:r>
        <w:rPr>
          <w:rFonts w:cs="Calibri" w:ascii="Calibri" w:hAnsi="Calibri"/>
          <w:spacing w:val="-2"/>
        </w:rPr>
        <w:t>loa</w:t>
      </w:r>
      <w:r>
        <w:rPr>
          <w:rFonts w:cs="Calibri" w:ascii="Calibri" w:hAnsi="Calibri"/>
          <w:spacing w:val="-1"/>
        </w:rPr>
        <w:t>ding</w:t>
      </w:r>
      <w:r>
        <w:rPr>
          <w:rFonts w:cs="Calibri" w:ascii="Calibri" w:hAnsi="Calibri"/>
          <w:spacing w:val="-13"/>
        </w:rPr>
        <w:t xml:space="preserve"> </w:t>
      </w:r>
      <w:r>
        <w:rPr>
          <w:rFonts w:cs="Calibri" w:ascii="Calibri" w:hAnsi="Calibri"/>
          <w:spacing w:val="-1"/>
        </w:rPr>
        <w:t>system</w:t>
      </w:r>
      <w:r>
        <w:rPr>
          <w:rFonts w:cs="Calibri" w:ascii="Calibri" w:hAnsi="Calibri"/>
          <w:spacing w:val="-13"/>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Calibri"/>
        </w:rPr>
      </w:pPr>
      <w:r>
        <w:rPr>
          <w:rFonts w:cs="Calibri" w:ascii="Calibri" w:hAnsi="Calibri"/>
        </w:rPr>
        <w:t>Test</w:t>
      </w:r>
      <w:r>
        <w:rPr>
          <w:rFonts w:cs="Calibri" w:ascii="Calibri" w:hAnsi="Calibri"/>
          <w:spacing w:val="-7"/>
        </w:rPr>
        <w:t xml:space="preserve"> </w:t>
      </w:r>
      <w:r>
        <w:rPr>
          <w:rFonts w:cs="Calibri" w:ascii="Calibri" w:hAnsi="Calibri"/>
          <w:spacing w:val="-2"/>
        </w:rPr>
        <w:t>carg</w:t>
      </w:r>
      <w:r>
        <w:rPr>
          <w:rFonts w:cs="Calibri" w:ascii="Calibri" w:hAnsi="Calibri"/>
          <w:spacing w:val="-1"/>
        </w:rPr>
        <w:t>o</w:t>
      </w:r>
      <w:r>
        <w:rPr>
          <w:rFonts w:cs="Calibri" w:ascii="Calibri" w:hAnsi="Calibri"/>
          <w:spacing w:val="-7"/>
        </w:rPr>
        <w:t xml:space="preserve"> </w:t>
      </w:r>
      <w:r>
        <w:rPr>
          <w:rFonts w:cs="Calibri" w:ascii="Calibri" w:hAnsi="Calibri"/>
          <w:spacing w:val="-2"/>
        </w:rPr>
        <w:t>loa</w:t>
      </w:r>
      <w:r>
        <w:rPr>
          <w:rFonts w:cs="Calibri" w:ascii="Calibri" w:hAnsi="Calibri"/>
          <w:spacing w:val="-1"/>
        </w:rPr>
        <w:t>ding</w:t>
      </w:r>
      <w:r>
        <w:rPr>
          <w:rFonts w:cs="Calibri" w:ascii="Calibri" w:hAnsi="Calibri"/>
          <w:spacing w:val="-6"/>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Replace</w:t>
      </w:r>
      <w:r>
        <w:rPr>
          <w:rFonts w:cs="Calibri" w:ascii="Calibri" w:hAnsi="Calibri"/>
          <w:spacing w:val="-25"/>
        </w:rPr>
        <w:t xml:space="preserve"> </w:t>
      </w:r>
      <w:r>
        <w:rPr>
          <w:rFonts w:cs="Calibri" w:ascii="Calibri" w:hAnsi="Calibri"/>
          <w:spacing w:val="-1"/>
        </w:rPr>
        <w:t>e</w:t>
      </w:r>
      <w:r>
        <w:rPr>
          <w:rFonts w:cs="Calibri" w:ascii="Calibri" w:hAnsi="Calibri"/>
          <w:spacing w:val="-2"/>
        </w:rPr>
        <w:t>scape</w:t>
      </w:r>
      <w:r>
        <w:rPr>
          <w:rFonts w:cs="Calibri" w:ascii="Calibri" w:hAnsi="Calibri"/>
          <w:spacing w:val="-24"/>
        </w:rPr>
        <w:t xml:space="preserve"> </w:t>
      </w:r>
      <w:r>
        <w:rPr>
          <w:rFonts w:cs="Calibri" w:ascii="Calibri" w:hAnsi="Calibri"/>
          <w:spacing w:val="-1"/>
        </w:rPr>
        <w:t>slides/ropes.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Fire</w:t>
      </w:r>
      <w:r>
        <w:rPr>
          <w:rFonts w:cs="Calibri" w:ascii="Calibri" w:hAnsi="Calibri"/>
          <w:b/>
          <w:spacing w:val="41"/>
          <w:w w:val="90"/>
        </w:rPr>
        <w:t xml:space="preserve"> </w:t>
      </w:r>
      <w:r>
        <w:rPr>
          <w:rFonts w:cs="Calibri" w:ascii="Calibri" w:hAnsi="Calibri"/>
          <w:b/>
          <w:spacing w:val="-1"/>
          <w:w w:val="90"/>
        </w:rPr>
        <w:t>Protection</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8"/>
        </w:rPr>
        <w:t xml:space="preserve"> </w:t>
      </w:r>
      <w:r>
        <w:rPr>
          <w:rFonts w:cs="Calibri" w:ascii="Calibri" w:hAnsi="Calibri"/>
        </w:rPr>
        <w:t>fire</w:t>
      </w:r>
      <w:r>
        <w:rPr>
          <w:rFonts w:cs="Calibri" w:ascii="Calibri" w:hAnsi="Calibri"/>
          <w:spacing w:val="11"/>
        </w:rPr>
        <w:t xml:space="preserve"> </w:t>
      </w:r>
      <w:r>
        <w:rPr>
          <w:rFonts w:cs="Calibri" w:ascii="Calibri" w:hAnsi="Calibri"/>
          <w:spacing w:val="-1"/>
        </w:rPr>
        <w:t>bottle</w:t>
      </w:r>
      <w:r>
        <w:rPr>
          <w:rFonts w:cs="Calibri" w:ascii="Calibri" w:hAnsi="Calibri"/>
          <w:spacing w:val="11"/>
        </w:rPr>
        <w:t xml:space="preserve"> </w:t>
      </w:r>
      <w:r>
        <w:rPr>
          <w:rFonts w:cs="Calibri" w:ascii="Calibri" w:hAnsi="Calibri"/>
        </w:rPr>
        <w:t>contents.</w:t>
      </w:r>
    </w:p>
    <w:p>
      <w:pPr>
        <w:pStyle w:val="BodyText"/>
        <w:ind w:start="0" w:end="0"/>
        <w:rPr>
          <w:rFonts w:ascii="Calibri" w:hAnsi="Calibri" w:cs="Calibri"/>
          <w:spacing w:val="61"/>
          <w:w w:val="103"/>
        </w:rPr>
      </w:pPr>
      <w:r>
        <w:rPr>
          <w:rFonts w:cs="Calibri" w:ascii="Calibri" w:hAnsi="Calibri"/>
          <w:spacing w:val="-2"/>
        </w:rPr>
        <w:t>Che</w:t>
      </w:r>
      <w:r>
        <w:rPr>
          <w:rFonts w:cs="Calibri" w:ascii="Calibri" w:hAnsi="Calibri"/>
          <w:spacing w:val="-1"/>
        </w:rPr>
        <w:t>ck/test</w:t>
      </w:r>
      <w:r>
        <w:rPr>
          <w:rFonts w:cs="Calibri" w:ascii="Calibri" w:hAnsi="Calibri"/>
          <w:spacing w:val="7"/>
        </w:rPr>
        <w:t xml:space="preserve"> </w:t>
      </w:r>
      <w:r>
        <w:rPr>
          <w:rFonts w:cs="Calibri" w:ascii="Calibri" w:hAnsi="Calibri"/>
          <w:spacing w:val="-1"/>
        </w:rPr>
        <w:t>operation</w:t>
      </w:r>
      <w:r>
        <w:rPr>
          <w:rFonts w:cs="Calibri" w:ascii="Calibri" w:hAnsi="Calibri"/>
          <w:spacing w:val="8"/>
        </w:rPr>
        <w:t xml:space="preserve"> </w:t>
      </w:r>
      <w:r>
        <w:rPr>
          <w:rFonts w:cs="Calibri" w:ascii="Calibri" w:hAnsi="Calibri"/>
        </w:rPr>
        <w:t>of</w:t>
      </w:r>
      <w:r>
        <w:rPr>
          <w:rFonts w:cs="Calibri" w:ascii="Calibri" w:hAnsi="Calibri"/>
          <w:spacing w:val="7"/>
        </w:rPr>
        <w:t xml:space="preserve"> </w:t>
      </w:r>
      <w:r>
        <w:rPr>
          <w:rFonts w:cs="Calibri" w:ascii="Calibri" w:hAnsi="Calibri"/>
          <w:spacing w:val="-1"/>
        </w:rPr>
        <w:t>fire/smoke</w:t>
      </w:r>
      <w:r>
        <w:rPr>
          <w:rFonts w:cs="Calibri" w:ascii="Calibri" w:hAnsi="Calibri"/>
          <w:spacing w:val="7"/>
        </w:rPr>
        <w:t xml:space="preserve"> </w:t>
      </w:r>
      <w:r>
        <w:rPr>
          <w:rFonts w:cs="Calibri" w:ascii="Calibri" w:hAnsi="Calibri"/>
        </w:rPr>
        <w:t>detection</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spacing w:val="-1"/>
        </w:rPr>
        <w:t>warning</w:t>
      </w:r>
      <w:r>
        <w:rPr>
          <w:rFonts w:cs="Calibri" w:ascii="Calibri" w:hAnsi="Calibri"/>
          <w:spacing w:val="8"/>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cab</w:t>
      </w:r>
      <w:r>
        <w:rPr>
          <w:rFonts w:cs="Calibri" w:ascii="Calibri" w:hAnsi="Calibri"/>
          <w:spacing w:val="-1"/>
        </w:rPr>
        <w:t xml:space="preserve">in </w:t>
      </w:r>
      <w:r>
        <w:rPr>
          <w:rFonts w:cs="Calibri" w:ascii="Calibri" w:hAnsi="Calibri"/>
        </w:rPr>
        <w:t xml:space="preserve">fire </w:t>
      </w:r>
      <w:r>
        <w:rPr>
          <w:rFonts w:cs="Calibri" w:ascii="Calibri" w:hAnsi="Calibri"/>
          <w:spacing w:val="-1"/>
        </w:rPr>
        <w:t>extinguisher contents.</w:t>
      </w:r>
    </w:p>
    <w:p>
      <w:pPr>
        <w:pStyle w:val="BodyText"/>
        <w:ind w:start="0" w:end="0"/>
        <w:rPr>
          <w:rFonts w:ascii="Calibri" w:hAnsi="Calibri" w:cs="Calibri"/>
          <w:spacing w:val="29"/>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lavatory</w:t>
      </w:r>
      <w:r>
        <w:rPr>
          <w:rFonts w:cs="Calibri" w:ascii="Calibri" w:hAnsi="Calibri"/>
          <w:spacing w:val="3"/>
        </w:rPr>
        <w:t xml:space="preserve"> </w:t>
      </w:r>
      <w:r>
        <w:rPr>
          <w:rFonts w:cs="Calibri" w:ascii="Calibri" w:hAnsi="Calibri"/>
          <w:spacing w:val="-1"/>
        </w:rPr>
        <w:t>smoke</w:t>
      </w:r>
      <w:r>
        <w:rPr>
          <w:rFonts w:cs="Calibri" w:ascii="Calibri" w:hAnsi="Calibri"/>
          <w:spacing w:val="3"/>
        </w:rPr>
        <w:t xml:space="preserve"> </w:t>
      </w:r>
      <w:r>
        <w:rPr>
          <w:rFonts w:cs="Calibri" w:ascii="Calibri" w:hAnsi="Calibri"/>
        </w:rPr>
        <w:t>detector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carg</w:t>
      </w:r>
      <w:r>
        <w:rPr>
          <w:rFonts w:cs="Calibri" w:ascii="Calibri" w:hAnsi="Calibri"/>
          <w:spacing w:val="-1"/>
        </w:rPr>
        <w:t>o</w:t>
      </w:r>
      <w:r>
        <w:rPr>
          <w:rFonts w:cs="Calibri" w:ascii="Calibri" w:hAnsi="Calibri"/>
          <w:spacing w:val="-20"/>
        </w:rPr>
        <w:t xml:space="preserve"> </w:t>
      </w:r>
      <w:r>
        <w:rPr>
          <w:rFonts w:cs="Calibri" w:ascii="Calibri" w:hAnsi="Calibri"/>
          <w:spacing w:val="-2"/>
        </w:rPr>
        <w:t>pa</w:t>
      </w:r>
      <w:r>
        <w:rPr>
          <w:rFonts w:cs="Calibri" w:ascii="Calibri" w:hAnsi="Calibri"/>
          <w:spacing w:val="-1"/>
        </w:rPr>
        <w:t>nel</w:t>
      </w:r>
      <w:r>
        <w:rPr>
          <w:rFonts w:cs="Calibri" w:ascii="Calibri" w:hAnsi="Calibri"/>
          <w:spacing w:val="-21"/>
        </w:rPr>
        <w:t xml:space="preserve"> </w:t>
      </w:r>
      <w:r>
        <w:rPr>
          <w:rFonts w:cs="Calibri" w:ascii="Calibri" w:hAnsi="Calibri"/>
          <w:spacing w:val="-1"/>
        </w:rPr>
        <w:t>s</w:t>
      </w:r>
      <w:r>
        <w:rPr>
          <w:rFonts w:cs="Calibri" w:ascii="Calibri" w:hAnsi="Calibri"/>
          <w:spacing w:val="-2"/>
        </w:rPr>
        <w:t>eal</w:t>
      </w:r>
      <w:r>
        <w:rPr>
          <w:rFonts w:cs="Calibri" w:ascii="Calibri" w:hAnsi="Calibri"/>
          <w:spacing w:val="-1"/>
        </w:rPr>
        <w:t>ing.</w:t>
      </w:r>
    </w:p>
    <w:p>
      <w:pPr>
        <w:pStyle w:val="BodyText"/>
        <w:ind w:start="0" w:end="0"/>
        <w:rPr>
          <w:rFonts w:ascii="Calibri" w:hAnsi="Calibri" w:cs="Calibri"/>
          <w:spacing w:val="27"/>
          <w:w w:val="103"/>
        </w:rPr>
      </w:pPr>
      <w:r>
        <w:rPr>
          <w:rFonts w:cs="Calibri" w:ascii="Calibri" w:hAnsi="Calibri"/>
          <w:spacing w:val="-1"/>
        </w:rPr>
        <w:t>Install</w:t>
      </w:r>
      <w:r>
        <w:rPr>
          <w:rFonts w:cs="Calibri" w:ascii="Calibri" w:hAnsi="Calibri"/>
          <w:spacing w:val="14"/>
        </w:rPr>
        <w:t xml:space="preserve"> </w:t>
      </w:r>
      <w:r>
        <w:rPr>
          <w:rFonts w:cs="Calibri" w:ascii="Calibri" w:hAnsi="Calibri"/>
          <w:spacing w:val="-1"/>
        </w:rPr>
        <w:t>new</w:t>
      </w:r>
      <w:r>
        <w:rPr>
          <w:rFonts w:cs="Calibri" w:ascii="Calibri" w:hAnsi="Calibri"/>
          <w:spacing w:val="14"/>
        </w:rPr>
        <w:t xml:space="preserve"> </w:t>
      </w:r>
      <w:r>
        <w:rPr>
          <w:rFonts w:cs="Calibri" w:ascii="Calibri" w:hAnsi="Calibri"/>
        </w:rPr>
        <w:t>fire</w:t>
      </w:r>
      <w:r>
        <w:rPr>
          <w:rFonts w:cs="Calibri" w:ascii="Calibri" w:hAnsi="Calibri"/>
          <w:spacing w:val="14"/>
        </w:rPr>
        <w:t xml:space="preserve"> </w:t>
      </w:r>
      <w:r>
        <w:rPr>
          <w:rFonts w:cs="Calibri" w:ascii="Calibri" w:hAnsi="Calibri"/>
        </w:rPr>
        <w:t>bottle.</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rPr>
        <w:t xml:space="preserve"> fire</w:t>
      </w:r>
      <w:r>
        <w:rPr>
          <w:rFonts w:cs="Calibri" w:ascii="Calibri" w:hAnsi="Calibri"/>
          <w:spacing w:val="-1"/>
        </w:rPr>
        <w:t xml:space="preserve"> </w:t>
      </w:r>
      <w:r>
        <w:rPr>
          <w:rFonts w:cs="Calibri" w:ascii="Calibri" w:hAnsi="Calibri"/>
        </w:rPr>
        <w:t xml:space="preserve">bottle </w:t>
      </w:r>
      <w:r>
        <w:rPr>
          <w:rFonts w:cs="Calibri" w:ascii="Calibri" w:hAnsi="Calibri"/>
          <w:spacing w:val="-1"/>
        </w:rPr>
        <w:t>squib.</w:t>
      </w:r>
    </w:p>
    <w:p>
      <w:pPr>
        <w:pStyle w:val="BodyText"/>
        <w:ind w:start="0" w:end="0"/>
        <w:rPr>
          <w:rFonts w:ascii="Calibri" w:hAnsi="Calibri" w:cs="Calibri"/>
          <w:spacing w:val="55"/>
          <w:w w:val="103"/>
        </w:rPr>
      </w:pPr>
      <w:r>
        <w:rPr>
          <w:rFonts w:cs="Calibri" w:ascii="Calibri" w:hAnsi="Calibri"/>
          <w:spacing w:val="-1"/>
        </w:rPr>
        <w:t>Inspect</w:t>
      </w:r>
      <w:r>
        <w:rPr>
          <w:rFonts w:cs="Calibri" w:ascii="Calibri" w:hAnsi="Calibri"/>
          <w:spacing w:val="12"/>
        </w:rPr>
        <w:t xml:space="preserve"> </w:t>
      </w:r>
      <w:r>
        <w:rPr>
          <w:rFonts w:cs="Calibri" w:ascii="Calibri" w:hAnsi="Calibri"/>
          <w:spacing w:val="-1"/>
        </w:rPr>
        <w:t>engine</w:t>
      </w:r>
      <w:r>
        <w:rPr>
          <w:rFonts w:cs="Calibri" w:ascii="Calibri" w:hAnsi="Calibri"/>
          <w:spacing w:val="13"/>
        </w:rPr>
        <w:t xml:space="preserve"> </w:t>
      </w:r>
      <w:r>
        <w:rPr>
          <w:rFonts w:cs="Calibri" w:ascii="Calibri" w:hAnsi="Calibri"/>
        </w:rPr>
        <w:t>fire</w:t>
      </w:r>
      <w:r>
        <w:rPr>
          <w:rFonts w:cs="Calibri" w:ascii="Calibri" w:hAnsi="Calibri"/>
          <w:spacing w:val="13"/>
        </w:rPr>
        <w:t xml:space="preserve"> </w:t>
      </w:r>
      <w:r>
        <w:rPr>
          <w:rFonts w:cs="Calibri" w:ascii="Calibri" w:hAnsi="Calibri"/>
          <w:spacing w:val="-1"/>
        </w:rPr>
        <w:t>wire</w:t>
      </w:r>
      <w:r>
        <w:rPr>
          <w:rFonts w:cs="Calibri" w:ascii="Calibri" w:hAnsi="Calibri"/>
          <w:spacing w:val="13"/>
        </w:rPr>
        <w:t xml:space="preserve"> </w:t>
      </w:r>
      <w:r>
        <w:rPr>
          <w:rFonts w:cs="Calibri" w:ascii="Calibri" w:hAnsi="Calibri"/>
          <w:spacing w:val="-1"/>
        </w:rPr>
        <w:t>detection</w:t>
      </w:r>
      <w:r>
        <w:rPr>
          <w:rFonts w:cs="Calibri" w:ascii="Calibri" w:hAnsi="Calibri"/>
          <w:spacing w:val="13"/>
        </w:rPr>
        <w:t xml:space="preserve"> </w:t>
      </w:r>
      <w:r>
        <w:rPr>
          <w:rFonts w:cs="Calibri" w:ascii="Calibri" w:hAnsi="Calibri"/>
          <w:spacing w:val="-1"/>
        </w:rPr>
        <w:t>systems.</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Flight</w:t>
      </w:r>
      <w:r>
        <w:rPr>
          <w:rFonts w:cs="Calibri" w:ascii="Calibri" w:hAnsi="Calibri"/>
          <w:b/>
          <w:spacing w:val="30"/>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Inspect</w:t>
      </w:r>
      <w:r>
        <w:rPr>
          <w:rFonts w:cs="Calibri" w:ascii="Calibri" w:hAnsi="Calibri"/>
          <w:spacing w:val="10"/>
        </w:rPr>
        <w:t xml:space="preserve"> </w:t>
      </w:r>
      <w:r>
        <w:rPr>
          <w:rFonts w:cs="Calibri" w:ascii="Calibri" w:hAnsi="Calibri"/>
        </w:rPr>
        <w:t>primary</w:t>
      </w:r>
      <w:r>
        <w:rPr>
          <w:rFonts w:cs="Calibri" w:ascii="Calibri" w:hAnsi="Calibri"/>
          <w:spacing w:val="11"/>
        </w:rPr>
        <w:t xml:space="preserve"> </w:t>
      </w:r>
      <w:r>
        <w:rPr>
          <w:rFonts w:cs="Calibri" w:ascii="Calibri" w:hAnsi="Calibri"/>
          <w:spacing w:val="-1"/>
        </w:rPr>
        <w:t>flight</w:t>
      </w:r>
      <w:r>
        <w:rPr>
          <w:rFonts w:cs="Calibri" w:ascii="Calibri" w:hAnsi="Calibri"/>
          <w:spacing w:val="10"/>
        </w:rPr>
        <w:t xml:space="preserve"> </w:t>
      </w:r>
      <w:r>
        <w:rPr>
          <w:rFonts w:cs="Calibri" w:ascii="Calibri" w:hAnsi="Calibri"/>
          <w:spacing w:val="-1"/>
        </w:rPr>
        <w:t>controls</w:t>
      </w:r>
      <w:r>
        <w:rPr>
          <w:rFonts w:cs="Calibri" w:ascii="Calibri" w:hAnsi="Calibri"/>
          <w:spacing w:val="11"/>
        </w:rPr>
        <w:t xml:space="preserve"> </w:t>
      </w:r>
      <w:r>
        <w:rPr>
          <w:rFonts w:cs="Calibri" w:ascii="Calibri" w:hAnsi="Calibri"/>
          <w:spacing w:val="-2"/>
        </w:rPr>
        <w:t>an</w:t>
      </w:r>
      <w:r>
        <w:rPr>
          <w:rFonts w:cs="Calibri" w:ascii="Calibri" w:hAnsi="Calibri"/>
          <w:spacing w:val="-1"/>
        </w:rPr>
        <w:t>d</w:t>
      </w:r>
      <w:r>
        <w:rPr>
          <w:rFonts w:cs="Calibri" w:ascii="Calibri" w:hAnsi="Calibri"/>
          <w:spacing w:val="11"/>
        </w:rPr>
        <w:t xml:space="preserve"> </w:t>
      </w:r>
      <w:r>
        <w:rPr>
          <w:rFonts w:cs="Calibri" w:ascii="Calibri" w:hAnsi="Calibri"/>
        </w:rPr>
        <w:t>related</w:t>
      </w:r>
      <w:r>
        <w:rPr>
          <w:rFonts w:cs="Calibri" w:ascii="Calibri" w:hAnsi="Calibri"/>
          <w:spacing w:val="10"/>
        </w:rPr>
        <w:t xml:space="preserve"> </w:t>
      </w:r>
      <w:r>
        <w:rPr>
          <w:rFonts w:cs="Calibri" w:ascii="Calibri" w:hAnsi="Calibri"/>
          <w:spacing w:val="-1"/>
        </w:rPr>
        <w:t>components</w:t>
      </w:r>
      <w:r>
        <w:rPr>
          <w:rFonts w:cs="Calibri" w:ascii="Calibri" w:hAnsi="Calibri"/>
          <w:spacing w:val="11"/>
        </w:rPr>
        <w:t xml:space="preserve"> </w:t>
      </w:r>
      <w:r>
        <w:rPr>
          <w:rFonts w:cs="Calibri" w:ascii="Calibri" w:hAnsi="Calibri"/>
        </w:rPr>
        <w:t>i.a.w.</w:t>
      </w:r>
      <w:r>
        <w:rPr>
          <w:rFonts w:cs="Calibri" w:ascii="Calibri" w:hAnsi="Calibri"/>
          <w:spacing w:val="11"/>
        </w:rPr>
        <w:t xml:space="preserve"> </w:t>
      </w:r>
      <w:r>
        <w:rPr>
          <w:rFonts w:cs="Calibri" w:ascii="Calibri" w:hAnsi="Calibri"/>
        </w:rPr>
        <w:t>AMM</w:t>
      </w:r>
      <w:r>
        <w:rPr>
          <w:rFonts w:cs="Calibri" w:ascii="Calibri" w:hAnsi="Calibri"/>
          <w:spacing w:val="59"/>
          <w:w w:val="109"/>
        </w:rPr>
        <w:t>.</w:t>
      </w:r>
    </w:p>
    <w:p>
      <w:pPr>
        <w:pStyle w:val="BodyText"/>
        <w:ind w:start="0" w:end="0"/>
        <w:rPr/>
      </w:pPr>
      <w:r>
        <w:rPr>
          <w:rFonts w:cs="Calibri" w:ascii="Calibri" w:hAnsi="Calibri"/>
          <w:spacing w:val="-1"/>
        </w:rPr>
        <w:t>Inspect</w:t>
      </w:r>
      <w:r>
        <w:rPr>
          <w:rFonts w:cs="Calibri" w:ascii="Calibri" w:hAnsi="Calibri"/>
        </w:rPr>
        <w:t xml:space="preserve"> extending/retracting</w:t>
      </w:r>
      <w:r>
        <w:rPr>
          <w:rFonts w:cs="Calibri" w:ascii="Calibri" w:hAnsi="Calibri"/>
          <w:spacing w:val="1"/>
        </w:rPr>
        <w:t xml:space="preserve"> </w:t>
      </w:r>
      <w:r>
        <w:rPr>
          <w:rFonts w:cs="Calibri" w:ascii="Calibri" w:hAnsi="Calibri"/>
        </w:rPr>
        <w:t>flaps</w:t>
      </w:r>
      <w:r>
        <w:rPr>
          <w:rFonts w:cs="Calibri" w:ascii="Calibri" w:hAnsi="Calibri"/>
          <w:spacing w:val="-1"/>
        </w:rPr>
        <w:t xml:space="preserve"> </w:t>
      </w:r>
      <w:r>
        <w:rPr>
          <w:rFonts w:cs="Calibri" w:ascii="Calibri" w:hAnsi="Calibri"/>
        </w:rPr>
        <w:t>and</w:t>
      </w:r>
      <w:r>
        <w:rPr>
          <w:rFonts w:cs="Calibri" w:ascii="Calibri" w:hAnsi="Calibri"/>
          <w:spacing w:val="1"/>
        </w:rPr>
        <w:t xml:space="preserve"> </w:t>
      </w:r>
      <w:r>
        <w:rPr>
          <w:rFonts w:cs="Calibri" w:ascii="Calibri" w:hAnsi="Calibri"/>
        </w:rPr>
        <w:t>slats.</w:t>
      </w:r>
    </w:p>
    <w:p>
      <w:pPr>
        <w:pStyle w:val="BodyText"/>
        <w:ind w:start="0" w:end="0"/>
        <w:rPr>
          <w:rFonts w:ascii="Calibri" w:hAnsi="Calibri" w:cs="Calibri"/>
          <w:spacing w:val="32"/>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7"/>
        </w:rPr>
        <w:t xml:space="preserve"> </w:t>
      </w:r>
      <w:r>
        <w:rPr>
          <w:rFonts w:cs="Calibri" w:ascii="Calibri" w:hAnsi="Calibri"/>
        </w:rPr>
        <w:t>horizontal</w:t>
      </w:r>
      <w:r>
        <w:rPr>
          <w:rFonts w:cs="Calibri" w:ascii="Calibri" w:hAnsi="Calibri"/>
          <w:spacing w:val="-27"/>
        </w:rPr>
        <w:t xml:space="preserve"> </w:t>
      </w:r>
      <w:r>
        <w:rPr>
          <w:rFonts w:cs="Calibri" w:ascii="Calibri" w:hAnsi="Calibri"/>
          <w:spacing w:val="-1"/>
        </w:rPr>
        <w:t>stabilizer.</w:t>
      </w:r>
    </w:p>
    <w:p>
      <w:pPr>
        <w:pStyle w:val="BodyText"/>
        <w:ind w:start="0" w:end="0"/>
        <w:rPr>
          <w:rFonts w:ascii="Calibri" w:hAnsi="Calibri" w:cs="Calibri"/>
          <w:spacing w:val="47"/>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spoiler/lift</w:t>
      </w:r>
      <w:r>
        <w:rPr>
          <w:rFonts w:cs="Calibri" w:ascii="Calibri" w:hAnsi="Calibri"/>
        </w:rPr>
        <w:t xml:space="preserve"> </w:t>
      </w:r>
      <w:r>
        <w:rPr>
          <w:rFonts w:cs="Calibri" w:ascii="Calibri" w:hAnsi="Calibri"/>
          <w:spacing w:val="-1"/>
        </w:rPr>
        <w:t>dumper.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4"/>
        </w:rPr>
        <w:t xml:space="preserve"> </w:t>
      </w:r>
      <w:r>
        <w:rPr>
          <w:rFonts w:cs="Calibri" w:ascii="Calibri" w:hAnsi="Calibri"/>
        </w:rPr>
        <w:t>elevator.</w:t>
      </w:r>
    </w:p>
    <w:p>
      <w:pPr>
        <w:pStyle w:val="BodyText"/>
        <w:ind w:start="0" w:end="0"/>
        <w:rPr>
          <w:rFonts w:ascii="Calibri" w:hAnsi="Calibri" w:cs="Calibri"/>
          <w:w w:val="101"/>
        </w:rPr>
      </w:pPr>
      <w:r>
        <w:rPr>
          <w:rFonts w:cs="Calibri" w:ascii="Calibri" w:hAnsi="Calibri"/>
        </w:rPr>
        <w:t>Deactivation/reactivation</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aileron</w:t>
      </w:r>
      <w:r>
        <w:rPr>
          <w:rFonts w:cs="Calibri" w:ascii="Calibri" w:hAnsi="Calibri"/>
          <w:spacing w:val="-8"/>
        </w:rPr>
        <w:t xml:space="preserve"> </w:t>
      </w:r>
      <w:r>
        <w:rPr>
          <w:rFonts w:cs="Calibri" w:ascii="Calibri" w:hAnsi="Calibri"/>
        </w:rPr>
        <w:t>servo</w:t>
      </w:r>
      <w:r>
        <w:rPr>
          <w:rFonts w:cs="Calibri" w:ascii="Calibri" w:hAnsi="Calibri"/>
          <w:spacing w:val="-7"/>
        </w:rPr>
        <w:t xml:space="preserve"> </w:t>
      </w:r>
      <w:r>
        <w:rPr>
          <w:rFonts w:cs="Calibri" w:ascii="Calibri" w:hAnsi="Calibri"/>
        </w:rPr>
        <w:t>control.</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30"/>
          <w:w w:val="95"/>
        </w:rPr>
        <w:t xml:space="preserve"> </w:t>
      </w:r>
      <w:r>
        <w:rPr>
          <w:rFonts w:cs="Calibri" w:ascii="Calibri" w:hAnsi="Calibri"/>
          <w:spacing w:val="-2"/>
          <w:w w:val="95"/>
        </w:rPr>
        <w:t>ai</w:t>
      </w:r>
      <w:r>
        <w:rPr>
          <w:rFonts w:cs="Calibri" w:ascii="Calibri" w:hAnsi="Calibri"/>
          <w:spacing w:val="-1"/>
          <w:w w:val="95"/>
        </w:rPr>
        <w:t>leron.</w:t>
      </w:r>
    </w:p>
    <w:p>
      <w:pPr>
        <w:pStyle w:val="BodyText"/>
        <w:ind w:start="0" w:end="0"/>
        <w:rPr>
          <w:rFonts w:ascii="Calibri" w:hAnsi="Calibri" w:cs="Calibri"/>
          <w:spacing w:val="24"/>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2"/>
        </w:rPr>
        <w:t xml:space="preserve"> </w:t>
      </w:r>
      <w:r>
        <w:rPr>
          <w:rFonts w:cs="Calibri" w:ascii="Calibri" w:hAnsi="Calibri"/>
          <w:spacing w:val="-1"/>
        </w:rPr>
        <w:t>rudder.</w:t>
      </w:r>
    </w:p>
    <w:p>
      <w:pPr>
        <w:pStyle w:val="BodyText"/>
        <w:ind w:start="0" w:end="0"/>
        <w:rPr>
          <w:rFonts w:ascii="Calibri" w:hAnsi="Calibri" w:cs="Calibri"/>
        </w:rPr>
      </w:pPr>
      <w:r>
        <w:rPr>
          <w:rFonts w:cs="Calibri" w:ascii="Calibri" w:hAnsi="Calibri"/>
          <w:spacing w:val="-2"/>
        </w:rPr>
        <w:t>Replace</w:t>
      </w:r>
      <w:r>
        <w:rPr>
          <w:rFonts w:cs="Calibri" w:ascii="Calibri" w:hAnsi="Calibri"/>
          <w:spacing w:val="-5"/>
        </w:rPr>
        <w:t xml:space="preserve"> </w:t>
      </w:r>
      <w:r>
        <w:rPr>
          <w:rFonts w:cs="Calibri" w:ascii="Calibri" w:hAnsi="Calibri"/>
          <w:spacing w:val="-1"/>
        </w:rPr>
        <w:t>trim</w:t>
      </w:r>
      <w:r>
        <w:rPr>
          <w:rFonts w:cs="Calibri" w:ascii="Calibri" w:hAnsi="Calibri"/>
          <w:spacing w:val="-4"/>
        </w:rPr>
        <w:t xml:space="preserve"> </w:t>
      </w:r>
      <w:r>
        <w:rPr>
          <w:rFonts w:cs="Calibri" w:ascii="Calibri" w:hAnsi="Calibri"/>
          <w:spacing w:val="-1"/>
        </w:rPr>
        <w:t>tabs.</w:t>
      </w:r>
    </w:p>
    <w:p>
      <w:pPr>
        <w:pStyle w:val="BodyText"/>
        <w:ind w:start="0" w:end="0"/>
        <w:rPr>
          <w:rFonts w:ascii="Calibri" w:hAnsi="Calibri" w:cs="Calibri"/>
          <w:spacing w:val="28"/>
          <w:w w:val="99"/>
        </w:rPr>
      </w:pPr>
      <w:r>
        <w:rPr>
          <w:rFonts w:cs="Calibri" w:ascii="Calibri" w:hAnsi="Calibri"/>
          <w:spacing w:val="-1"/>
        </w:rPr>
        <w:t>Install</w:t>
      </w:r>
      <w:r>
        <w:rPr>
          <w:rFonts w:cs="Calibri" w:ascii="Calibri" w:hAnsi="Calibri"/>
        </w:rPr>
        <w:t xml:space="preserve"> control cable and </w:t>
      </w:r>
      <w:r>
        <w:rPr>
          <w:rFonts w:cs="Calibri" w:ascii="Calibri" w:hAnsi="Calibri"/>
          <w:spacing w:val="-1"/>
        </w:rPr>
        <w:t>fittings.</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31"/>
        </w:rPr>
        <w:t xml:space="preserve"> </w:t>
      </w:r>
      <w:r>
        <w:rPr>
          <w:rFonts w:cs="Calibri" w:ascii="Calibri" w:hAnsi="Calibri"/>
          <w:spacing w:val="-1"/>
        </w:rPr>
        <w:t>slats.</w:t>
      </w:r>
    </w:p>
    <w:p>
      <w:pPr>
        <w:pStyle w:val="BodyText"/>
        <w:ind w:start="0" w:end="0"/>
        <w:rPr>
          <w:rFonts w:ascii="Calibri" w:hAnsi="Calibri" w:cs="Calibri"/>
        </w:rPr>
      </w:pPr>
      <w:r>
        <w:rPr>
          <w:rFonts w:cs="Calibri" w:ascii="Calibri" w:hAnsi="Calibri"/>
          <w:spacing w:val="-2"/>
        </w:rPr>
        <w:t>Repla</w:t>
      </w:r>
      <w:r>
        <w:rPr>
          <w:rFonts w:cs="Calibri" w:ascii="Calibri" w:hAnsi="Calibri"/>
          <w:spacing w:val="-1"/>
        </w:rPr>
        <w:t>ce</w:t>
      </w:r>
      <w:r>
        <w:rPr>
          <w:rFonts w:cs="Calibri" w:ascii="Calibri" w:hAnsi="Calibri"/>
          <w:spacing w:val="-32"/>
        </w:rPr>
        <w:t xml:space="preserve"> </w:t>
      </w:r>
      <w:r>
        <w:rPr>
          <w:rFonts w:cs="Calibri" w:ascii="Calibri" w:hAnsi="Calibri"/>
          <w:spacing w:val="-1"/>
        </w:rPr>
        <w:t>flaps.</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powered</w:t>
      </w:r>
      <w:r>
        <w:rPr>
          <w:rFonts w:cs="Calibri" w:ascii="Calibri" w:hAnsi="Calibri"/>
          <w:spacing w:val="3"/>
        </w:rPr>
        <w:t xml:space="preserve"> </w:t>
      </w:r>
      <w:r>
        <w:rPr>
          <w:rFonts w:cs="Calibri" w:ascii="Calibri" w:hAnsi="Calibri"/>
        </w:rPr>
        <w:t>flying</w:t>
      </w:r>
      <w:r>
        <w:rPr>
          <w:rFonts w:cs="Calibri" w:ascii="Calibri" w:hAnsi="Calibri"/>
          <w:spacing w:val="5"/>
        </w:rPr>
        <w:t xml:space="preserve"> </w:t>
      </w:r>
      <w:r>
        <w:rPr>
          <w:rFonts w:cs="Calibri" w:ascii="Calibri" w:hAnsi="Calibri"/>
        </w:rPr>
        <w:t>control</w:t>
      </w:r>
      <w:r>
        <w:rPr>
          <w:rFonts w:cs="Calibri" w:ascii="Calibri" w:hAnsi="Calibri"/>
          <w:spacing w:val="5"/>
        </w:rPr>
        <w:t xml:space="preserve"> </w:t>
      </w:r>
      <w:r>
        <w:rPr>
          <w:rFonts w:cs="Calibri" w:ascii="Calibri" w:hAnsi="Calibri"/>
        </w:rPr>
        <w:t>unit</w:t>
      </w:r>
    </w:p>
    <w:p>
      <w:pPr>
        <w:pStyle w:val="BodyText"/>
        <w:ind w:start="0" w:end="0"/>
        <w:rPr/>
      </w:pPr>
      <w:r>
        <w:rPr>
          <w:rFonts w:cs="Calibri" w:ascii="Calibri" w:hAnsi="Calibri"/>
          <w:spacing w:val="-2"/>
        </w:rPr>
        <w:t>Repla</w:t>
      </w:r>
      <w:r>
        <w:rPr>
          <w:rFonts w:cs="Calibri" w:ascii="Calibri" w:hAnsi="Calibri"/>
          <w:spacing w:val="-1"/>
        </w:rPr>
        <w:t>ce</w:t>
      </w:r>
      <w:r>
        <w:rPr>
          <w:rFonts w:cs="Calibri" w:ascii="Calibri" w:hAnsi="Calibri"/>
          <w:spacing w:val="-19"/>
        </w:rPr>
        <w:t xml:space="preserve"> </w:t>
      </w:r>
      <w:r>
        <w:rPr>
          <w:rFonts w:cs="Calibri" w:ascii="Calibri" w:hAnsi="Calibri"/>
        </w:rPr>
        <w:t>flap</w:t>
      </w:r>
      <w:r>
        <w:rPr>
          <w:rFonts w:cs="Calibri" w:ascii="Calibri" w:hAnsi="Calibri"/>
          <w:spacing w:val="-19"/>
        </w:rPr>
        <w:t xml:space="preserve"> </w:t>
      </w:r>
      <w:r>
        <w:rPr>
          <w:rFonts w:cs="Calibri" w:ascii="Calibri" w:hAnsi="Calibri"/>
        </w:rPr>
        <w:t>actuator</w:t>
      </w:r>
    </w:p>
    <w:p>
      <w:pPr>
        <w:pStyle w:val="BodyText"/>
        <w:ind w:start="0" w:end="0"/>
        <w:rPr>
          <w:rFonts w:ascii="Calibri" w:hAnsi="Calibri" w:cs="Calibri"/>
          <w:spacing w:val="43"/>
          <w:w w:val="102"/>
        </w:rPr>
      </w:pPr>
      <w:r>
        <w:rPr>
          <w:rFonts w:cs="Calibri" w:ascii="Calibri" w:hAnsi="Calibri"/>
          <w:spacing w:val="-2"/>
        </w:rPr>
        <w:t>Ri</w:t>
      </w:r>
      <w:r>
        <w:rPr>
          <w:rFonts w:cs="Calibri" w:ascii="Calibri" w:hAnsi="Calibri"/>
          <w:spacing w:val="-1"/>
        </w:rPr>
        <w:t>g</w:t>
      </w:r>
      <w:r>
        <w:rPr>
          <w:rFonts w:cs="Calibri" w:ascii="Calibri" w:hAnsi="Calibri"/>
          <w:spacing w:val="3"/>
        </w:rPr>
        <w:t xml:space="preserve"> </w:t>
      </w:r>
      <w:r>
        <w:rPr>
          <w:rFonts w:cs="Calibri" w:ascii="Calibri" w:hAnsi="Calibri"/>
          <w:spacing w:val="-1"/>
        </w:rPr>
        <w:t>prim</w:t>
      </w:r>
      <w:r>
        <w:rPr>
          <w:rFonts w:cs="Calibri" w:ascii="Calibri" w:hAnsi="Calibri"/>
          <w:spacing w:val="-2"/>
        </w:rPr>
        <w:t>ary</w:t>
      </w:r>
      <w:r>
        <w:rPr>
          <w:rFonts w:cs="Calibri" w:ascii="Calibri" w:hAnsi="Calibri"/>
          <w:spacing w:val="2"/>
        </w:rPr>
        <w:t xml:space="preserve"> </w:t>
      </w:r>
      <w:r>
        <w:rPr>
          <w:rFonts w:cs="Calibri" w:ascii="Calibri" w:hAnsi="Calibri"/>
          <w:spacing w:val="-1"/>
        </w:rPr>
        <w:t>flight</w:t>
      </w:r>
      <w:r>
        <w:rPr>
          <w:rFonts w:cs="Calibri" w:ascii="Calibri" w:hAnsi="Calibri"/>
          <w:spacing w:val="4"/>
        </w:rPr>
        <w:t xml:space="preserve"> </w:t>
      </w:r>
      <w:r>
        <w:rPr>
          <w:rFonts w:cs="Calibri" w:ascii="Calibri" w:hAnsi="Calibri"/>
          <w:spacing w:val="-1"/>
        </w:rPr>
        <w:t>controls.</w:t>
      </w:r>
    </w:p>
    <w:p>
      <w:pPr>
        <w:pStyle w:val="BodyText"/>
        <w:ind w:start="0" w:end="0"/>
        <w:rPr/>
      </w:pPr>
      <w:r>
        <w:rPr>
          <w:rFonts w:cs="Calibri" w:ascii="Calibri" w:hAnsi="Calibri"/>
        </w:rPr>
        <w:t>Adjust</w:t>
      </w:r>
      <w:r>
        <w:rPr>
          <w:rFonts w:cs="Calibri" w:ascii="Calibri" w:hAnsi="Calibri"/>
          <w:spacing w:val="12"/>
        </w:rPr>
        <w:t xml:space="preserve"> </w:t>
      </w:r>
      <w:r>
        <w:rPr>
          <w:rFonts w:cs="Calibri" w:ascii="Calibri" w:hAnsi="Calibri"/>
        </w:rPr>
        <w:t>trim</w:t>
      </w:r>
      <w:r>
        <w:rPr>
          <w:rFonts w:cs="Calibri" w:ascii="Calibri" w:hAnsi="Calibri"/>
          <w:spacing w:val="12"/>
        </w:rPr>
        <w:t xml:space="preserve"> </w:t>
      </w:r>
      <w:r>
        <w:rPr>
          <w:rFonts w:cs="Calibri" w:ascii="Calibri" w:hAnsi="Calibri"/>
        </w:rPr>
        <w:t>tab.</w:t>
      </w:r>
    </w:p>
    <w:p>
      <w:pPr>
        <w:pStyle w:val="BodyText"/>
        <w:ind w:start="0" w:end="0"/>
        <w:rPr/>
      </w:pPr>
      <w:r>
        <w:rPr>
          <w:rFonts w:cs="Calibri" w:ascii="Calibri" w:hAnsi="Calibri"/>
        </w:rPr>
        <w:t>Adjust</w:t>
      </w:r>
      <w:r>
        <w:rPr>
          <w:rFonts w:cs="Calibri" w:ascii="Calibri" w:hAnsi="Calibri"/>
          <w:spacing w:val="1"/>
        </w:rPr>
        <w:t xml:space="preserve"> </w:t>
      </w:r>
      <w:r>
        <w:rPr>
          <w:rFonts w:cs="Calibri" w:ascii="Calibri" w:hAnsi="Calibri"/>
          <w:spacing w:val="-1"/>
        </w:rPr>
        <w:t>control</w:t>
      </w:r>
      <w:r>
        <w:rPr>
          <w:rFonts w:cs="Calibri" w:ascii="Calibri" w:hAnsi="Calibri"/>
          <w:spacing w:val="1"/>
        </w:rPr>
        <w:t xml:space="preserve"> </w:t>
      </w:r>
      <w:r>
        <w:rPr>
          <w:rFonts w:cs="Calibri" w:ascii="Calibri" w:hAnsi="Calibri"/>
        </w:rPr>
        <w:t>cable tension.</w:t>
      </w:r>
    </w:p>
    <w:p>
      <w:pPr>
        <w:pStyle w:val="BodyText"/>
        <w:ind w:start="0" w:end="0"/>
        <w:rPr>
          <w:rFonts w:ascii="Calibri" w:hAnsi="Calibri" w:cs="Calibri"/>
          <w:spacing w:val="45"/>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control</w:t>
      </w:r>
      <w:r>
        <w:rPr>
          <w:rFonts w:cs="Calibri" w:ascii="Calibri" w:hAnsi="Calibri"/>
          <w:spacing w:val="1"/>
        </w:rPr>
        <w:t xml:space="preserve"> </w:t>
      </w:r>
      <w:r>
        <w:rPr>
          <w:rFonts w:cs="Calibri" w:ascii="Calibri" w:hAnsi="Calibri"/>
          <w:spacing w:val="-2"/>
        </w:rPr>
        <w:t>ran</w:t>
      </w:r>
      <w:r>
        <w:rPr>
          <w:rFonts w:cs="Calibri" w:ascii="Calibri" w:hAnsi="Calibri"/>
          <w:spacing w:val="-1"/>
        </w:rPr>
        <w:t>ge</w:t>
      </w:r>
      <w:r>
        <w:rPr>
          <w:rFonts w:cs="Calibri" w:ascii="Calibri" w:hAnsi="Calibri"/>
        </w:rPr>
        <w:t xml:space="preserve"> and</w:t>
      </w:r>
      <w:r>
        <w:rPr>
          <w:rFonts w:cs="Calibri" w:ascii="Calibri" w:hAnsi="Calibri"/>
          <w:spacing w:val="1"/>
        </w:rPr>
        <w:t xml:space="preserve"> </w:t>
      </w:r>
      <w:r>
        <w:rPr>
          <w:rFonts w:cs="Calibri" w:ascii="Calibri" w:hAnsi="Calibri"/>
        </w:rPr>
        <w:t>sense</w:t>
      </w:r>
      <w:r>
        <w:rPr>
          <w:rFonts w:cs="Calibri" w:ascii="Calibri" w:hAnsi="Calibri"/>
          <w:spacing w:val="-1"/>
        </w:rPr>
        <w:t xml:space="preserve"> </w:t>
      </w:r>
      <w:r>
        <w:rPr>
          <w:rFonts w:cs="Calibri" w:ascii="Calibri" w:hAnsi="Calibri"/>
        </w:rPr>
        <w:t>direction of</w:t>
      </w:r>
      <w:r>
        <w:rPr>
          <w:rFonts w:cs="Calibri" w:ascii="Calibri" w:hAnsi="Calibri"/>
          <w:spacing w:val="1"/>
        </w:rPr>
        <w:t xml:space="preserve"> </w:t>
      </w:r>
      <w:r>
        <w:rPr>
          <w:rFonts w:cs="Calibri" w:ascii="Calibri" w:hAnsi="Calibri"/>
          <w:spacing w:val="-1"/>
        </w:rPr>
        <w:t>movement.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for</w:t>
      </w:r>
      <w:r>
        <w:rPr>
          <w:rFonts w:cs="Calibri" w:ascii="Calibri" w:hAnsi="Calibri"/>
          <w:spacing w:val="-6"/>
        </w:rPr>
        <w:t xml:space="preserve"> </w:t>
      </w:r>
      <w:r>
        <w:rPr>
          <w:rFonts w:cs="Calibri" w:ascii="Calibri" w:hAnsi="Calibri"/>
          <w:spacing w:val="-1"/>
        </w:rPr>
        <w:t>correct</w:t>
      </w:r>
      <w:r>
        <w:rPr>
          <w:rFonts w:cs="Calibri" w:ascii="Calibri" w:hAnsi="Calibri"/>
          <w:spacing w:val="-6"/>
        </w:rPr>
        <w:t xml:space="preserve"> </w:t>
      </w:r>
      <w:r>
        <w:rPr>
          <w:rFonts w:cs="Calibri" w:ascii="Calibri" w:hAnsi="Calibri"/>
          <w:spacing w:val="-2"/>
        </w:rPr>
        <w:t>a</w:t>
      </w:r>
      <w:r>
        <w:rPr>
          <w:rFonts w:cs="Calibri" w:ascii="Calibri" w:hAnsi="Calibri"/>
          <w:spacing w:val="-1"/>
        </w:rPr>
        <w:t>ssembly</w:t>
      </w:r>
      <w:r>
        <w:rPr>
          <w:rFonts w:cs="Calibri" w:ascii="Calibri" w:hAnsi="Calibri"/>
          <w:spacing w:val="-5"/>
        </w:rPr>
        <w:t xml:space="preserve"> </w:t>
      </w:r>
      <w:r>
        <w:rPr>
          <w:rFonts w:cs="Calibri" w:ascii="Calibri" w:hAnsi="Calibri"/>
          <w:spacing w:val="-2"/>
        </w:rPr>
        <w:t>a</w:t>
      </w:r>
      <w:r>
        <w:rPr>
          <w:rFonts w:cs="Calibri" w:ascii="Calibri" w:hAnsi="Calibri"/>
          <w:spacing w:val="-1"/>
        </w:rPr>
        <w:t>nd</w:t>
      </w:r>
      <w:r>
        <w:rPr>
          <w:rFonts w:cs="Calibri" w:ascii="Calibri" w:hAnsi="Calibri"/>
          <w:spacing w:val="-6"/>
        </w:rPr>
        <w:t xml:space="preserve"> </w:t>
      </w:r>
      <w:r>
        <w:rPr>
          <w:rFonts w:cs="Calibri" w:ascii="Calibri" w:hAnsi="Calibri"/>
          <w:spacing w:val="-1"/>
        </w:rPr>
        <w:t>locking.</w:t>
      </w:r>
    </w:p>
    <w:p>
      <w:pPr>
        <w:pStyle w:val="BodyText"/>
        <w:ind w:start="0" w:end="0"/>
        <w:rPr>
          <w:rFonts w:ascii="Calibri" w:hAnsi="Calibri" w:cs="Calibri"/>
          <w:spacing w:val="34"/>
          <w:w w:val="101"/>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rPr>
        <w:t>test</w:t>
      </w:r>
      <w:r>
        <w:rPr>
          <w:rFonts w:cs="Calibri" w:ascii="Calibri" w:hAnsi="Calibri"/>
          <w:spacing w:val="7"/>
        </w:rPr>
        <w:t xml:space="preserve"> </w:t>
      </w:r>
      <w:r>
        <w:rPr>
          <w:rFonts w:cs="Calibri" w:ascii="Calibri" w:hAnsi="Calibri"/>
        </w:rPr>
        <w:t>of</w:t>
      </w:r>
      <w:r>
        <w:rPr>
          <w:rFonts w:cs="Calibri" w:ascii="Calibri" w:hAnsi="Calibri"/>
          <w:spacing w:val="7"/>
        </w:rPr>
        <w:t xml:space="preserve"> </w:t>
      </w:r>
      <w:r>
        <w:rPr>
          <w:rFonts w:cs="Calibri" w:ascii="Calibri" w:hAnsi="Calibri"/>
        </w:rPr>
        <w:t>primary</w:t>
      </w:r>
      <w:r>
        <w:rPr>
          <w:rFonts w:cs="Calibri" w:ascii="Calibri" w:hAnsi="Calibri"/>
          <w:spacing w:val="6"/>
        </w:rPr>
        <w:t xml:space="preserve"> </w:t>
      </w:r>
      <w:r>
        <w:rPr>
          <w:rFonts w:cs="Calibri" w:ascii="Calibri" w:hAnsi="Calibri"/>
        </w:rPr>
        <w:t>flight</w:t>
      </w:r>
      <w:r>
        <w:rPr>
          <w:rFonts w:cs="Calibri" w:ascii="Calibri" w:hAnsi="Calibri"/>
          <w:spacing w:val="7"/>
        </w:rPr>
        <w:t xml:space="preserve"> </w:t>
      </w:r>
      <w:r>
        <w:rPr>
          <w:rFonts w:cs="Calibri" w:ascii="Calibri" w:hAnsi="Calibri"/>
          <w:spacing w:val="-1"/>
        </w:rPr>
        <w:t>controls.</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rPr>
        <w:t>test</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flap</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27"/>
          <w:w w:val="99"/>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side</w:t>
      </w:r>
      <w:r>
        <w:rPr>
          <w:rFonts w:cs="Calibri" w:ascii="Calibri" w:hAnsi="Calibri"/>
          <w:spacing w:val="2"/>
        </w:rPr>
        <w:t xml:space="preserve"> </w:t>
      </w:r>
      <w:r>
        <w:rPr>
          <w:rFonts w:cs="Calibri" w:ascii="Calibri" w:hAnsi="Calibri"/>
        </w:rPr>
        <w:t>stick</w:t>
      </w:r>
      <w:r>
        <w:rPr>
          <w:rFonts w:cs="Calibri" w:ascii="Calibri" w:hAnsi="Calibri"/>
          <w:spacing w:val="3"/>
        </w:rPr>
        <w:t xml:space="preserve"> </w:t>
      </w:r>
      <w:r>
        <w:rPr>
          <w:rFonts w:cs="Calibri" w:ascii="Calibri" w:hAnsi="Calibri"/>
          <w:spacing w:val="-1"/>
        </w:rPr>
        <w:t>assembly.</w:t>
      </w:r>
    </w:p>
    <w:p>
      <w:pPr>
        <w:pStyle w:val="BodyText"/>
        <w:ind w:start="0" w:end="0"/>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THS</w:t>
      </w:r>
    </w:p>
    <w:p>
      <w:pPr>
        <w:pStyle w:val="BodyText"/>
        <w:ind w:start="0" w:end="0"/>
        <w:rPr>
          <w:rFonts w:ascii="Calibri" w:hAnsi="Calibri" w:cs="Calibri"/>
          <w:w w:val="99"/>
        </w:rPr>
      </w:pPr>
      <w:r>
        <w:rPr>
          <w:rFonts w:cs="Calibri" w:ascii="Calibri" w:hAnsi="Calibri"/>
        </w:rPr>
        <w:t>THS</w:t>
      </w:r>
      <w:r>
        <w:rPr>
          <w:rFonts w:cs="Calibri" w:ascii="Calibri" w:hAnsi="Calibri"/>
          <w:spacing w:val="-1"/>
        </w:rPr>
        <w:t xml:space="preserve"> </w:t>
      </w:r>
      <w:r>
        <w:rPr>
          <w:rFonts w:cs="Calibri" w:ascii="Calibri" w:hAnsi="Calibri"/>
        </w:rPr>
        <w:t>system</w:t>
      </w:r>
      <w:r>
        <w:rPr>
          <w:rFonts w:cs="Calibri" w:ascii="Calibri" w:hAnsi="Calibri"/>
          <w:spacing w:val="-1"/>
        </w:rPr>
        <w:t xml:space="preserve"> </w:t>
      </w:r>
      <w:r>
        <w:rPr>
          <w:rFonts w:cs="Calibri" w:ascii="Calibri" w:hAnsi="Calibri"/>
        </w:rPr>
        <w:t>wear</w:t>
      </w:r>
      <w:r>
        <w:rPr>
          <w:rFonts w:cs="Calibri" w:ascii="Calibri" w:hAnsi="Calibri"/>
          <w:spacing w:val="-3"/>
        </w:rPr>
        <w:t xml:space="preserve"> </w:t>
      </w:r>
      <w:r>
        <w:rPr>
          <w:rFonts w:cs="Calibri" w:ascii="Calibri" w:hAnsi="Calibri"/>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Fuel</w:t>
      </w:r>
    </w:p>
    <w:p>
      <w:pPr>
        <w:pStyle w:val="BodyText"/>
        <w:ind w:start="0" w:end="0"/>
        <w:rPr>
          <w:rFonts w:ascii="Calibri" w:hAnsi="Calibri" w:cs="Calibri"/>
          <w:spacing w:val="27"/>
          <w:w w:val="98"/>
        </w:rPr>
      </w:pPr>
      <w:r>
        <w:rPr>
          <w:rFonts w:cs="Calibri" w:ascii="Calibri" w:hAnsi="Calibri"/>
        </w:rPr>
        <w:t>Water</w:t>
      </w:r>
      <w:r>
        <w:rPr>
          <w:rFonts w:cs="Calibri" w:ascii="Calibri" w:hAnsi="Calibri"/>
          <w:spacing w:val="-7"/>
        </w:rPr>
        <w:t xml:space="preserve"> </w:t>
      </w:r>
      <w:r>
        <w:rPr>
          <w:rFonts w:cs="Calibri" w:ascii="Calibri" w:hAnsi="Calibri"/>
          <w:spacing w:val="-1"/>
        </w:rPr>
        <w:t>dr</w:t>
      </w:r>
      <w:r>
        <w:rPr>
          <w:rFonts w:cs="Calibri" w:ascii="Calibri" w:hAnsi="Calibri"/>
          <w:spacing w:val="-2"/>
        </w:rPr>
        <w:t>ain</w:t>
      </w:r>
      <w:r>
        <w:rPr>
          <w:rFonts w:cs="Calibri" w:ascii="Calibri" w:hAnsi="Calibri"/>
          <w:spacing w:val="-8"/>
        </w:rPr>
        <w:t xml:space="preserve"> </w:t>
      </w:r>
      <w:r>
        <w:rPr>
          <w:rFonts w:cs="Calibri" w:ascii="Calibri" w:hAnsi="Calibri"/>
        </w:rPr>
        <w:t>system</w:t>
      </w:r>
      <w:r>
        <w:rPr>
          <w:rFonts w:cs="Calibri" w:ascii="Calibri" w:hAnsi="Calibri"/>
          <w:spacing w:val="-7"/>
        </w:rPr>
        <w:t xml:space="preserve"> </w:t>
      </w:r>
      <w:r>
        <w:rPr>
          <w:rFonts w:cs="Calibri" w:ascii="Calibri" w:hAnsi="Calibri"/>
          <w:spacing w:val="-2"/>
        </w:rPr>
        <w:t>(</w:t>
      </w:r>
      <w:r>
        <w:rPr>
          <w:rFonts w:cs="Calibri" w:ascii="Calibri" w:hAnsi="Calibri"/>
          <w:spacing w:val="-1"/>
        </w:rPr>
        <w:t>operation).</w:t>
      </w:r>
    </w:p>
    <w:p>
      <w:pPr>
        <w:pStyle w:val="BodyText"/>
        <w:ind w:start="0" w:end="0"/>
        <w:rPr>
          <w:rFonts w:ascii="Calibri" w:hAnsi="Calibri" w:cs="Calibri"/>
        </w:rPr>
      </w:pPr>
      <w:r>
        <w:rPr>
          <w:rFonts w:cs="Calibri" w:ascii="Calibri" w:hAnsi="Calibri"/>
          <w:spacing w:val="-2"/>
        </w:rPr>
        <w:t xml:space="preserve">Replace </w:t>
      </w:r>
      <w:r>
        <w:rPr>
          <w:rFonts w:cs="Calibri" w:ascii="Calibri" w:hAnsi="Calibri"/>
          <w:spacing w:val="-1"/>
        </w:rPr>
        <w:t>booster</w:t>
      </w:r>
      <w:r>
        <w:rPr>
          <w:rFonts w:cs="Calibri" w:ascii="Calibri" w:hAnsi="Calibri"/>
          <w:spacing w:val="-2"/>
        </w:rPr>
        <w:t xml:space="preserve"> </w:t>
      </w:r>
      <w:r>
        <w:rPr>
          <w:rFonts w:cs="Calibri" w:ascii="Calibri" w:hAnsi="Calibri"/>
          <w:spacing w:val="-1"/>
        </w:rPr>
        <w:t>pump.</w:t>
      </w:r>
    </w:p>
    <w:p>
      <w:pPr>
        <w:pStyle w:val="BodyText"/>
        <w:ind w:start="0" w:end="0"/>
        <w:rPr>
          <w:rFonts w:ascii="Calibri" w:hAnsi="Calibri" w:cs="Calibri"/>
          <w:spacing w:val="29"/>
          <w:w w:val="101"/>
        </w:rPr>
      </w:pPr>
      <w:r>
        <w:rPr>
          <w:rFonts w:cs="Calibri" w:ascii="Calibri" w:hAnsi="Calibri"/>
          <w:spacing w:val="-2"/>
        </w:rPr>
        <w:t>Replace</w:t>
      </w:r>
      <w:r>
        <w:rPr>
          <w:rFonts w:cs="Calibri" w:ascii="Calibri" w:hAnsi="Calibri"/>
          <w:spacing w:val="-3"/>
        </w:rPr>
        <w:t xml:space="preserve"> </w:t>
      </w:r>
      <w:r>
        <w:rPr>
          <w:rFonts w:cs="Calibri" w:ascii="Calibri" w:hAnsi="Calibri"/>
          <w:spacing w:val="-1"/>
        </w:rPr>
        <w:t>fuel</w:t>
      </w:r>
      <w:r>
        <w:rPr>
          <w:rFonts w:cs="Calibri" w:ascii="Calibri" w:hAnsi="Calibri"/>
          <w:spacing w:val="-3"/>
        </w:rPr>
        <w:t xml:space="preserve"> </w:t>
      </w:r>
      <w:r>
        <w:rPr>
          <w:rFonts w:cs="Calibri" w:ascii="Calibri" w:hAnsi="Calibri"/>
        </w:rPr>
        <w:t>selector.</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fuel</w:t>
      </w:r>
      <w:r>
        <w:rPr>
          <w:rFonts w:cs="Calibri" w:ascii="Calibri" w:hAnsi="Calibri"/>
          <w:spacing w:val="-8"/>
        </w:rPr>
        <w:t xml:space="preserve"> </w:t>
      </w:r>
      <w:r>
        <w:rPr>
          <w:rFonts w:cs="Calibri" w:ascii="Calibri" w:hAnsi="Calibri"/>
        </w:rPr>
        <w:t>tank</w:t>
      </w:r>
      <w:r>
        <w:rPr>
          <w:rFonts w:cs="Calibri" w:ascii="Calibri" w:hAnsi="Calibri"/>
          <w:spacing w:val="-7"/>
        </w:rPr>
        <w:t xml:space="preserve"> </w:t>
      </w:r>
      <w:r>
        <w:rPr>
          <w:rFonts w:cs="Calibri" w:ascii="Calibri" w:hAnsi="Calibri"/>
        </w:rPr>
        <w:t>cells.</w:t>
      </w:r>
    </w:p>
    <w:p>
      <w:pPr>
        <w:pStyle w:val="BodyText"/>
        <w:ind w:start="0" w:end="0"/>
        <w:rPr>
          <w:rFonts w:ascii="Calibri" w:hAnsi="Calibri" w:cs="Calibri"/>
          <w:spacing w:val="47"/>
          <w:w w:val="99"/>
        </w:rPr>
      </w:pPr>
      <w:r>
        <w:rPr>
          <w:rFonts w:cs="Calibri" w:ascii="Calibri" w:hAnsi="Calibri"/>
          <w:spacing w:val="-2"/>
        </w:rPr>
        <w:t>Repla</w:t>
      </w:r>
      <w:r>
        <w:rPr>
          <w:rFonts w:cs="Calibri" w:ascii="Calibri" w:hAnsi="Calibri"/>
          <w:spacing w:val="-1"/>
        </w:rPr>
        <w:t>ce/test</w:t>
      </w:r>
      <w:r>
        <w:rPr>
          <w:rFonts w:cs="Calibri" w:ascii="Calibri" w:hAnsi="Calibri"/>
          <w:spacing w:val="-2"/>
        </w:rPr>
        <w:t xml:space="preserve"> </w:t>
      </w:r>
      <w:r>
        <w:rPr>
          <w:rFonts w:cs="Calibri" w:ascii="Calibri" w:hAnsi="Calibri"/>
          <w:spacing w:val="-1"/>
        </w:rPr>
        <w:t>fuel control</w:t>
      </w:r>
      <w:r>
        <w:rPr>
          <w:rFonts w:cs="Calibri" w:ascii="Calibri" w:hAnsi="Calibri"/>
          <w:spacing w:val="-2"/>
        </w:rPr>
        <w:t xml:space="preserve"> val</w:t>
      </w:r>
      <w:r>
        <w:rPr>
          <w:rFonts w:cs="Calibri" w:ascii="Calibri" w:hAnsi="Calibri"/>
          <w:spacing w:val="-1"/>
        </w:rPr>
        <w:t>ves.</w:t>
      </w:r>
    </w:p>
    <w:p>
      <w:pPr>
        <w:pStyle w:val="BodyText"/>
        <w:ind w:start="0" w:end="0"/>
        <w:rPr/>
      </w:pPr>
      <w:r>
        <w:rPr>
          <w:rFonts w:cs="Calibri" w:ascii="Calibri" w:hAnsi="Calibri"/>
          <w:spacing w:val="-2"/>
        </w:rPr>
        <w:t>Replace</w:t>
      </w:r>
      <w:r>
        <w:rPr>
          <w:rFonts w:cs="Calibri" w:ascii="Calibri" w:hAnsi="Calibri"/>
          <w:spacing w:val="-6"/>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spacing w:val="-1"/>
        </w:rPr>
        <w:t>level</w:t>
      </w:r>
      <w:r>
        <w:rPr>
          <w:rFonts w:cs="Calibri" w:ascii="Calibri" w:hAnsi="Calibri"/>
          <w:spacing w:val="-5"/>
        </w:rPr>
        <w:t xml:space="preserve"> </w:t>
      </w:r>
      <w:r>
        <w:rPr>
          <w:rFonts w:cs="Calibri" w:ascii="Calibri" w:hAnsi="Calibri"/>
          <w:spacing w:val="-1"/>
        </w:rPr>
        <w:t>indicators.</w:t>
      </w:r>
      <w:r>
        <w:rPr>
          <w:rFonts w:cs="Calibri" w:ascii="Calibri" w:hAnsi="Calibri"/>
          <w:spacing w:val="53"/>
          <w:w w:val="99"/>
        </w:rPr>
        <w:t xml:space="preserve"> </w:t>
      </w:r>
      <w:r>
        <w:rPr>
          <w:rFonts w:cs="Calibri" w:ascii="Calibri" w:hAnsi="Calibri"/>
          <w:spacing w:val="-2"/>
        </w:rPr>
        <w:t>Replace</w:t>
      </w:r>
      <w:r>
        <w:rPr>
          <w:rFonts w:cs="Calibri" w:ascii="Calibri" w:hAnsi="Calibri"/>
          <w:spacing w:val="-11"/>
        </w:rPr>
        <w:t xml:space="preserve"> </w:t>
      </w:r>
      <w:r>
        <w:rPr>
          <w:rFonts w:cs="Calibri" w:ascii="Calibri" w:hAnsi="Calibri"/>
          <w:spacing w:val="-1"/>
        </w:rPr>
        <w:t>water</w:t>
      </w:r>
      <w:r>
        <w:rPr>
          <w:rFonts w:cs="Calibri" w:ascii="Calibri" w:hAnsi="Calibri"/>
          <w:spacing w:val="-11"/>
        </w:rPr>
        <w:t xml:space="preserve"> </w:t>
      </w:r>
      <w:r>
        <w:rPr>
          <w:rFonts w:cs="Calibri" w:ascii="Calibri" w:hAnsi="Calibri"/>
        </w:rPr>
        <w:t>drain</w:t>
      </w:r>
      <w:r>
        <w:rPr>
          <w:rFonts w:cs="Calibri" w:ascii="Calibri" w:hAnsi="Calibri"/>
          <w:spacing w:val="-11"/>
        </w:rPr>
        <w:t xml:space="preserve"> </w:t>
      </w:r>
      <w:r>
        <w:rPr>
          <w:rFonts w:cs="Calibri" w:ascii="Calibri" w:hAnsi="Calibri"/>
        </w:rPr>
        <w:t>valve.</w:t>
      </w:r>
    </w:p>
    <w:p>
      <w:pPr>
        <w:pStyle w:val="BodyText"/>
        <w:ind w:start="0" w:end="0"/>
        <w:rPr>
          <w:rFonts w:ascii="Calibri" w:hAnsi="Calibri" w:cs="Calibri"/>
          <w:spacing w:val="57"/>
          <w:w w:val="97"/>
        </w:rPr>
      </w:pPr>
      <w:r>
        <w:rPr>
          <w:rFonts w:cs="Calibri" w:ascii="Calibri" w:hAnsi="Calibri"/>
          <w:spacing w:val="-2"/>
        </w:rPr>
        <w:t>Ch</w:t>
      </w:r>
      <w:r>
        <w:rPr>
          <w:rFonts w:cs="Calibri" w:ascii="Calibri" w:hAnsi="Calibri"/>
          <w:spacing w:val="-1"/>
        </w:rPr>
        <w:t>eck/calculate</w:t>
      </w:r>
      <w:r>
        <w:rPr>
          <w:rFonts w:cs="Calibri" w:ascii="Calibri" w:hAnsi="Calibri"/>
          <w:spacing w:val="-8"/>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contents</w:t>
      </w:r>
      <w:r>
        <w:rPr>
          <w:rFonts w:cs="Calibri" w:ascii="Calibri" w:hAnsi="Calibri"/>
          <w:spacing w:val="-8"/>
        </w:rPr>
        <w:t xml:space="preserve"> </w:t>
      </w:r>
      <w:r>
        <w:rPr>
          <w:rFonts w:cs="Calibri" w:ascii="Calibri" w:hAnsi="Calibri"/>
          <w:spacing w:val="-1"/>
        </w:rPr>
        <w:t>m</w:t>
      </w:r>
      <w:r>
        <w:rPr>
          <w:rFonts w:cs="Calibri" w:ascii="Calibri" w:hAnsi="Calibri"/>
          <w:spacing w:val="-2"/>
        </w:rPr>
        <w:t>anually.</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
        </w:rPr>
        <w:t xml:space="preserve"> </w:t>
      </w:r>
      <w:r>
        <w:rPr>
          <w:rFonts w:cs="Calibri" w:ascii="Calibri" w:hAnsi="Calibri"/>
        </w:rPr>
        <w:t>filters.</w:t>
      </w:r>
    </w:p>
    <w:p>
      <w:pPr>
        <w:pStyle w:val="BodyText"/>
        <w:ind w:start="0" w:end="0"/>
        <w:rPr/>
      </w:pPr>
      <w:r>
        <w:rPr>
          <w:rFonts w:cs="Calibri" w:ascii="Calibri" w:hAnsi="Calibri"/>
        </w:rPr>
        <w:t>Flow</w:t>
      </w:r>
      <w:r>
        <w:rPr>
          <w:rFonts w:cs="Calibri" w:ascii="Calibri" w:hAnsi="Calibri"/>
          <w:spacing w:val="13"/>
        </w:rPr>
        <w:t xml:space="preserve"> </w:t>
      </w:r>
      <w:r>
        <w:rPr>
          <w:rFonts w:cs="Calibri" w:ascii="Calibri" w:hAnsi="Calibri"/>
          <w:spacing w:val="-1"/>
        </w:rPr>
        <w:t>check</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33"/>
          <w:w w:val="98"/>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2"/>
        </w:rPr>
        <w:t>calib</w:t>
      </w:r>
      <w:r>
        <w:rPr>
          <w:rFonts w:cs="Calibri" w:ascii="Calibri" w:hAnsi="Calibri"/>
          <w:spacing w:val="-1"/>
        </w:rPr>
        <w:t>ration</w:t>
      </w:r>
      <w:r>
        <w:rPr>
          <w:rFonts w:cs="Calibri" w:ascii="Calibri" w:hAnsi="Calibri"/>
          <w:spacing w:val="-4"/>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fuel</w:t>
      </w:r>
      <w:r>
        <w:rPr>
          <w:rFonts w:cs="Calibri" w:ascii="Calibri" w:hAnsi="Calibri"/>
          <w:spacing w:val="-4"/>
        </w:rPr>
        <w:t xml:space="preserve"> </w:t>
      </w:r>
      <w:r>
        <w:rPr>
          <w:rFonts w:cs="Calibri" w:ascii="Calibri" w:hAnsi="Calibri"/>
        </w:rPr>
        <w:t>quantity</w:t>
      </w:r>
      <w:r>
        <w:rPr>
          <w:rFonts w:cs="Calibri" w:ascii="Calibri" w:hAnsi="Calibri"/>
          <w:spacing w:val="-3"/>
        </w:rPr>
        <w:t xml:space="preserve"> </w:t>
      </w:r>
      <w:r>
        <w:rPr>
          <w:rFonts w:cs="Calibri" w:ascii="Calibri" w:hAnsi="Calibri"/>
        </w:rPr>
        <w:t>gauges.</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feed/selectors</w:t>
      </w:r>
    </w:p>
    <w:p>
      <w:pPr>
        <w:pStyle w:val="BodyText"/>
        <w:ind w:start="0" w:end="0"/>
        <w:rPr>
          <w:rFonts w:ascii="Calibri" w:hAnsi="Calibri" w:cs="Calibri"/>
          <w:spacing w:val="32"/>
          <w:w w:val="103"/>
        </w:rPr>
      </w:pPr>
      <w:r>
        <w:rPr>
          <w:rFonts w:cs="Calibri" w:ascii="Calibri" w:hAnsi="Calibri"/>
          <w:spacing w:val="-2"/>
        </w:rPr>
        <w:t>Ch</w:t>
      </w:r>
      <w:r>
        <w:rPr>
          <w:rFonts w:cs="Calibri" w:ascii="Calibri" w:hAnsi="Calibri"/>
          <w:spacing w:val="-1"/>
        </w:rPr>
        <w:t>eck</w:t>
      </w:r>
      <w:r>
        <w:rPr>
          <w:rFonts w:cs="Calibri" w:ascii="Calibri" w:hAnsi="Calibri"/>
          <w:spacing w:val="10"/>
        </w:rPr>
        <w:t xml:space="preserve"> </w:t>
      </w:r>
      <w:r>
        <w:rPr>
          <w:rFonts w:cs="Calibri" w:ascii="Calibri" w:hAnsi="Calibri"/>
        </w:rPr>
        <w:t>operation</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dump/jettison</w:t>
      </w:r>
      <w:r>
        <w:rPr>
          <w:rFonts w:cs="Calibri" w:ascii="Calibri" w:hAnsi="Calibri"/>
          <w:spacing w:val="10"/>
        </w:rPr>
        <w:t xml:space="preserve"> </w:t>
      </w:r>
      <w:r>
        <w:rPr>
          <w:rFonts w:cs="Calibri" w:ascii="Calibri" w:hAnsi="Calibri"/>
        </w:rPr>
        <w:t>system.</w:t>
      </w:r>
    </w:p>
    <w:p>
      <w:pPr>
        <w:pStyle w:val="BodyText"/>
        <w:ind w:start="0" w:end="0"/>
        <w:rPr/>
      </w:pPr>
      <w:r>
        <w:rPr>
          <w:rFonts w:cs="Calibri" w:ascii="Calibri" w:hAnsi="Calibri"/>
        </w:rPr>
        <w:t>Fuel</w:t>
      </w:r>
      <w:r>
        <w:rPr>
          <w:rFonts w:cs="Calibri" w:ascii="Calibri" w:hAnsi="Calibri"/>
          <w:spacing w:val="5"/>
        </w:rPr>
        <w:t xml:space="preserve"> </w:t>
      </w:r>
      <w:r>
        <w:rPr>
          <w:rFonts w:cs="Calibri" w:ascii="Calibri" w:hAnsi="Calibri"/>
        </w:rPr>
        <w:t>transfer</w:t>
      </w:r>
      <w:r>
        <w:rPr>
          <w:rFonts w:cs="Calibri" w:ascii="Calibri" w:hAnsi="Calibri"/>
          <w:spacing w:val="6"/>
        </w:rPr>
        <w:t xml:space="preserve"> </w:t>
      </w:r>
      <w:r>
        <w:rPr>
          <w:rFonts w:cs="Calibri" w:ascii="Calibri" w:hAnsi="Calibri"/>
        </w:rPr>
        <w:t>between</w:t>
      </w:r>
      <w:r>
        <w:rPr>
          <w:rFonts w:cs="Calibri" w:ascii="Calibri" w:hAnsi="Calibri"/>
          <w:spacing w:val="5"/>
        </w:rPr>
        <w:t xml:space="preserve"> </w:t>
      </w:r>
      <w:r>
        <w:rPr>
          <w:rFonts w:cs="Calibri" w:ascii="Calibri" w:hAnsi="Calibri"/>
        </w:rPr>
        <w:t>tanks.</w:t>
      </w:r>
    </w:p>
    <w:p>
      <w:pPr>
        <w:pStyle w:val="BodyText"/>
        <w:ind w:start="0" w:end="0"/>
        <w:rPr>
          <w:rFonts w:ascii="Calibri" w:hAnsi="Calibri" w:cs="Calibri"/>
        </w:rPr>
      </w:pPr>
      <w:r>
        <w:rPr>
          <w:rFonts w:cs="Calibri" w:ascii="Calibri" w:hAnsi="Calibri"/>
        </w:rPr>
        <w:t>Pressure</w:t>
      </w:r>
      <w:r>
        <w:rPr>
          <w:rFonts w:cs="Calibri" w:ascii="Calibri" w:hAnsi="Calibri"/>
          <w:spacing w:val="-25"/>
        </w:rPr>
        <w:t xml:space="preserve"> </w:t>
      </w:r>
      <w:r>
        <w:rPr>
          <w:rFonts w:cs="Calibri" w:ascii="Calibri" w:hAnsi="Calibri"/>
          <w:spacing w:val="-1"/>
        </w:rPr>
        <w:t>de-fuel</w:t>
      </w:r>
    </w:p>
    <w:p>
      <w:pPr>
        <w:pStyle w:val="BodyText"/>
        <w:ind w:start="0" w:end="0"/>
        <w:rPr>
          <w:rFonts w:ascii="Calibri" w:hAnsi="Calibri" w:cs="Calibri"/>
        </w:rPr>
      </w:pPr>
      <w:r>
        <w:rPr>
          <w:rFonts w:cs="Calibri" w:ascii="Calibri" w:hAnsi="Calibri"/>
        </w:rPr>
        <w:t>Pressure</w:t>
      </w:r>
      <w:r>
        <w:rPr>
          <w:rFonts w:cs="Calibri" w:ascii="Calibri" w:hAnsi="Calibri"/>
          <w:spacing w:val="-19"/>
        </w:rPr>
        <w:t xml:space="preserve"> </w:t>
      </w:r>
      <w:r>
        <w:rPr>
          <w:rFonts w:cs="Calibri" w:ascii="Calibri" w:hAnsi="Calibri"/>
          <w:spacing w:val="-1"/>
        </w:rPr>
        <w:t>re-fuel</w:t>
      </w:r>
      <w:r>
        <w:rPr>
          <w:rFonts w:cs="Calibri" w:ascii="Calibri" w:hAnsi="Calibri"/>
          <w:spacing w:val="-18"/>
        </w:rPr>
        <w:t xml:space="preserve"> </w:t>
      </w:r>
      <w:r>
        <w:rPr>
          <w:rFonts w:cs="Calibri" w:ascii="Calibri" w:hAnsi="Calibri"/>
          <w:spacing w:val="-2"/>
        </w:rPr>
        <w:t>(</w:t>
      </w:r>
      <w:r>
        <w:rPr>
          <w:rFonts w:cs="Calibri" w:ascii="Calibri" w:hAnsi="Calibri"/>
          <w:spacing w:val="-1"/>
        </w:rPr>
        <w:t>m</w:t>
      </w:r>
      <w:r>
        <w:rPr>
          <w:rFonts w:cs="Calibri" w:ascii="Calibri" w:hAnsi="Calibri"/>
          <w:spacing w:val="-2"/>
        </w:rPr>
        <w:t>anua</w:t>
      </w:r>
      <w:r>
        <w:rPr>
          <w:rFonts w:cs="Calibri" w:ascii="Calibri" w:hAnsi="Calibri"/>
          <w:spacing w:val="-1"/>
        </w:rPr>
        <w:t>l</w:t>
      </w:r>
      <w:r>
        <w:rPr>
          <w:rFonts w:cs="Calibri" w:ascii="Calibri" w:hAnsi="Calibri"/>
          <w:spacing w:val="-20"/>
        </w:rPr>
        <w:t xml:space="preserve"> </w:t>
      </w:r>
      <w:r>
        <w:rPr>
          <w:rFonts w:cs="Calibri" w:ascii="Calibri" w:hAnsi="Calibri"/>
          <w:spacing w:val="-1"/>
        </w:rPr>
        <w:t>contro</w:t>
      </w:r>
      <w:r>
        <w:rPr>
          <w:rFonts w:cs="Calibri" w:ascii="Calibri" w:hAnsi="Calibri"/>
          <w:spacing w:val="-2"/>
        </w:rPr>
        <w:t>l)</w:t>
      </w:r>
    </w:p>
    <w:p>
      <w:pPr>
        <w:pStyle w:val="BodyText"/>
        <w:ind w:start="0" w:end="0"/>
        <w:rPr/>
      </w:pPr>
      <w:r>
        <w:rPr>
          <w:rFonts w:cs="Calibri" w:ascii="Calibri" w:hAnsi="Calibri"/>
          <w:spacing w:val="-1"/>
        </w:rPr>
        <w:t>Deactivation/reactivation</w:t>
      </w:r>
      <w:r>
        <w:rPr>
          <w:rFonts w:cs="Calibri" w:ascii="Calibri" w:hAnsi="Calibri"/>
          <w:spacing w:val="-6"/>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rPr>
        <w:t>valves</w:t>
      </w:r>
      <w:r>
        <w:rPr>
          <w:rFonts w:cs="Calibri" w:ascii="Calibri" w:hAnsi="Calibri"/>
          <w:spacing w:val="-6"/>
        </w:rPr>
        <w:t xml:space="preserve"> </w:t>
      </w:r>
      <w:r>
        <w:rPr>
          <w:rFonts w:cs="Calibri" w:ascii="Calibri" w:hAnsi="Calibri"/>
        </w:rPr>
        <w:t>(transfer</w:t>
      </w:r>
      <w:r>
        <w:rPr>
          <w:rFonts w:cs="Calibri" w:ascii="Calibri" w:hAnsi="Calibri"/>
          <w:spacing w:val="-6"/>
        </w:rPr>
        <w:t xml:space="preserve"> </w:t>
      </w:r>
      <w:r>
        <w:rPr>
          <w:rFonts w:cs="Calibri" w:ascii="Calibri" w:hAnsi="Calibri"/>
        </w:rPr>
        <w:t>de-fuel,</w:t>
      </w:r>
      <w:r>
        <w:rPr>
          <w:rFonts w:cs="Calibri" w:ascii="Calibri" w:hAnsi="Calibri"/>
          <w:spacing w:val="-6"/>
        </w:rPr>
        <w:t xml:space="preserve"> </w:t>
      </w:r>
      <w:r>
        <w:rPr>
          <w:rFonts w:cs="Calibri" w:ascii="Calibri" w:hAnsi="Calibri"/>
        </w:rPr>
        <w:t>X-feed,</w:t>
      </w:r>
      <w:r>
        <w:rPr>
          <w:rFonts w:cs="Calibri" w:ascii="Calibri" w:hAnsi="Calibri"/>
          <w:spacing w:val="46"/>
          <w:w w:val="98"/>
        </w:rPr>
        <w:t xml:space="preserve"> </w:t>
      </w:r>
      <w:r>
        <w:rPr>
          <w:rFonts w:cs="Calibri" w:ascii="Calibri" w:hAnsi="Calibri"/>
        </w:rPr>
        <w:t>re-fuel)</w:t>
      </w:r>
    </w:p>
    <w:p>
      <w:pPr>
        <w:pStyle w:val="BodyText"/>
        <w:ind w:start="0" w:end="0"/>
        <w:rPr>
          <w:rFonts w:ascii="Calibri" w:hAnsi="Calibri" w:cs="Calibri"/>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Hydraulics</w:t>
      </w:r>
    </w:p>
    <w:p>
      <w:pPr>
        <w:pStyle w:val="BodyText"/>
        <w:ind w:start="0" w:end="0"/>
        <w:rPr>
          <w:rFonts w:ascii="Calibri" w:hAnsi="Calibri" w:cs="Calibri"/>
          <w:spacing w:val="31"/>
          <w:w w:val="103"/>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p>
    <w:p>
      <w:pPr>
        <w:pStyle w:val="BodyText"/>
        <w:ind w:start="0" w:end="0"/>
        <w:rPr>
          <w:rFonts w:ascii="Calibri" w:hAnsi="Calibri" w:cs="Calibri"/>
          <w:spacing w:val="47"/>
          <w:w w:val="99"/>
        </w:rPr>
      </w:pPr>
      <w:r>
        <w:rPr>
          <w:rFonts w:cs="Calibri" w:ascii="Calibri" w:hAnsi="Calibri"/>
          <w:spacing w:val="-2"/>
        </w:rPr>
        <w:t>Ch</w:t>
      </w:r>
      <w:r>
        <w:rPr>
          <w:rFonts w:cs="Calibri" w:ascii="Calibri" w:hAnsi="Calibri"/>
          <w:spacing w:val="-1"/>
        </w:rPr>
        <w:t>eck/repl</w:t>
      </w:r>
      <w:r>
        <w:rPr>
          <w:rFonts w:cs="Calibri" w:ascii="Calibri" w:hAnsi="Calibri"/>
          <w:spacing w:val="-2"/>
        </w:rPr>
        <w:t>ace</w:t>
      </w:r>
      <w:r>
        <w:rPr>
          <w:rFonts w:cs="Calibri" w:ascii="Calibri" w:hAnsi="Calibri"/>
          <w:spacing w:val="-15"/>
        </w:rPr>
        <w:t xml:space="preserve"> </w:t>
      </w:r>
      <w:r>
        <w:rPr>
          <w:rFonts w:cs="Calibri" w:ascii="Calibri" w:hAnsi="Calibri"/>
          <w:spacing w:val="-2"/>
        </w:rPr>
        <w:t>ca</w:t>
      </w:r>
      <w:r>
        <w:rPr>
          <w:rFonts w:cs="Calibri" w:ascii="Calibri" w:hAnsi="Calibri"/>
          <w:spacing w:val="-1"/>
        </w:rPr>
        <w:t>se</w:t>
      </w:r>
      <w:r>
        <w:rPr>
          <w:rFonts w:cs="Calibri" w:ascii="Calibri" w:hAnsi="Calibri"/>
          <w:spacing w:val="-13"/>
        </w:rPr>
        <w:t xml:space="preserve"> </w:t>
      </w:r>
      <w:r>
        <w:rPr>
          <w:rFonts w:cs="Calibri" w:ascii="Calibri" w:hAnsi="Calibri"/>
          <w:spacing w:val="-1"/>
        </w:rPr>
        <w:t>dr</w:t>
      </w:r>
      <w:r>
        <w:rPr>
          <w:rFonts w:cs="Calibri" w:ascii="Calibri" w:hAnsi="Calibri"/>
          <w:spacing w:val="-2"/>
        </w:rPr>
        <w:t>ain</w:t>
      </w:r>
      <w:r>
        <w:rPr>
          <w:rFonts w:cs="Calibri" w:ascii="Calibri" w:hAnsi="Calibri"/>
          <w:spacing w:val="-14"/>
        </w:rPr>
        <w:t xml:space="preserve"> </w:t>
      </w:r>
      <w:r>
        <w:rPr>
          <w:rFonts w:cs="Calibri" w:ascii="Calibri" w:hAnsi="Calibri"/>
          <w:spacing w:val="-1"/>
        </w:rPr>
        <w:t>filter.</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standby</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65"/>
          <w:w w:val="99"/>
        </w:rPr>
      </w:pPr>
      <w:r>
        <w:rPr>
          <w:rFonts w:cs="Calibri" w:ascii="Calibri" w:hAnsi="Calibri"/>
          <w:spacing w:val="-2"/>
        </w:rPr>
        <w:t>Replace</w:t>
      </w:r>
      <w:r>
        <w:rPr>
          <w:rFonts w:cs="Calibri" w:ascii="Calibri" w:hAnsi="Calibri"/>
          <w:spacing w:val="-6"/>
        </w:rPr>
        <w:t xml:space="preserve"> </w:t>
      </w:r>
      <w:r>
        <w:rPr>
          <w:rFonts w:cs="Calibri" w:ascii="Calibri" w:hAnsi="Calibri"/>
          <w:spacing w:val="-1"/>
        </w:rPr>
        <w:t>hy</w:t>
      </w:r>
      <w:r>
        <w:rPr>
          <w:rFonts w:cs="Calibri" w:ascii="Calibri" w:hAnsi="Calibri"/>
          <w:spacing w:val="-2"/>
        </w:rPr>
        <w:t>draulic</w:t>
      </w:r>
      <w:r>
        <w:rPr>
          <w:rFonts w:cs="Calibri" w:ascii="Calibri" w:hAnsi="Calibri"/>
          <w:spacing w:val="-6"/>
        </w:rPr>
        <w:t xml:space="preserve"> </w:t>
      </w:r>
      <w:r>
        <w:rPr>
          <w:rFonts w:cs="Calibri" w:ascii="Calibri" w:hAnsi="Calibri"/>
          <w:spacing w:val="-1"/>
        </w:rPr>
        <w:t>motor</w:t>
      </w:r>
      <w:r>
        <w:rPr>
          <w:rFonts w:cs="Calibri" w:ascii="Calibri" w:hAnsi="Calibri"/>
          <w:spacing w:val="-6"/>
        </w:rPr>
        <w:t xml:space="preserve"> </w:t>
      </w:r>
      <w:r>
        <w:rPr>
          <w:rFonts w:cs="Calibri" w:ascii="Calibri" w:hAnsi="Calibri"/>
          <w:spacing w:val="-1"/>
        </w:rPr>
        <w:t>pump/generator.</w:t>
      </w:r>
    </w:p>
    <w:p>
      <w:pPr>
        <w:pStyle w:val="BodyText"/>
        <w:ind w:start="0" w:end="0"/>
        <w:rPr>
          <w:rFonts w:ascii="Calibri" w:hAnsi="Calibri" w:cs="Calibri"/>
        </w:rPr>
      </w:pPr>
      <w:r>
        <w:rPr>
          <w:rFonts w:cs="Calibri" w:ascii="Calibri" w:hAnsi="Calibri"/>
          <w:spacing w:val="-2"/>
        </w:rPr>
        <w:t>R</w:t>
      </w:r>
      <w:r>
        <w:rPr>
          <w:rFonts w:cs="Calibri" w:ascii="Calibri" w:hAnsi="Calibri"/>
          <w:spacing w:val="-1"/>
        </w:rPr>
        <w:t>e</w:t>
      </w:r>
      <w:r>
        <w:rPr>
          <w:rFonts w:cs="Calibri" w:ascii="Calibri" w:hAnsi="Calibri"/>
          <w:spacing w:val="-2"/>
        </w:rPr>
        <w:t>plac</w:t>
      </w:r>
      <w:r>
        <w:rPr>
          <w:rFonts w:cs="Calibri" w:ascii="Calibri" w:hAnsi="Calibri"/>
          <w:spacing w:val="-1"/>
        </w:rPr>
        <w:t>e</w:t>
      </w:r>
      <w:r>
        <w:rPr>
          <w:rFonts w:cs="Calibri" w:ascii="Calibri" w:hAnsi="Calibri"/>
          <w:spacing w:val="-37"/>
        </w:rPr>
        <w:t xml:space="preserve"> </w:t>
      </w:r>
      <w:r>
        <w:rPr>
          <w:rFonts w:cs="Calibri" w:ascii="Calibri" w:hAnsi="Calibri"/>
          <w:spacing w:val="-2"/>
        </w:rPr>
        <w:t>ac</w:t>
      </w:r>
      <w:r>
        <w:rPr>
          <w:rFonts w:cs="Calibri" w:ascii="Calibri" w:hAnsi="Calibri"/>
          <w:spacing w:val="-1"/>
        </w:rPr>
        <w:t>cumulator.</w:t>
      </w:r>
    </w:p>
    <w:p>
      <w:pPr>
        <w:pStyle w:val="BodyText"/>
        <w:ind w:start="0" w:end="0"/>
        <w:rPr>
          <w:rFonts w:ascii="Calibri" w:hAnsi="Calibri" w:cs="Calibri"/>
          <w:spacing w:val="27"/>
          <w:w w:val="97"/>
        </w:rPr>
      </w:pPr>
      <w:r>
        <w:rPr>
          <w:rFonts w:cs="Calibri" w:ascii="Calibri" w:hAnsi="Calibri"/>
          <w:spacing w:val="-2"/>
        </w:rPr>
        <w:t>Ch</w:t>
      </w:r>
      <w:r>
        <w:rPr>
          <w:rFonts w:cs="Calibri" w:ascii="Calibri" w:hAnsi="Calibri"/>
          <w:spacing w:val="-1"/>
        </w:rPr>
        <w:t xml:space="preserve">eck </w:t>
      </w:r>
      <w:r>
        <w:rPr>
          <w:rFonts w:cs="Calibri" w:ascii="Calibri" w:hAnsi="Calibri"/>
        </w:rPr>
        <w:t>operation</w:t>
      </w:r>
      <w:r>
        <w:rPr>
          <w:rFonts w:cs="Calibri" w:ascii="Calibri" w:hAnsi="Calibri"/>
          <w:spacing w:val="-1"/>
        </w:rPr>
        <w:t xml:space="preserve"> </w:t>
      </w:r>
      <w:r>
        <w:rPr>
          <w:rFonts w:cs="Calibri" w:ascii="Calibri" w:hAnsi="Calibri"/>
        </w:rPr>
        <w:t xml:space="preserve">of </w:t>
      </w:r>
      <w:r>
        <w:rPr>
          <w:rFonts w:cs="Calibri" w:ascii="Calibri" w:hAnsi="Calibri"/>
          <w:spacing w:val="-1"/>
        </w:rPr>
        <w:t>shut</w:t>
      </w:r>
      <w:r>
        <w:rPr>
          <w:rFonts w:cs="Calibri" w:ascii="Calibri" w:hAnsi="Calibri"/>
        </w:rPr>
        <w:t xml:space="preserve"> off valve.</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filters/clog</w:t>
      </w:r>
      <w:r>
        <w:rPr>
          <w:rFonts w:cs="Calibri" w:ascii="Calibri" w:hAnsi="Calibri"/>
          <w:spacing w:val="-4"/>
        </w:rPr>
        <w:t xml:space="preserve"> </w:t>
      </w:r>
      <w:r>
        <w:rPr>
          <w:rFonts w:cs="Calibri" w:ascii="Calibri" w:hAnsi="Calibri"/>
        </w:rPr>
        <w:t>indicators.</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1"/>
        </w:rPr>
        <w:t>ind</w:t>
      </w:r>
      <w:r>
        <w:rPr>
          <w:rFonts w:cs="Calibri" w:ascii="Calibri" w:hAnsi="Calibri"/>
          <w:spacing w:val="-2"/>
        </w:rPr>
        <w:t>ica</w:t>
      </w:r>
      <w:r>
        <w:rPr>
          <w:rFonts w:cs="Calibri" w:ascii="Calibri" w:hAnsi="Calibri"/>
          <w:spacing w:val="-1"/>
        </w:rPr>
        <w:t>ting</w:t>
      </w:r>
      <w:r>
        <w:rPr>
          <w:rFonts w:cs="Calibri" w:ascii="Calibri" w:hAnsi="Calibri"/>
          <w:spacing w:val="-3"/>
        </w:rPr>
        <w:t xml:space="preserve"> </w:t>
      </w:r>
      <w:r>
        <w:rPr>
          <w:rFonts w:cs="Calibri" w:ascii="Calibri" w:hAnsi="Calibri"/>
          <w:spacing w:val="-1"/>
        </w:rPr>
        <w:t>systems.</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functional</w:t>
      </w:r>
      <w:r>
        <w:rPr>
          <w:rFonts w:cs="Calibri" w:ascii="Calibri" w:hAnsi="Calibri"/>
          <w:spacing w:val="5"/>
        </w:rPr>
        <w:t xml:space="preserve"> </w:t>
      </w:r>
      <w:r>
        <w:rPr>
          <w:rFonts w:cs="Calibri" w:ascii="Calibri" w:hAnsi="Calibri"/>
        </w:rPr>
        <w:t>checks.</w:t>
      </w:r>
    </w:p>
    <w:p>
      <w:pPr>
        <w:pStyle w:val="BodyText"/>
        <w:ind w:start="0" w:end="0"/>
        <w:rPr>
          <w:rFonts w:ascii="Calibri" w:hAnsi="Calibri" w:cs="Calibri"/>
          <w:spacing w:val="64"/>
          <w:w w:val="103"/>
        </w:rPr>
      </w:pPr>
      <w:r>
        <w:rPr>
          <w:rFonts w:cs="Calibri" w:ascii="Calibri" w:hAnsi="Calibri"/>
          <w:spacing w:val="-1"/>
        </w:rPr>
        <w:t>Pressurization/depressurization</w:t>
      </w:r>
      <w:r>
        <w:rPr>
          <w:rFonts w:cs="Calibri" w:ascii="Calibri" w:hAnsi="Calibri"/>
          <w:spacing w:val="-2"/>
        </w:rPr>
        <w:t xml:space="preserve"> </w:t>
      </w:r>
      <w:r>
        <w:rPr>
          <w:rFonts w:cs="Calibri" w:ascii="Calibri" w:hAnsi="Calibri"/>
        </w:rPr>
        <w:t>of</w:t>
      </w:r>
      <w:r>
        <w:rPr>
          <w:rFonts w:cs="Calibri" w:ascii="Calibri" w:hAnsi="Calibri"/>
          <w:spacing w:val="-1"/>
        </w:rPr>
        <w:t xml:space="preserve"> the </w:t>
      </w:r>
      <w:r>
        <w:rPr>
          <w:rFonts w:cs="Calibri" w:ascii="Calibri" w:hAnsi="Calibri"/>
        </w:rPr>
        <w:t>hydraulic</w:t>
      </w:r>
      <w:r>
        <w:rPr>
          <w:rFonts w:cs="Calibri" w:ascii="Calibri" w:hAnsi="Calibri"/>
          <w:spacing w:val="-1"/>
        </w:rPr>
        <w:t xml:space="preserve"> </w:t>
      </w:r>
      <w:r>
        <w:rPr>
          <w:rFonts w:cs="Calibri" w:ascii="Calibri" w:hAnsi="Calibri"/>
        </w:rPr>
        <w:t>system.</w:t>
      </w:r>
    </w:p>
    <w:p>
      <w:pPr>
        <w:pStyle w:val="BodyText"/>
        <w:ind w:start="0" w:end="0"/>
        <w:rPr/>
      </w:pPr>
      <w:r>
        <w:rPr>
          <w:rFonts w:cs="Calibri" w:ascii="Calibri" w:hAnsi="Calibri"/>
        </w:rPr>
        <w:t>PTU</w:t>
      </w:r>
      <w:r>
        <w:rPr>
          <w:rFonts w:cs="Calibri" w:ascii="Calibri" w:hAnsi="Calibri"/>
          <w:spacing w:val="-36"/>
        </w:rPr>
        <w:t xml:space="preserve"> </w:t>
      </w:r>
      <w:r>
        <w:rPr>
          <w:rFonts w:cs="Calibri" w:ascii="Calibri" w:hAnsi="Calibri"/>
        </w:rPr>
        <w:t>operation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Heading8"/>
        <w:ind w:start="0" w:end="0"/>
        <w:rPr>
          <w:rFonts w:ascii="Calibri" w:hAnsi="Calibri" w:cs="Calibri"/>
          <w:b w:val="false"/>
          <w:bCs w:val="false"/>
        </w:rPr>
      </w:pPr>
      <w:r>
        <w:rPr>
          <w:rFonts w:cs="Calibri" w:ascii="Calibri" w:hAnsi="Calibri"/>
        </w:rPr>
        <w:t>Ice</w:t>
      </w:r>
      <w:r>
        <w:rPr>
          <w:rFonts w:cs="Calibri" w:ascii="Calibri" w:hAnsi="Calibri"/>
          <w:spacing w:val="1"/>
        </w:rPr>
        <w:t xml:space="preserve"> </w:t>
      </w:r>
      <w:r>
        <w:rPr>
          <w:rFonts w:cs="Calibri" w:ascii="Calibri" w:hAnsi="Calibri"/>
        </w:rPr>
        <w:t xml:space="preserve">and </w:t>
      </w:r>
      <w:r>
        <w:rPr>
          <w:rFonts w:cs="Calibri" w:ascii="Calibri" w:hAnsi="Calibri"/>
          <w:spacing w:val="-1"/>
        </w:rPr>
        <w:t>Rain</w:t>
      </w:r>
      <w:r>
        <w:rPr>
          <w:rFonts w:cs="Calibri" w:ascii="Calibri" w:hAnsi="Calibri"/>
          <w:spacing w:val="2"/>
        </w:rPr>
        <w:t xml:space="preserve"> </w:t>
      </w:r>
      <w:r>
        <w:rPr>
          <w:rFonts w:cs="Calibri" w:ascii="Calibri" w:hAnsi="Calibri"/>
        </w:rPr>
        <w:t>Protection</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pump.</w:t>
      </w:r>
      <w:r>
        <w:rPr>
          <w:rFonts w:cs="Calibri" w:ascii="Calibri" w:hAnsi="Calibri"/>
          <w:spacing w:val="20"/>
          <w:w w:val="99"/>
        </w:rPr>
        <w:t xml:space="preserve"> </w:t>
      </w:r>
      <w:r>
        <w:rPr>
          <w:rFonts w:cs="Calibri" w:ascii="Calibri" w:hAnsi="Calibri"/>
        </w:rPr>
        <w:t>Replace</w:t>
      </w:r>
      <w:r>
        <w:rPr>
          <w:rFonts w:cs="Calibri" w:ascii="Calibri" w:hAnsi="Calibri"/>
          <w:spacing w:val="-11"/>
        </w:rPr>
        <w:t xml:space="preserve"> </w:t>
      </w:r>
      <w:r>
        <w:rPr>
          <w:rFonts w:cs="Calibri" w:ascii="Calibri" w:hAnsi="Calibri"/>
        </w:rPr>
        <w:t>timer.</w:t>
      </w:r>
    </w:p>
    <w:p>
      <w:pPr>
        <w:pStyle w:val="BodyText"/>
        <w:ind w:start="0" w:end="0"/>
        <w:rPr>
          <w:rFonts w:ascii="Calibri" w:hAnsi="Calibri" w:cs="Calibri"/>
          <w:spacing w:val="51"/>
          <w:w w:val="102"/>
        </w:rPr>
      </w:pPr>
      <w:r>
        <w:rPr>
          <w:rFonts w:cs="Calibri" w:ascii="Calibri" w:hAnsi="Calibri"/>
          <w:spacing w:val="-1"/>
        </w:rPr>
        <w:t>Inspect/repair</w:t>
      </w:r>
      <w:r>
        <w:rPr>
          <w:rFonts w:cs="Calibri" w:ascii="Calibri" w:hAnsi="Calibri"/>
          <w:spacing w:val="-9"/>
        </w:rPr>
        <w:t xml:space="preserve"> </w:t>
      </w:r>
      <w:r>
        <w:rPr>
          <w:rFonts w:cs="Calibri" w:ascii="Calibri" w:hAnsi="Calibri"/>
          <w:spacing w:val="-1"/>
        </w:rPr>
        <w:t>propeller</w:t>
      </w:r>
      <w:r>
        <w:rPr>
          <w:rFonts w:cs="Calibri" w:ascii="Calibri" w:hAnsi="Calibri"/>
          <w:spacing w:val="-8"/>
        </w:rPr>
        <w:t xml:space="preserve"> </w:t>
      </w:r>
      <w:r>
        <w:rPr>
          <w:rFonts w:cs="Calibri" w:ascii="Calibri" w:hAnsi="Calibri"/>
          <w:spacing w:val="-2"/>
        </w:rPr>
        <w:t>de-</w:t>
      </w:r>
      <w:r>
        <w:rPr>
          <w:rFonts w:cs="Calibri" w:ascii="Calibri" w:hAnsi="Calibri"/>
          <w:spacing w:val="-1"/>
        </w:rPr>
        <w:t>ice</w:t>
      </w:r>
      <w:r>
        <w:rPr>
          <w:rFonts w:cs="Calibri" w:ascii="Calibri" w:hAnsi="Calibri"/>
          <w:spacing w:val="-9"/>
        </w:rPr>
        <w:t xml:space="preserve"> </w:t>
      </w:r>
      <w:r>
        <w:rPr>
          <w:rFonts w:cs="Calibri" w:ascii="Calibri" w:hAnsi="Calibri"/>
        </w:rPr>
        <w:t>boot.</w:t>
      </w:r>
    </w:p>
    <w:p>
      <w:pPr>
        <w:pStyle w:val="BodyText"/>
        <w:ind w:start="0" w:end="0"/>
        <w:rPr>
          <w:rFonts w:ascii="Calibri" w:hAnsi="Calibri" w:cs="Arial"/>
        </w:rPr>
      </w:pPr>
      <w:r>
        <w:rPr>
          <w:rFonts w:cs="Calibri" w:ascii="Calibri" w:hAnsi="Calibri"/>
          <w:spacing w:val="-2"/>
        </w:rPr>
        <w:t>Te</w:t>
      </w:r>
      <w:r>
        <w:rPr>
          <w:rFonts w:cs="Calibri" w:ascii="Calibri" w:hAnsi="Calibri"/>
          <w:spacing w:val="-1"/>
        </w:rPr>
        <w:t>st</w:t>
      </w:r>
      <w:r>
        <w:rPr>
          <w:rFonts w:cs="Calibri" w:ascii="Calibri" w:hAnsi="Calibri"/>
          <w:spacing w:val="-2"/>
        </w:rPr>
        <w:t xml:space="preserve"> </w:t>
      </w:r>
      <w:r>
        <w:rPr>
          <w:rFonts w:cs="Calibri" w:ascii="Calibri" w:hAnsi="Calibri"/>
          <w:spacing w:val="-1"/>
        </w:rPr>
        <w:t xml:space="preserve">propeller </w:t>
      </w:r>
      <w:r>
        <w:rPr>
          <w:rFonts w:cs="Calibri" w:ascii="Calibri" w:hAnsi="Calibri"/>
        </w:rPr>
        <w:t>de-icing</w:t>
      </w:r>
      <w:r>
        <w:rPr>
          <w:rFonts w:cs="Calibri" w:ascii="Calibri" w:hAnsi="Calibri"/>
          <w:spacing w:val="-1"/>
        </w:rPr>
        <w:t xml:space="preserve"> system.</w:t>
      </w:r>
    </w:p>
    <w:p>
      <w:pPr>
        <w:pStyle w:val="BodyText"/>
        <w:ind w:start="0" w:end="0"/>
        <w:rPr>
          <w:rFonts w:ascii="Calibri" w:hAnsi="Calibri" w:cs="Calibri"/>
          <w:spacing w:val="49"/>
          <w:w w:val="103"/>
        </w:rPr>
      </w:pPr>
      <w:r>
        <w:rPr>
          <w:rFonts w:cs="Calibri" w:ascii="Calibri" w:hAnsi="Calibri"/>
          <w:spacing w:val="-1"/>
        </w:rPr>
        <w:t>Inspect/test</w:t>
      </w:r>
      <w:r>
        <w:rPr>
          <w:rFonts w:cs="Calibri" w:ascii="Calibri" w:hAnsi="Calibri"/>
          <w:spacing w:val="5"/>
        </w:rPr>
        <w:t xml:space="preserve"> </w:t>
      </w:r>
      <w:r>
        <w:rPr>
          <w:rFonts w:cs="Calibri" w:ascii="Calibri" w:hAnsi="Calibri"/>
        </w:rPr>
        <w:t>wing</w:t>
      </w:r>
      <w:r>
        <w:rPr>
          <w:rFonts w:cs="Calibri" w:ascii="Calibri" w:hAnsi="Calibri"/>
          <w:spacing w:val="6"/>
        </w:rPr>
        <w:t xml:space="preserve"> </w:t>
      </w:r>
      <w:r>
        <w:rPr>
          <w:rFonts w:cs="Calibri" w:ascii="Calibri" w:hAnsi="Calibri"/>
          <w:spacing w:val="-1"/>
        </w:rPr>
        <w:t>le</w:t>
      </w:r>
      <w:r>
        <w:rPr>
          <w:rFonts w:cs="Calibri" w:ascii="Calibri" w:hAnsi="Calibri"/>
          <w:spacing w:val="-2"/>
        </w:rPr>
        <w:t>ading</w:t>
      </w:r>
      <w:r>
        <w:rPr>
          <w:rFonts w:cs="Calibri" w:ascii="Calibri" w:hAnsi="Calibri"/>
          <w:spacing w:val="5"/>
        </w:rPr>
        <w:t xml:space="preserve"> </w:t>
      </w:r>
      <w:r>
        <w:rPr>
          <w:rFonts w:cs="Calibri" w:ascii="Calibri" w:hAnsi="Calibri"/>
          <w:spacing w:val="-1"/>
        </w:rPr>
        <w:t>edge</w:t>
      </w:r>
      <w:r>
        <w:rPr>
          <w:rFonts w:cs="Calibri" w:ascii="Calibri" w:hAnsi="Calibri"/>
          <w:spacing w:val="6"/>
        </w:rPr>
        <w:t xml:space="preserve"> </w:t>
      </w:r>
      <w:r>
        <w:rPr>
          <w:rFonts w:cs="Calibri" w:ascii="Calibri" w:hAnsi="Calibri"/>
        </w:rPr>
        <w:t>de-icer</w:t>
      </w:r>
      <w:r>
        <w:rPr>
          <w:rFonts w:cs="Calibri" w:ascii="Calibri" w:hAnsi="Calibri"/>
          <w:spacing w:val="5"/>
        </w:rPr>
        <w:t xml:space="preserve"> </w:t>
      </w:r>
      <w:r>
        <w:rPr>
          <w:rFonts w:cs="Calibri" w:ascii="Calibri" w:hAnsi="Calibri"/>
          <w:spacing w:val="-1"/>
        </w:rPr>
        <w:t>boot.</w:t>
      </w:r>
    </w:p>
    <w:p>
      <w:pPr>
        <w:pStyle w:val="BodyText"/>
        <w:ind w:start="0" w:end="0"/>
        <w:rPr>
          <w:rFonts w:ascii="Calibri" w:hAnsi="Calibri" w:cs="Arial"/>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39"/>
          <w:lang w:val="fr-FR"/>
        </w:rPr>
        <w:t xml:space="preserve"> </w:t>
      </w:r>
      <w:r>
        <w:rPr>
          <w:rFonts w:cs="Calibri" w:ascii="Calibri" w:hAnsi="Calibri"/>
          <w:spacing w:val="-2"/>
          <w:lang w:val="fr-FR"/>
        </w:rPr>
        <w:t>an</w:t>
      </w:r>
      <w:r>
        <w:rPr>
          <w:rFonts w:cs="Calibri" w:ascii="Calibri" w:hAnsi="Calibri"/>
          <w:spacing w:val="-1"/>
          <w:lang w:val="fr-FR"/>
        </w:rPr>
        <w:t>ti-ice/de</w:t>
      </w:r>
      <w:r>
        <w:rPr>
          <w:rFonts w:cs="Calibri" w:ascii="Calibri" w:hAnsi="Calibri"/>
          <w:spacing w:val="-2"/>
          <w:lang w:val="fr-FR"/>
        </w:rPr>
        <w:t>-</w:t>
      </w:r>
      <w:r>
        <w:rPr>
          <w:rFonts w:cs="Calibri" w:ascii="Calibri" w:hAnsi="Calibri"/>
          <w:spacing w:val="-1"/>
          <w:lang w:val="fr-FR"/>
        </w:rPr>
        <w:t>ice</w:t>
      </w:r>
      <w:r>
        <w:rPr>
          <w:rFonts w:cs="Calibri" w:ascii="Calibri" w:hAnsi="Calibri"/>
          <w:spacing w:val="-38"/>
          <w:lang w:val="fr-FR"/>
        </w:rPr>
        <w:t xml:space="preserve"> </w:t>
      </w:r>
      <w:r>
        <w:rPr>
          <w:rFonts w:cs="Calibri" w:ascii="Calibri" w:hAnsi="Calibri"/>
          <w:spacing w:val="-2"/>
          <w:lang w:val="fr-FR"/>
        </w:rPr>
        <w:t>va</w:t>
      </w:r>
      <w:r>
        <w:rPr>
          <w:rFonts w:cs="Calibri" w:ascii="Calibri" w:hAnsi="Calibri"/>
          <w:spacing w:val="-1"/>
          <w:lang w:val="fr-FR"/>
        </w:rPr>
        <w:t>lve.</w:t>
      </w:r>
    </w:p>
    <w:p>
      <w:pPr>
        <w:pStyle w:val="BodyText"/>
        <w:ind w:start="0" w:end="0"/>
        <w:rPr>
          <w:rFonts w:ascii="Calibri" w:hAnsi="Calibri" w:cs="Arial"/>
        </w:rPr>
      </w:pPr>
      <w:r>
        <w:rPr>
          <w:rFonts w:cs="Calibri" w:ascii="Calibri" w:hAnsi="Calibri"/>
          <w:spacing w:val="-1"/>
        </w:rPr>
        <w:t>Install</w:t>
      </w:r>
      <w:r>
        <w:rPr>
          <w:rFonts w:cs="Calibri" w:ascii="Calibri" w:hAnsi="Calibri"/>
          <w:spacing w:val="16"/>
        </w:rPr>
        <w:t xml:space="preserve"> </w:t>
      </w:r>
      <w:r>
        <w:rPr>
          <w:rFonts w:cs="Calibri" w:ascii="Calibri" w:hAnsi="Calibri"/>
          <w:spacing w:val="-1"/>
        </w:rPr>
        <w:t>wiper</w:t>
      </w:r>
      <w:r>
        <w:rPr>
          <w:rFonts w:cs="Calibri" w:ascii="Calibri" w:hAnsi="Calibri"/>
          <w:spacing w:val="16"/>
        </w:rPr>
        <w:t xml:space="preserve"> </w:t>
      </w:r>
      <w:r>
        <w:rPr>
          <w:rFonts w:cs="Calibri" w:ascii="Calibri" w:hAnsi="Calibri"/>
        </w:rPr>
        <w:t>motor.</w:t>
      </w:r>
    </w:p>
    <w:p>
      <w:pPr>
        <w:pStyle w:val="BodyText"/>
        <w:ind w:start="0" w:end="0"/>
        <w:rPr>
          <w:rFonts w:ascii="Calibri" w:hAnsi="Calibri" w:cs="Arial"/>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1"/>
        </w:rPr>
        <w:t xml:space="preserve"> </w:t>
      </w:r>
      <w:r>
        <w:rPr>
          <w:rFonts w:cs="Calibri" w:ascii="Calibri" w:hAnsi="Calibri"/>
          <w:spacing w:val="-1"/>
        </w:rPr>
        <w:t>of</w:t>
      </w:r>
      <w:r>
        <w:rPr>
          <w:rFonts w:cs="Calibri" w:ascii="Calibri" w:hAnsi="Calibri"/>
          <w:spacing w:val="1"/>
        </w:rPr>
        <w:t xml:space="preserve"> </w:t>
      </w:r>
      <w:r>
        <w:rPr>
          <w:rFonts w:cs="Calibri" w:ascii="Calibri" w:hAnsi="Calibri"/>
        </w:rPr>
        <w:t>systems.</w:t>
      </w:r>
    </w:p>
    <w:p>
      <w:pPr>
        <w:pStyle w:val="BodyText"/>
        <w:ind w:start="0" w:end="0"/>
        <w:rPr>
          <w:rFonts w:ascii="Calibri" w:hAnsi="Calibri" w:cs="Calibri"/>
          <w:spacing w:val="51"/>
          <w:w w:val="99"/>
        </w:rPr>
      </w:pPr>
      <w:r>
        <w:rPr>
          <w:rFonts w:cs="Calibri" w:ascii="Calibri" w:hAnsi="Calibri"/>
        </w:rPr>
        <w:t>Operational</w:t>
      </w:r>
      <w:r>
        <w:rPr>
          <w:rFonts w:cs="Calibri" w:ascii="Calibri" w:hAnsi="Calibri"/>
          <w:spacing w:val="6"/>
        </w:rPr>
        <w:t xml:space="preserve"> </w:t>
      </w:r>
      <w:r>
        <w:rPr>
          <w:rFonts w:cs="Calibri" w:ascii="Calibri" w:hAnsi="Calibri"/>
          <w:spacing w:val="-1"/>
        </w:rPr>
        <w:t>test</w:t>
      </w:r>
      <w:r>
        <w:rPr>
          <w:rFonts w:cs="Calibri" w:ascii="Calibri" w:hAnsi="Calibri"/>
          <w:spacing w:val="7"/>
        </w:rPr>
        <w:t xml:space="preserve"> </w:t>
      </w:r>
      <w:r>
        <w:rPr>
          <w:rFonts w:cs="Calibri" w:ascii="Calibri" w:hAnsi="Calibri"/>
        </w:rPr>
        <w:t>of</w:t>
      </w:r>
      <w:r>
        <w:rPr>
          <w:rFonts w:cs="Calibri" w:ascii="Calibri" w:hAnsi="Calibri"/>
          <w:spacing w:val="6"/>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pitot-probe</w:t>
      </w:r>
      <w:r>
        <w:rPr>
          <w:rFonts w:cs="Calibri" w:ascii="Calibri" w:hAnsi="Calibri"/>
          <w:spacing w:val="5"/>
        </w:rPr>
        <w:t xml:space="preserve"> </w:t>
      </w:r>
      <w:r>
        <w:rPr>
          <w:rFonts w:cs="Calibri" w:ascii="Calibri" w:hAnsi="Calibri"/>
        </w:rPr>
        <w:t>ice</w:t>
      </w:r>
      <w:r>
        <w:rPr>
          <w:rFonts w:cs="Calibri" w:ascii="Calibri" w:hAnsi="Calibri"/>
          <w:spacing w:val="5"/>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TAT</w:t>
      </w:r>
      <w:r>
        <w:rPr>
          <w:rFonts w:cs="Calibri" w:ascii="Calibri" w:hAnsi="Calibri"/>
          <w:spacing w:val="1"/>
        </w:rPr>
        <w:t xml:space="preserve"> </w:t>
      </w:r>
      <w:r>
        <w:rPr>
          <w:rFonts w:cs="Calibri" w:ascii="Calibri" w:hAnsi="Calibri"/>
        </w:rPr>
        <w:t>ice</w:t>
      </w:r>
      <w:r>
        <w:rPr>
          <w:rFonts w:cs="Calibri" w:ascii="Calibri" w:hAnsi="Calibri"/>
          <w:spacing w:val="1"/>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0"/>
        </w:rPr>
        <w:t xml:space="preserve"> </w:t>
      </w:r>
      <w:r>
        <w:rPr>
          <w:rFonts w:cs="Calibri" w:ascii="Calibri" w:hAnsi="Calibri"/>
          <w:spacing w:val="-1"/>
        </w:rPr>
        <w:t>test</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spacing w:val="-1"/>
        </w:rPr>
        <w:t>the</w:t>
      </w:r>
      <w:r>
        <w:rPr>
          <w:rFonts w:cs="Calibri" w:ascii="Calibri" w:hAnsi="Calibri"/>
          <w:spacing w:val="9"/>
        </w:rPr>
        <w:t xml:space="preserve"> </w:t>
      </w:r>
      <w:r>
        <w:rPr>
          <w:rFonts w:cs="Calibri" w:ascii="Calibri" w:hAnsi="Calibri"/>
        </w:rPr>
        <w:t>wing</w:t>
      </w:r>
      <w:r>
        <w:rPr>
          <w:rFonts w:cs="Calibri" w:ascii="Calibri" w:hAnsi="Calibri"/>
          <w:spacing w:val="10"/>
        </w:rPr>
        <w:t xml:space="preserve"> </w:t>
      </w:r>
      <w:r>
        <w:rPr>
          <w:rFonts w:cs="Calibri" w:ascii="Calibri" w:hAnsi="Calibri"/>
        </w:rPr>
        <w:t>ice</w:t>
      </w:r>
      <w:r>
        <w:rPr>
          <w:rFonts w:cs="Calibri" w:ascii="Calibri" w:hAnsi="Calibri"/>
          <w:spacing w:val="10"/>
        </w:rPr>
        <w:t xml:space="preserve"> </w:t>
      </w:r>
      <w:r>
        <w:rPr>
          <w:rFonts w:cs="Calibri" w:ascii="Calibri" w:hAnsi="Calibri"/>
          <w:spacing w:val="-1"/>
        </w:rPr>
        <w:t>protection</w:t>
      </w:r>
      <w:r>
        <w:rPr>
          <w:rFonts w:cs="Calibri" w:ascii="Calibri" w:hAnsi="Calibri"/>
          <w:spacing w:val="11"/>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rPr>
        <w:t>Operational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3"/>
        </w:rPr>
        <w:t xml:space="preserve"> </w:t>
      </w:r>
      <w:r>
        <w:rPr>
          <w:rFonts w:cs="Calibri" w:ascii="Calibri" w:hAnsi="Calibri"/>
        </w:rPr>
        <w:t>the</w:t>
      </w:r>
      <w:r>
        <w:rPr>
          <w:rFonts w:cs="Calibri" w:ascii="Calibri" w:hAnsi="Calibri"/>
          <w:spacing w:val="-13"/>
        </w:rPr>
        <w:t xml:space="preserve"> </w:t>
      </w:r>
      <w:r>
        <w:rPr>
          <w:rFonts w:cs="Calibri" w:ascii="Calibri" w:hAnsi="Calibri"/>
          <w:spacing w:val="-1"/>
        </w:rPr>
        <w:t>engine</w:t>
      </w:r>
      <w:r>
        <w:rPr>
          <w:rFonts w:cs="Calibri" w:ascii="Calibri" w:hAnsi="Calibri"/>
          <w:spacing w:val="-11"/>
        </w:rPr>
        <w:t xml:space="preserve"> </w:t>
      </w:r>
      <w:r>
        <w:rPr>
          <w:rFonts w:cs="Calibri" w:ascii="Calibri" w:hAnsi="Calibri"/>
          <w:spacing w:val="-2"/>
        </w:rPr>
        <w:t>air-in</w:t>
      </w:r>
      <w:r>
        <w:rPr>
          <w:rFonts w:cs="Calibri" w:ascii="Calibri" w:hAnsi="Calibri"/>
          <w:spacing w:val="-1"/>
        </w:rPr>
        <w:t>take</w:t>
      </w:r>
      <w:r>
        <w:rPr>
          <w:rFonts w:cs="Calibri" w:ascii="Calibri" w:hAnsi="Calibri"/>
          <w:spacing w:val="-12"/>
        </w:rPr>
        <w:t xml:space="preserve"> </w:t>
      </w:r>
      <w:r>
        <w:rPr>
          <w:rFonts w:cs="Calibri" w:ascii="Calibri" w:hAnsi="Calibri"/>
        </w:rPr>
        <w:t>ice</w:t>
      </w:r>
      <w:r>
        <w:rPr>
          <w:rFonts w:cs="Calibri" w:ascii="Calibri" w:hAnsi="Calibri"/>
          <w:spacing w:val="-14"/>
        </w:rPr>
        <w:t xml:space="preserve"> </w:t>
      </w:r>
      <w:r>
        <w:rPr>
          <w:rFonts w:cs="Calibri" w:ascii="Calibri" w:hAnsi="Calibri"/>
        </w:rPr>
        <w:t>protection</w:t>
      </w:r>
      <w:r>
        <w:rPr>
          <w:rFonts w:cs="Calibri" w:ascii="Calibri" w:hAnsi="Calibri"/>
          <w:spacing w:val="-14"/>
        </w:rPr>
        <w:t xml:space="preserve"> </w:t>
      </w:r>
      <w:r>
        <w:rPr>
          <w:rFonts w:cs="Calibri" w:ascii="Calibri" w:hAnsi="Calibri"/>
        </w:rPr>
        <w:t>(with</w:t>
      </w:r>
      <w:r>
        <w:rPr>
          <w:rFonts w:cs="Calibri" w:ascii="Calibri" w:hAnsi="Calibri"/>
          <w:spacing w:val="-13"/>
        </w:rPr>
        <w:t xml:space="preserve"> </w:t>
      </w:r>
      <w:r>
        <w:rPr>
          <w:rFonts w:cs="Calibri" w:ascii="Calibri" w:hAnsi="Calibri"/>
        </w:rPr>
        <w:t>engines</w:t>
      </w:r>
      <w:r>
        <w:rPr>
          <w:rFonts w:cs="Calibri" w:ascii="Calibri" w:hAnsi="Calibri"/>
          <w:spacing w:val="-14"/>
        </w:rPr>
        <w:t xml:space="preserve"> </w:t>
      </w:r>
      <w:r>
        <w:rPr>
          <w:rFonts w:cs="Calibri" w:ascii="Calibri" w:hAnsi="Calibri"/>
        </w:rPr>
        <w:t>in</w:t>
      </w:r>
      <w:r>
        <w:rPr>
          <w:rFonts w:cs="Calibri" w:ascii="Calibri" w:hAnsi="Calibri"/>
          <w:spacing w:val="25"/>
          <w:w w:val="99"/>
        </w:rPr>
        <w:t xml:space="preserve"> </w:t>
      </w:r>
      <w:r>
        <w:rPr>
          <w:rFonts w:cs="Calibri" w:ascii="Calibri" w:hAnsi="Calibri"/>
          <w:spacing w:val="-1"/>
        </w:rPr>
        <w:t>operation</w:t>
      </w:r>
      <w:r>
        <w:rPr>
          <w:rFonts w:cs="Calibri" w:ascii="Calibri" w:hAnsi="Calibri"/>
          <w:spacing w:val="-2"/>
        </w:rPr>
        <w:t>).</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Heading8"/>
        <w:ind w:start="0" w:end="0"/>
        <w:rPr>
          <w:rFonts w:ascii="Calibri" w:hAnsi="Calibri" w:cs="Calibri"/>
          <w:spacing w:val="-2"/>
          <w:w w:val="105"/>
        </w:rPr>
      </w:pPr>
      <w:r>
        <w:rPr>
          <w:rFonts w:cs="Calibri" w:ascii="Calibri" w:hAnsi="Calibri"/>
          <w:spacing w:val="-2"/>
          <w:w w:val="105"/>
        </w:rPr>
      </w:r>
    </w:p>
    <w:p>
      <w:pPr>
        <w:pStyle w:val="Heading8"/>
        <w:ind w:start="0" w:end="0"/>
        <w:rPr>
          <w:rFonts w:ascii="Calibri" w:hAnsi="Calibri" w:cs="Calibri"/>
          <w:b w:val="false"/>
          <w:bCs w:val="false"/>
        </w:rPr>
      </w:pPr>
      <w:r>
        <w:rPr>
          <w:rFonts w:cs="Calibri" w:ascii="Calibri" w:hAnsi="Calibri"/>
          <w:spacing w:val="-2"/>
          <w:w w:val="105"/>
        </w:rPr>
        <w:t>Indicating/record</w:t>
      </w:r>
      <w:r>
        <w:rPr>
          <w:rFonts w:cs="Calibri" w:ascii="Calibri" w:hAnsi="Calibri"/>
          <w:spacing w:val="-1"/>
          <w:w w:val="105"/>
        </w:rPr>
        <w:t>ing</w:t>
      </w:r>
      <w:r>
        <w:rPr>
          <w:rFonts w:cs="Calibri" w:ascii="Calibri" w:hAnsi="Calibri"/>
          <w:spacing w:val="-34"/>
          <w:w w:val="105"/>
        </w:rPr>
        <w:t xml:space="preserve"> </w:t>
      </w:r>
      <w:r>
        <w:rPr>
          <w:rFonts w:cs="Calibri" w:ascii="Calibri" w:hAnsi="Calibri"/>
          <w:spacing w:val="-1"/>
          <w:w w:val="105"/>
        </w:rPr>
        <w:t>systems</w:t>
      </w:r>
    </w:p>
    <w:p>
      <w:pPr>
        <w:pStyle w:val="BodyText"/>
        <w:ind w:start="0" w:end="0"/>
        <w:rPr>
          <w:rFonts w:ascii="Calibri" w:hAnsi="Calibri" w:cs="Calibri"/>
          <w:spacing w:val="25"/>
          <w:w w:val="92"/>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rPr>
        <w:t>flight</w:t>
      </w:r>
      <w:r>
        <w:rPr>
          <w:rFonts w:cs="Calibri" w:ascii="Calibri" w:hAnsi="Calibri"/>
          <w:spacing w:val="-20"/>
        </w:rPr>
        <w:t xml:space="preserve"> </w:t>
      </w:r>
      <w:r>
        <w:rPr>
          <w:rFonts w:cs="Calibri" w:ascii="Calibri" w:hAnsi="Calibri"/>
        </w:rPr>
        <w:t>data</w:t>
      </w:r>
      <w:r>
        <w:rPr>
          <w:rFonts w:cs="Calibri" w:ascii="Calibri" w:hAnsi="Calibri"/>
          <w:spacing w:val="-20"/>
        </w:rPr>
        <w:t xml:space="preserve"> </w:t>
      </w:r>
      <w:r>
        <w:rPr>
          <w:rFonts w:cs="Calibri" w:ascii="Calibri" w:hAnsi="Calibri"/>
          <w:spacing w:val="-1"/>
        </w:rPr>
        <w:t>recorder</w:t>
      </w:r>
      <w:r>
        <w:rPr>
          <w:rFonts w:cs="Calibri" w:ascii="Calibri" w:hAnsi="Calibri"/>
          <w:spacing w:val="-20"/>
        </w:rPr>
        <w:t xml:space="preserve"> </w:t>
      </w:r>
      <w:r>
        <w:rPr>
          <w:rFonts w:cs="Calibri" w:ascii="Calibri" w:hAnsi="Calibri"/>
        </w:rPr>
        <w:t>(FDR).</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cockpit</w:t>
      </w:r>
      <w:r>
        <w:rPr>
          <w:rFonts w:cs="Calibri" w:ascii="Calibri" w:hAnsi="Calibri"/>
          <w:spacing w:val="-11"/>
        </w:rPr>
        <w:t xml:space="preserve"> </w:t>
      </w:r>
      <w:r>
        <w:rPr>
          <w:rFonts w:cs="Calibri" w:ascii="Calibri" w:hAnsi="Calibri"/>
        </w:rPr>
        <w:t>voice</w:t>
      </w:r>
      <w:r>
        <w:rPr>
          <w:rFonts w:cs="Calibri" w:ascii="Calibri" w:hAnsi="Calibri"/>
          <w:spacing w:val="-11"/>
        </w:rPr>
        <w:t xml:space="preserve"> </w:t>
      </w:r>
      <w:r>
        <w:rPr>
          <w:rFonts w:cs="Calibri" w:ascii="Calibri" w:hAnsi="Calibri"/>
        </w:rPr>
        <w:t>recorder.</w:t>
      </w:r>
    </w:p>
    <w:p>
      <w:pPr>
        <w:pStyle w:val="BodyText"/>
        <w:ind w:start="0" w:end="0"/>
        <w:rPr>
          <w:rFonts w:ascii="Calibri" w:hAnsi="Calibri" w:cs="Arial"/>
        </w:rPr>
      </w:pPr>
      <w:r>
        <w:rPr>
          <w:rFonts w:cs="Calibri" w:ascii="Calibri" w:hAnsi="Calibri"/>
          <w:spacing w:val="-2"/>
        </w:rPr>
        <w:t>Replac</w:t>
      </w:r>
      <w:r>
        <w:rPr>
          <w:rFonts w:cs="Calibri" w:ascii="Calibri" w:hAnsi="Calibri"/>
          <w:spacing w:val="-1"/>
        </w:rPr>
        <w:t>e</w:t>
      </w:r>
      <w:r>
        <w:rPr>
          <w:rFonts w:cs="Calibri" w:ascii="Calibri" w:hAnsi="Calibri"/>
          <w:spacing w:val="-32"/>
        </w:rPr>
        <w:t xml:space="preserve"> </w:t>
      </w:r>
      <w:r>
        <w:rPr>
          <w:rFonts w:cs="Calibri" w:ascii="Calibri" w:hAnsi="Calibri"/>
          <w:spacing w:val="-1"/>
        </w:rPr>
        <w:t>clock.</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master</w:t>
      </w:r>
      <w:r>
        <w:rPr>
          <w:rFonts w:cs="Calibri" w:ascii="Calibri" w:hAnsi="Calibri"/>
          <w:spacing w:val="-4"/>
        </w:rPr>
        <w:t xml:space="preserve"> </w:t>
      </w:r>
      <w:r>
        <w:rPr>
          <w:rFonts w:cs="Calibri" w:ascii="Calibri" w:hAnsi="Calibri"/>
          <w:spacing w:val="-2"/>
        </w:rPr>
        <w:t>cau</w:t>
      </w:r>
      <w:r>
        <w:rPr>
          <w:rFonts w:cs="Calibri" w:ascii="Calibri" w:hAnsi="Calibri"/>
          <w:spacing w:val="-1"/>
        </w:rPr>
        <w:t>tion</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w w:val="99"/>
        </w:rPr>
      </w:pPr>
      <w:r>
        <w:rPr>
          <w:rFonts w:cs="Calibri" w:ascii="Calibri" w:hAnsi="Calibri"/>
        </w:rPr>
        <w:t>Perform</w:t>
      </w:r>
      <w:r>
        <w:rPr>
          <w:rFonts w:cs="Calibri" w:ascii="Calibri" w:hAnsi="Calibri"/>
          <w:spacing w:val="-4"/>
        </w:rPr>
        <w:t xml:space="preserve"> </w:t>
      </w:r>
      <w:r>
        <w:rPr>
          <w:rFonts w:cs="Calibri" w:ascii="Calibri" w:hAnsi="Calibri"/>
        </w:rPr>
        <w:t>flight</w:t>
      </w:r>
      <w:r>
        <w:rPr>
          <w:rFonts w:cs="Calibri" w:ascii="Calibri" w:hAnsi="Calibri"/>
          <w:spacing w:val="-4"/>
        </w:rPr>
        <w:t xml:space="preserve"> </w:t>
      </w:r>
      <w:r>
        <w:rPr>
          <w:rFonts w:cs="Calibri" w:ascii="Calibri" w:hAnsi="Calibri"/>
        </w:rPr>
        <w:t>data</w:t>
      </w:r>
      <w:r>
        <w:rPr>
          <w:rFonts w:cs="Calibri" w:ascii="Calibri" w:hAnsi="Calibri"/>
          <w:spacing w:val="-6"/>
        </w:rPr>
        <w:t xml:space="preserve"> </w:t>
      </w:r>
      <w:r>
        <w:rPr>
          <w:rFonts w:cs="Calibri" w:ascii="Calibri" w:hAnsi="Calibri"/>
        </w:rPr>
        <w:t>recorder</w:t>
      </w:r>
      <w:r>
        <w:rPr>
          <w:rFonts w:cs="Calibri" w:ascii="Calibri" w:hAnsi="Calibri"/>
          <w:spacing w:val="-4"/>
        </w:rPr>
        <w:t xml:space="preserve"> </w:t>
      </w:r>
      <w:r>
        <w:rPr>
          <w:rFonts w:cs="Calibri" w:ascii="Calibri" w:hAnsi="Calibri"/>
        </w:rPr>
        <w:t>data</w:t>
      </w:r>
      <w:r>
        <w:rPr>
          <w:rFonts w:cs="Calibri" w:ascii="Calibri" w:hAnsi="Calibri"/>
          <w:spacing w:val="-4"/>
        </w:rPr>
        <w:t xml:space="preserve"> </w:t>
      </w:r>
      <w:r>
        <w:rPr>
          <w:rFonts w:cs="Calibri" w:ascii="Calibri" w:hAnsi="Calibri"/>
        </w:rPr>
        <w:t>retrieval.</w:t>
      </w:r>
    </w:p>
    <w:p>
      <w:pPr>
        <w:pStyle w:val="BodyText"/>
        <w:ind w:start="0" w:end="0"/>
        <w:rPr>
          <w:rFonts w:ascii="Calibri" w:hAnsi="Calibri" w:cs="Arial"/>
        </w:rPr>
      </w:pPr>
      <w:r>
        <w:rPr>
          <w:rFonts w:cs="Calibri" w:ascii="Calibri" w:hAnsi="Calibri"/>
          <w:spacing w:val="-1"/>
        </w:rPr>
        <w:t>Implement</w:t>
      </w:r>
      <w:r>
        <w:rPr>
          <w:rFonts w:cs="Calibri" w:ascii="Calibri" w:hAnsi="Calibri"/>
          <w:spacing w:val="-6"/>
        </w:rPr>
        <w:t xml:space="preserve"> </w:t>
      </w:r>
      <w:r>
        <w:rPr>
          <w:rFonts w:cs="Calibri" w:ascii="Calibri" w:hAnsi="Calibri"/>
        </w:rPr>
        <w:t>ESD</w:t>
      </w:r>
      <w:r>
        <w:rPr>
          <w:rFonts w:cs="Calibri" w:ascii="Calibri" w:hAnsi="Calibri"/>
          <w:spacing w:val="-5"/>
        </w:rPr>
        <w:t xml:space="preserve"> </w:t>
      </w:r>
      <w:r>
        <w:rPr>
          <w:rFonts w:cs="Calibri" w:ascii="Calibri" w:hAnsi="Calibri"/>
          <w:spacing w:val="-1"/>
        </w:rPr>
        <w:t>procedures.</w:t>
      </w:r>
    </w:p>
    <w:p>
      <w:pPr>
        <w:pStyle w:val="BodyText"/>
        <w:ind w:start="0" w:end="0"/>
        <w:rPr>
          <w:rFonts w:ascii="Calibri" w:hAnsi="Calibri" w:cs="Calibri"/>
          <w:w w:val="101"/>
        </w:rPr>
      </w:pPr>
      <w:r>
        <w:rPr>
          <w:rFonts w:cs="Calibri" w:ascii="Calibri" w:hAnsi="Calibri"/>
        </w:rPr>
        <w:t>Inspect</w:t>
      </w:r>
      <w:r>
        <w:rPr>
          <w:rFonts w:cs="Calibri" w:ascii="Calibri" w:hAnsi="Calibri"/>
          <w:spacing w:val="1"/>
        </w:rPr>
        <w:t xml:space="preserve"> </w:t>
      </w:r>
      <w:r>
        <w:rPr>
          <w:rFonts w:cs="Calibri" w:ascii="Calibri" w:hAnsi="Calibri"/>
        </w:rPr>
        <w:t>for</w:t>
      </w:r>
      <w:r>
        <w:rPr>
          <w:rFonts w:cs="Calibri" w:ascii="Calibri" w:hAnsi="Calibri"/>
          <w:spacing w:val="2"/>
        </w:rPr>
        <w:t xml:space="preserve"> </w:t>
      </w:r>
      <w:r>
        <w:rPr>
          <w:rFonts w:cs="Calibri" w:ascii="Calibri" w:hAnsi="Calibri"/>
        </w:rPr>
        <w:t>HIRF</w:t>
      </w:r>
      <w:r>
        <w:rPr>
          <w:rFonts w:cs="Calibri" w:ascii="Calibri" w:hAnsi="Calibri"/>
          <w:spacing w:val="2"/>
        </w:rPr>
        <w:t xml:space="preserve"> </w:t>
      </w:r>
      <w:r>
        <w:rPr>
          <w:rFonts w:cs="Calibri" w:ascii="Calibri" w:hAnsi="Calibri"/>
        </w:rPr>
        <w:t>requirements.</w:t>
      </w:r>
    </w:p>
    <w:p>
      <w:pPr>
        <w:pStyle w:val="BodyText"/>
        <w:ind w:start="0" w:end="0"/>
        <w:rPr>
          <w:rFonts w:ascii="Calibri" w:hAnsi="Calibri" w:cs="Arial"/>
        </w:rPr>
      </w:pPr>
      <w:r>
        <w:rPr>
          <w:rFonts w:cs="Calibri" w:ascii="Calibri" w:hAnsi="Calibri"/>
          <w:spacing w:val="-1"/>
        </w:rPr>
        <w:t>Start/stop</w:t>
      </w:r>
      <w:r>
        <w:rPr>
          <w:rFonts w:cs="Calibri" w:ascii="Calibri" w:hAnsi="Calibri"/>
          <w:spacing w:val="-16"/>
        </w:rPr>
        <w:t xml:space="preserve"> </w:t>
      </w:r>
      <w:r>
        <w:rPr>
          <w:rFonts w:cs="Calibri" w:ascii="Calibri" w:hAnsi="Calibri"/>
        </w:rPr>
        <w:t>EIS</w:t>
      </w:r>
      <w:r>
        <w:rPr>
          <w:rFonts w:cs="Calibri" w:ascii="Calibri" w:hAnsi="Calibri"/>
          <w:spacing w:val="-16"/>
        </w:rPr>
        <w:t xml:space="preserve"> </w:t>
      </w:r>
      <w:r>
        <w:rPr>
          <w:rFonts w:cs="Calibri" w:ascii="Calibri" w:hAnsi="Calibri"/>
          <w:spacing w:val="-1"/>
        </w:rPr>
        <w:t>procedure.</w:t>
      </w:r>
    </w:p>
    <w:p>
      <w:pPr>
        <w:pStyle w:val="BodyText"/>
        <w:ind w:start="0" w:end="0"/>
        <w:rPr>
          <w:rFonts w:ascii="Calibri" w:hAnsi="Calibri" w:cs="Arial"/>
        </w:rPr>
      </w:pPr>
      <w:r>
        <w:rPr>
          <w:rFonts w:cs="Calibri" w:ascii="Calibri" w:hAnsi="Calibri"/>
          <w:w w:val="105"/>
        </w:rPr>
        <w:t>Bite</w:t>
      </w:r>
      <w:r>
        <w:rPr>
          <w:rFonts w:cs="Calibri" w:ascii="Calibri" w:hAnsi="Calibri"/>
          <w:spacing w:val="-22"/>
          <w:w w:val="105"/>
        </w:rPr>
        <w:t xml:space="preserve"> </w:t>
      </w:r>
      <w:r>
        <w:rPr>
          <w:rFonts w:cs="Calibri" w:ascii="Calibri" w:hAnsi="Calibri"/>
          <w:w w:val="105"/>
        </w:rPr>
        <w:t>test</w:t>
      </w:r>
      <w:r>
        <w:rPr>
          <w:rFonts w:cs="Calibri" w:ascii="Calibri" w:hAnsi="Calibri"/>
          <w:spacing w:val="-23"/>
          <w:w w:val="105"/>
        </w:rPr>
        <w:t xml:space="preserve"> </w:t>
      </w:r>
      <w:r>
        <w:rPr>
          <w:rFonts w:cs="Calibri" w:ascii="Calibri" w:hAnsi="Calibri"/>
          <w:w w:val="105"/>
        </w:rPr>
        <w:t>of</w:t>
      </w:r>
      <w:r>
        <w:rPr>
          <w:rFonts w:cs="Calibri" w:ascii="Calibri" w:hAnsi="Calibri"/>
          <w:spacing w:val="-22"/>
          <w:w w:val="105"/>
        </w:rPr>
        <w:t xml:space="preserve"> </w:t>
      </w:r>
      <w:r>
        <w:rPr>
          <w:rFonts w:cs="Calibri" w:ascii="Calibri" w:hAnsi="Calibri"/>
          <w:w w:val="105"/>
        </w:rPr>
        <w:t>the</w:t>
      </w:r>
      <w:r>
        <w:rPr>
          <w:rFonts w:cs="Calibri" w:ascii="Calibri" w:hAnsi="Calibri"/>
          <w:spacing w:val="-22"/>
          <w:w w:val="105"/>
        </w:rPr>
        <w:t xml:space="preserve"> </w:t>
      </w:r>
      <w:r>
        <w:rPr>
          <w:rFonts w:cs="Calibri" w:ascii="Calibri" w:hAnsi="Calibri"/>
          <w:w w:val="105"/>
        </w:rPr>
        <w:t>CFDIU.</w:t>
      </w:r>
    </w:p>
    <w:p>
      <w:pPr>
        <w:pStyle w:val="BodyText"/>
        <w:ind w:start="0" w:end="0"/>
        <w:rPr>
          <w:rFonts w:ascii="Calibri" w:hAnsi="Calibri" w:cs="Calibri"/>
          <w:spacing w:val="39"/>
          <w:w w:val="99"/>
        </w:rPr>
      </w:pPr>
      <w:r>
        <w:rPr>
          <w:rFonts w:cs="Calibri" w:ascii="Calibri" w:hAnsi="Calibri"/>
          <w:spacing w:val="-2"/>
        </w:rPr>
        <w:t>Groun</w:t>
      </w:r>
      <w:r>
        <w:rPr>
          <w:rFonts w:cs="Calibri" w:ascii="Calibri" w:hAnsi="Calibri"/>
          <w:spacing w:val="-1"/>
        </w:rPr>
        <w:t>d</w:t>
      </w:r>
      <w:r>
        <w:rPr>
          <w:rFonts w:cs="Calibri" w:ascii="Calibri" w:hAnsi="Calibri"/>
          <w:spacing w:val="1"/>
        </w:rPr>
        <w:t xml:space="preserve"> </w:t>
      </w:r>
      <w:r>
        <w:rPr>
          <w:rFonts w:cs="Calibri" w:ascii="Calibri" w:hAnsi="Calibri"/>
          <w:spacing w:val="-2"/>
        </w:rPr>
        <w:t>scann</w:t>
      </w:r>
      <w:r>
        <w:rPr>
          <w:rFonts w:cs="Calibri" w:ascii="Calibri" w:hAnsi="Calibri"/>
          <w:spacing w:val="-1"/>
        </w:rPr>
        <w:t>ing</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2"/>
        </w:rPr>
        <w:t xml:space="preserve"> </w:t>
      </w:r>
      <w:r>
        <w:rPr>
          <w:rFonts w:cs="Calibri" w:ascii="Calibri" w:hAnsi="Calibri"/>
        </w:rPr>
        <w:t>central</w:t>
      </w:r>
      <w:r>
        <w:rPr>
          <w:rFonts w:cs="Calibri" w:ascii="Calibri" w:hAnsi="Calibri"/>
          <w:spacing w:val="2"/>
        </w:rPr>
        <w:t xml:space="preserve"> </w:t>
      </w:r>
      <w:r>
        <w:rPr>
          <w:rFonts w:cs="Calibri" w:ascii="Calibri" w:hAnsi="Calibri"/>
        </w:rPr>
        <w:t>warning</w:t>
      </w:r>
      <w:r>
        <w:rPr>
          <w:rFonts w:cs="Calibri" w:ascii="Calibri" w:hAnsi="Calibri"/>
          <w:spacing w:val="2"/>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Normal"/>
        <w:rPr>
          <w:rFonts w:ascii="Calibri" w:hAnsi="Calibri" w:cs="Arial"/>
        </w:rPr>
      </w:pPr>
      <w:r>
        <w:rPr>
          <w:rFonts w:cs="Arial" w:ascii="Calibri" w:hAnsi="Calibri"/>
        </w:rPr>
      </w:r>
    </w:p>
    <w:p>
      <w:pPr>
        <w:pStyle w:val="Heading8"/>
        <w:ind w:start="0" w:end="0"/>
        <w:rPr>
          <w:rFonts w:ascii="Calibri" w:hAnsi="Calibri" w:cs="Calibri"/>
          <w:b w:val="false"/>
          <w:bCs w:val="false"/>
        </w:rPr>
      </w:pPr>
      <w:r>
        <w:rPr>
          <w:rFonts w:cs="Calibri" w:ascii="Calibri" w:hAnsi="Calibri"/>
          <w:spacing w:val="-2"/>
          <w:w w:val="105"/>
        </w:rPr>
        <w:t>La</w:t>
      </w:r>
      <w:r>
        <w:rPr>
          <w:rFonts w:cs="Calibri" w:ascii="Calibri" w:hAnsi="Calibri"/>
          <w:spacing w:val="-1"/>
          <w:w w:val="105"/>
        </w:rPr>
        <w:t>nding</w:t>
      </w:r>
      <w:r>
        <w:rPr>
          <w:rFonts w:cs="Calibri" w:ascii="Calibri" w:hAnsi="Calibri"/>
          <w:spacing w:val="-18"/>
          <w:w w:val="105"/>
        </w:rPr>
        <w:t xml:space="preserve"> </w:t>
      </w:r>
      <w:r>
        <w:rPr>
          <w:rFonts w:cs="Calibri" w:ascii="Calibri" w:hAnsi="Calibri"/>
          <w:w w:val="105"/>
        </w:rPr>
        <w:t>Gear</w:t>
      </w:r>
    </w:p>
    <w:p>
      <w:pPr>
        <w:pStyle w:val="BodyText"/>
        <w:ind w:start="0" w:end="0"/>
        <w:rPr>
          <w:rFonts w:ascii="Calibri" w:hAnsi="Calibri" w:cs="Calibri"/>
          <w:spacing w:val="29"/>
          <w:w w:val="99"/>
        </w:rPr>
      </w:pPr>
      <w:r>
        <w:rPr>
          <w:rFonts w:cs="Calibri" w:ascii="Calibri" w:hAnsi="Calibri"/>
          <w:spacing w:val="-1"/>
        </w:rPr>
        <w:t>Build</w:t>
      </w:r>
      <w:r>
        <w:rPr>
          <w:rFonts w:cs="Calibri" w:ascii="Calibri" w:hAnsi="Calibri"/>
          <w:spacing w:val="5"/>
        </w:rPr>
        <w:t xml:space="preserve"> </w:t>
      </w:r>
      <w:r>
        <w:rPr>
          <w:rFonts w:cs="Calibri" w:ascii="Calibri" w:hAnsi="Calibri"/>
          <w:spacing w:val="-1"/>
        </w:rPr>
        <w:t>up</w:t>
      </w:r>
      <w:r>
        <w:rPr>
          <w:rFonts w:cs="Calibri" w:ascii="Calibri" w:hAnsi="Calibri"/>
          <w:spacing w:val="6"/>
        </w:rPr>
        <w:t xml:space="preserve"> </w:t>
      </w:r>
      <w:r>
        <w:rPr>
          <w:rFonts w:cs="Calibri" w:ascii="Calibri" w:hAnsi="Calibri"/>
          <w:spacing w:val="-1"/>
        </w:rPr>
        <w:t>wheel.</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main</w:t>
      </w:r>
      <w:r>
        <w:rPr>
          <w:rFonts w:cs="Calibri" w:ascii="Calibri" w:hAnsi="Calibri"/>
          <w:spacing w:val="-5"/>
        </w:rPr>
        <w:t xml:space="preserve"> </w:t>
      </w:r>
      <w:r>
        <w:rPr>
          <w:rFonts w:cs="Calibri" w:ascii="Calibri" w:hAnsi="Calibri"/>
        </w:rPr>
        <w:t>wheel.</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nose</w:t>
      </w:r>
      <w:r>
        <w:rPr>
          <w:rFonts w:cs="Calibri" w:ascii="Calibri" w:hAnsi="Calibri"/>
          <w:spacing w:val="-5"/>
        </w:rPr>
        <w:t xml:space="preserve"> </w:t>
      </w:r>
      <w:r>
        <w:rPr>
          <w:rFonts w:cs="Calibri" w:ascii="Calibri" w:hAnsi="Calibri"/>
        </w:rPr>
        <w:t>wheel.</w:t>
      </w:r>
    </w:p>
    <w:p>
      <w:pPr>
        <w:pStyle w:val="BodyText"/>
        <w:ind w:start="0" w:end="0"/>
        <w:rPr>
          <w:rFonts w:ascii="Calibri" w:hAnsi="Calibri" w:cs="Calibri"/>
          <w:spacing w:val="35"/>
          <w:w w:val="99"/>
        </w:rPr>
      </w:pPr>
      <w:r>
        <w:rPr>
          <w:rFonts w:cs="Calibri" w:ascii="Calibri" w:hAnsi="Calibri"/>
          <w:spacing w:val="-2"/>
        </w:rPr>
        <w:t>Replac</w:t>
      </w:r>
      <w:r>
        <w:rPr>
          <w:rFonts w:cs="Calibri" w:ascii="Calibri" w:hAnsi="Calibri"/>
          <w:spacing w:val="-1"/>
        </w:rPr>
        <w:t>e</w:t>
      </w:r>
      <w:r>
        <w:rPr>
          <w:rFonts w:cs="Calibri" w:ascii="Calibri" w:hAnsi="Calibri"/>
          <w:spacing w:val="-15"/>
        </w:rPr>
        <w:t xml:space="preserve"> </w:t>
      </w:r>
      <w:r>
        <w:rPr>
          <w:rFonts w:cs="Calibri" w:ascii="Calibri" w:hAnsi="Calibri"/>
          <w:spacing w:val="-1"/>
        </w:rPr>
        <w:t>steering</w:t>
      </w:r>
      <w:r>
        <w:rPr>
          <w:rFonts w:cs="Calibri" w:ascii="Calibri" w:hAnsi="Calibri"/>
          <w:spacing w:val="-15"/>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Arial"/>
        </w:rPr>
      </w:pPr>
      <w:r>
        <w:rPr>
          <w:rFonts w:cs="Calibri" w:ascii="Calibri" w:hAnsi="Calibri"/>
        </w:rPr>
        <w:t>Replace</w:t>
      </w:r>
      <w:r>
        <w:rPr>
          <w:rFonts w:cs="Calibri" w:ascii="Calibri" w:hAnsi="Calibri"/>
          <w:spacing w:val="-2"/>
        </w:rPr>
        <w:t xml:space="preserve"> </w:t>
      </w:r>
      <w:r>
        <w:rPr>
          <w:rFonts w:cs="Calibri" w:ascii="Calibri" w:hAnsi="Calibri"/>
        </w:rPr>
        <w:t>truck</w:t>
      </w:r>
      <w:r>
        <w:rPr>
          <w:rFonts w:cs="Calibri" w:ascii="Calibri" w:hAnsi="Calibri"/>
          <w:spacing w:val="-1"/>
        </w:rPr>
        <w:t xml:space="preserve"> </w:t>
      </w:r>
      <w:r>
        <w:rPr>
          <w:rFonts w:cs="Calibri" w:ascii="Calibri" w:hAnsi="Calibri"/>
        </w:rPr>
        <w:t>tilt</w:t>
      </w:r>
      <w:r>
        <w:rPr>
          <w:rFonts w:cs="Calibri" w:ascii="Calibri" w:hAnsi="Calibri"/>
          <w:spacing w:val="-2"/>
        </w:rPr>
        <w:t xml:space="preserve"> </w:t>
      </w:r>
      <w:r>
        <w:rPr>
          <w:rFonts w:cs="Calibri" w:ascii="Calibri" w:hAnsi="Calibri"/>
        </w:rPr>
        <w:t>actuator.</w:t>
      </w:r>
    </w:p>
    <w:p>
      <w:pPr>
        <w:pStyle w:val="BodyText"/>
        <w:ind w:start="0" w:end="0"/>
        <w:rPr>
          <w:rFonts w:ascii="Calibri" w:hAnsi="Calibri" w:cs="Calibri"/>
          <w:w w:val="99"/>
        </w:rPr>
      </w:pPr>
      <w:r>
        <w:rPr>
          <w:rFonts w:cs="Calibri" w:ascii="Calibri" w:hAnsi="Calibri"/>
        </w:rPr>
        <w:t>Replace</w:t>
      </w:r>
      <w:r>
        <w:rPr>
          <w:rFonts w:cs="Calibri" w:ascii="Calibri" w:hAnsi="Calibri"/>
          <w:spacing w:val="-14"/>
        </w:rPr>
        <w:t xml:space="preserve"> </w:t>
      </w:r>
      <w:r>
        <w:rPr>
          <w:rFonts w:cs="Calibri" w:ascii="Calibri" w:hAnsi="Calibri"/>
        </w:rPr>
        <w:t>gear</w:t>
      </w:r>
      <w:r>
        <w:rPr>
          <w:rFonts w:cs="Calibri" w:ascii="Calibri" w:hAnsi="Calibri"/>
          <w:spacing w:val="-13"/>
        </w:rPr>
        <w:t xml:space="preserve"> </w:t>
      </w:r>
      <w:r>
        <w:rPr>
          <w:rFonts w:cs="Calibri" w:ascii="Calibri" w:hAnsi="Calibri"/>
        </w:rPr>
        <w:t>retraction</w:t>
      </w:r>
      <w:r>
        <w:rPr>
          <w:rFonts w:cs="Calibri" w:ascii="Calibri" w:hAnsi="Calibri"/>
          <w:spacing w:val="-13"/>
        </w:rPr>
        <w:t xml:space="preserve"> </w:t>
      </w:r>
      <w:r>
        <w:rPr>
          <w:rFonts w:cs="Calibri" w:ascii="Calibri" w:hAnsi="Calibri"/>
        </w:rPr>
        <w:t>actuator.</w:t>
      </w:r>
    </w:p>
    <w:p>
      <w:pPr>
        <w:pStyle w:val="BodyText"/>
        <w:ind w:start="0" w:end="0"/>
        <w:rPr>
          <w:rFonts w:ascii="Calibri" w:hAnsi="Calibri" w:cs="Calibri"/>
          <w:spacing w:val="55"/>
          <w:w w:val="99"/>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uplock/downlock</w:t>
      </w:r>
      <w:r>
        <w:rPr>
          <w:rFonts w:cs="Calibri" w:ascii="Calibri" w:hAnsi="Calibri"/>
          <w:spacing w:val="-12"/>
        </w:rPr>
        <w:t xml:space="preserve"> </w:t>
      </w:r>
      <w:r>
        <w:rPr>
          <w:rFonts w:cs="Calibri" w:ascii="Calibri" w:hAnsi="Calibri"/>
          <w:spacing w:val="-1"/>
        </w:rPr>
        <w:t>assembly.</w:t>
      </w:r>
    </w:p>
    <w:p>
      <w:pPr>
        <w:pStyle w:val="BodyText"/>
        <w:ind w:start="0" w:end="0"/>
        <w:rPr>
          <w:rFonts w:ascii="Calibri" w:hAnsi="Calibri" w:cs="Arial"/>
        </w:rPr>
      </w:pPr>
      <w:r>
        <w:rPr>
          <w:rFonts w:cs="Calibri" w:ascii="Calibri" w:hAnsi="Calibri"/>
          <w:spacing w:val="-2"/>
        </w:rPr>
        <w:t>Replace</w:t>
      </w:r>
      <w:r>
        <w:rPr>
          <w:rFonts w:cs="Calibri" w:ascii="Calibri" w:hAnsi="Calibri"/>
          <w:spacing w:val="-5"/>
        </w:rPr>
        <w:t xml:space="preserve"> </w:t>
      </w:r>
      <w:r>
        <w:rPr>
          <w:rFonts w:cs="Calibri" w:ascii="Calibri" w:hAnsi="Calibri"/>
          <w:spacing w:val="-1"/>
        </w:rPr>
        <w:t>shimmy</w:t>
      </w:r>
      <w:r>
        <w:rPr>
          <w:rFonts w:cs="Calibri" w:ascii="Calibri" w:hAnsi="Calibri"/>
          <w:spacing w:val="-4"/>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p>
    <w:p>
      <w:pPr>
        <w:pStyle w:val="BodyText"/>
        <w:ind w:start="0" w:end="0"/>
        <w:rPr>
          <w:rFonts w:ascii="Calibri" w:hAnsi="Calibri" w:cs="Arial"/>
        </w:rPr>
      </w:pPr>
      <w:r>
        <w:rPr>
          <w:rFonts w:cs="Calibri" w:ascii="Calibri" w:hAnsi="Calibri"/>
        </w:rPr>
        <w:t>Rig</w:t>
      </w:r>
      <w:r>
        <w:rPr>
          <w:rFonts w:cs="Calibri" w:ascii="Calibri" w:hAnsi="Calibri"/>
          <w:spacing w:val="3"/>
        </w:rPr>
        <w:t xml:space="preserve"> </w:t>
      </w:r>
      <w:r>
        <w:rPr>
          <w:rFonts w:cs="Calibri" w:ascii="Calibri" w:hAnsi="Calibri"/>
          <w:spacing w:val="-1"/>
        </w:rPr>
        <w:t>nose</w:t>
      </w:r>
      <w:r>
        <w:rPr>
          <w:rFonts w:cs="Calibri" w:ascii="Calibri" w:hAnsi="Calibri"/>
          <w:spacing w:val="3"/>
        </w:rPr>
        <w:t xml:space="preserve"> </w:t>
      </w:r>
      <w:r>
        <w:rPr>
          <w:rFonts w:cs="Calibri" w:ascii="Calibri" w:hAnsi="Calibri"/>
        </w:rPr>
        <w:t>wheel</w:t>
      </w:r>
      <w:r>
        <w:rPr>
          <w:rFonts w:cs="Calibri" w:ascii="Calibri" w:hAnsi="Calibri"/>
          <w:spacing w:val="3"/>
        </w:rPr>
        <w:t xml:space="preserve"> </w:t>
      </w:r>
      <w:r>
        <w:rPr>
          <w:rFonts w:cs="Calibri" w:ascii="Calibri" w:hAnsi="Calibri"/>
          <w:spacing w:val="-1"/>
        </w:rPr>
        <w:t>steering.</w:t>
      </w:r>
    </w:p>
    <w:p>
      <w:pPr>
        <w:pStyle w:val="BodyText"/>
        <w:ind w:start="0" w:end="0"/>
        <w:rPr>
          <w:rFonts w:ascii="Calibri" w:hAnsi="Calibri" w:cs="Calibri"/>
          <w:spacing w:val="25"/>
          <w:w w:val="99"/>
        </w:rPr>
      </w:pPr>
      <w:r>
        <w:rPr>
          <w:rFonts w:cs="Calibri" w:ascii="Calibri" w:hAnsi="Calibri"/>
        </w:rPr>
        <w:t>Functional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spacing w:val="-1"/>
        </w:rPr>
        <w:t>the</w:t>
      </w:r>
      <w:r>
        <w:rPr>
          <w:rFonts w:cs="Calibri" w:ascii="Calibri" w:hAnsi="Calibri"/>
          <w:spacing w:val="10"/>
        </w:rPr>
        <w:t xml:space="preserve"> </w:t>
      </w:r>
      <w:r>
        <w:rPr>
          <w:rFonts w:cs="Calibri" w:ascii="Calibri" w:hAnsi="Calibri"/>
        </w:rPr>
        <w:t>nose</w:t>
      </w:r>
      <w:r>
        <w:rPr>
          <w:rFonts w:cs="Calibri" w:ascii="Calibri" w:hAnsi="Calibri"/>
          <w:spacing w:val="9"/>
        </w:rPr>
        <w:t xml:space="preserve"> </w:t>
      </w:r>
      <w:r>
        <w:rPr>
          <w:rFonts w:cs="Calibri" w:ascii="Calibri" w:hAnsi="Calibri"/>
          <w:spacing w:val="-1"/>
        </w:rPr>
        <w:t>wheel</w:t>
      </w:r>
      <w:r>
        <w:rPr>
          <w:rFonts w:cs="Calibri" w:ascii="Calibri" w:hAnsi="Calibri"/>
          <w:spacing w:val="9"/>
        </w:rPr>
        <w:t xml:space="preserve"> </w:t>
      </w:r>
      <w:r>
        <w:rPr>
          <w:rFonts w:cs="Calibri" w:ascii="Calibri" w:hAnsi="Calibri"/>
        </w:rPr>
        <w:t>steering</w:t>
      </w:r>
      <w:r>
        <w:rPr>
          <w:rFonts w:cs="Calibri" w:ascii="Calibri" w:hAnsi="Calibri"/>
          <w:spacing w:val="10"/>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Replace</w:t>
      </w:r>
      <w:r>
        <w:rPr>
          <w:rFonts w:cs="Calibri" w:ascii="Calibri" w:hAnsi="Calibri"/>
          <w:spacing w:val="-7"/>
        </w:rPr>
        <w:t xml:space="preserve"> </w:t>
      </w:r>
      <w:r>
        <w:rPr>
          <w:rFonts w:cs="Calibri" w:ascii="Calibri" w:hAnsi="Calibri"/>
        </w:rPr>
        <w:t>shock</w:t>
      </w:r>
      <w:r>
        <w:rPr>
          <w:rFonts w:cs="Calibri" w:ascii="Calibri" w:hAnsi="Calibri"/>
          <w:spacing w:val="-6"/>
        </w:rPr>
        <w:t xml:space="preserve"> </w:t>
      </w:r>
      <w:r>
        <w:rPr>
          <w:rFonts w:cs="Calibri" w:ascii="Calibri" w:hAnsi="Calibri"/>
        </w:rPr>
        <w:t>strut</w:t>
      </w:r>
      <w:r>
        <w:rPr>
          <w:rFonts w:cs="Calibri" w:ascii="Calibri" w:hAnsi="Calibri"/>
          <w:spacing w:val="-7"/>
        </w:rPr>
        <w:t xml:space="preserve"> </w:t>
      </w:r>
      <w:r>
        <w:rPr>
          <w:rFonts w:cs="Calibri" w:ascii="Calibri" w:hAnsi="Calibri"/>
          <w:spacing w:val="-1"/>
        </w:rPr>
        <w:t>se</w:t>
      </w:r>
      <w:r>
        <w:rPr>
          <w:rFonts w:cs="Calibri" w:ascii="Calibri" w:hAnsi="Calibri"/>
          <w:spacing w:val="-2"/>
        </w:rPr>
        <w:t>als.</w:t>
      </w:r>
    </w:p>
    <w:p>
      <w:pPr>
        <w:pStyle w:val="BodyText"/>
        <w:ind w:start="0" w:end="0"/>
        <w:rPr>
          <w:rFonts w:ascii="Calibri" w:hAnsi="Calibri" w:cs="Calibri"/>
          <w:w w:val="104"/>
        </w:rPr>
      </w:pPr>
      <w:r>
        <w:rPr>
          <w:rFonts w:cs="Calibri" w:ascii="Calibri" w:hAnsi="Calibri"/>
        </w:rPr>
        <w:t>Servicing</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rPr>
        <w:t>shock</w:t>
      </w:r>
      <w:r>
        <w:rPr>
          <w:rFonts w:cs="Calibri" w:ascii="Calibri" w:hAnsi="Calibri"/>
          <w:spacing w:val="2"/>
        </w:rPr>
        <w:t xml:space="preserve"> </w:t>
      </w:r>
      <w:r>
        <w:rPr>
          <w:rFonts w:cs="Calibri" w:ascii="Calibri" w:hAnsi="Calibri"/>
        </w:rPr>
        <w:t>strut.</w:t>
      </w:r>
    </w:p>
    <w:p>
      <w:pPr>
        <w:pStyle w:val="BodyText"/>
        <w:ind w:start="0" w:end="0"/>
        <w:rPr>
          <w:rFonts w:ascii="Calibri" w:hAnsi="Calibri" w:cs="Arial"/>
        </w:rPr>
      </w:pPr>
      <w:r>
        <w:rPr>
          <w:rFonts w:cs="Calibri" w:ascii="Calibri" w:hAnsi="Calibri"/>
          <w:spacing w:val="-2"/>
        </w:rPr>
        <w:t>Replace</w:t>
      </w:r>
      <w:r>
        <w:rPr>
          <w:rFonts w:cs="Calibri" w:ascii="Calibri" w:hAnsi="Calibri"/>
          <w:spacing w:val="-14"/>
        </w:rPr>
        <w:t xml:space="preserve"> </w:t>
      </w:r>
      <w:r>
        <w:rPr>
          <w:rFonts w:cs="Calibri" w:ascii="Calibri" w:hAnsi="Calibri"/>
          <w:spacing w:val="-1"/>
        </w:rPr>
        <w:t>br</w:t>
      </w:r>
      <w:r>
        <w:rPr>
          <w:rFonts w:cs="Calibri" w:ascii="Calibri" w:hAnsi="Calibri"/>
          <w:spacing w:val="-2"/>
        </w:rPr>
        <w:t>ake</w:t>
      </w:r>
      <w:r>
        <w:rPr>
          <w:rFonts w:cs="Calibri" w:ascii="Calibri" w:hAnsi="Calibri"/>
          <w:spacing w:val="-13"/>
        </w:rPr>
        <w:t xml:space="preserve"> </w:t>
      </w:r>
      <w:r>
        <w:rPr>
          <w:rFonts w:cs="Calibri" w:ascii="Calibri" w:hAnsi="Calibri"/>
          <w:spacing w:val="-1"/>
        </w:rPr>
        <w:t>unit.</w:t>
      </w:r>
    </w:p>
    <w:p>
      <w:pPr>
        <w:pStyle w:val="BodyText"/>
        <w:ind w:start="0" w:end="0"/>
        <w:rPr>
          <w:rFonts w:ascii="Calibri" w:hAnsi="Calibri" w:cs="Calibri"/>
          <w:spacing w:val="33"/>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br</w:t>
      </w:r>
      <w:r>
        <w:rPr>
          <w:rFonts w:cs="Calibri" w:ascii="Calibri" w:hAnsi="Calibri"/>
          <w:spacing w:val="-2"/>
        </w:rPr>
        <w:t>ake</w:t>
      </w:r>
      <w:r>
        <w:rPr>
          <w:rFonts w:cs="Calibri" w:ascii="Calibri" w:hAnsi="Calibri"/>
          <w:spacing w:val="-17"/>
        </w:rPr>
        <w:t xml:space="preserve"> </w:t>
      </w:r>
      <w:r>
        <w:rPr>
          <w:rFonts w:cs="Calibri" w:ascii="Calibri" w:hAnsi="Calibri"/>
          <w:spacing w:val="-1"/>
        </w:rPr>
        <w:t>control</w:t>
      </w:r>
      <w:r>
        <w:rPr>
          <w:rFonts w:cs="Calibri" w:ascii="Calibri" w:hAnsi="Calibri"/>
          <w:spacing w:val="-16"/>
        </w:rPr>
        <w:t xml:space="preserve"> </w:t>
      </w:r>
      <w:r>
        <w:rPr>
          <w:rFonts w:cs="Calibri" w:ascii="Calibri" w:hAnsi="Calibri"/>
        </w:rPr>
        <w:t>valve.</w:t>
      </w:r>
    </w:p>
    <w:p>
      <w:pPr>
        <w:pStyle w:val="BodyText"/>
        <w:ind w:start="0" w:end="0"/>
        <w:rPr>
          <w:rFonts w:ascii="Calibri" w:hAnsi="Calibri" w:cs="Arial"/>
        </w:rPr>
      </w:pPr>
      <w:r>
        <w:rPr>
          <w:rFonts w:cs="Calibri" w:ascii="Calibri" w:hAnsi="Calibri"/>
        </w:rPr>
        <w:t>Bleed</w:t>
      </w:r>
      <w:r>
        <w:rPr>
          <w:rFonts w:cs="Calibri" w:ascii="Calibri" w:hAnsi="Calibri"/>
          <w:spacing w:val="-22"/>
        </w:rPr>
        <w:t xml:space="preserve"> </w:t>
      </w:r>
      <w:r>
        <w:rPr>
          <w:rFonts w:cs="Calibri" w:ascii="Calibri" w:hAnsi="Calibri"/>
        </w:rPr>
        <w:t>brakes.</w:t>
      </w:r>
    </w:p>
    <w:p>
      <w:pPr>
        <w:pStyle w:val="BodyText"/>
        <w:ind w:start="0" w:end="0"/>
        <w:rPr>
          <w:rFonts w:ascii="Calibri" w:hAnsi="Calibri" w:cs="Calibri"/>
          <w:spacing w:val="29"/>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br</w:t>
      </w:r>
      <w:r>
        <w:rPr>
          <w:rFonts w:cs="Calibri" w:ascii="Calibri" w:hAnsi="Calibri"/>
          <w:spacing w:val="-2"/>
        </w:rPr>
        <w:t>ake</w:t>
      </w:r>
      <w:r>
        <w:rPr>
          <w:rFonts w:cs="Calibri" w:ascii="Calibri" w:hAnsi="Calibri"/>
          <w:spacing w:val="-21"/>
        </w:rPr>
        <w:t xml:space="preserve"> </w:t>
      </w:r>
      <w:r>
        <w:rPr>
          <w:rFonts w:cs="Calibri" w:ascii="Calibri" w:hAnsi="Calibri"/>
        </w:rPr>
        <w:t>fan.</w:t>
      </w:r>
    </w:p>
    <w:p>
      <w:pPr>
        <w:pStyle w:val="BodyText"/>
        <w:ind w:start="0" w:end="0"/>
        <w:rPr>
          <w:rFonts w:ascii="Calibri" w:hAnsi="Calibri" w:cs="Calibri"/>
          <w:spacing w:val="24"/>
          <w:w w:val="106"/>
        </w:rPr>
      </w:pPr>
      <w:r>
        <w:rPr>
          <w:rFonts w:cs="Calibri" w:ascii="Calibri" w:hAnsi="Calibri"/>
        </w:rPr>
        <w:t>Test</w:t>
      </w:r>
      <w:r>
        <w:rPr>
          <w:rFonts w:cs="Calibri" w:ascii="Calibri" w:hAnsi="Calibri"/>
          <w:spacing w:val="-4"/>
        </w:rPr>
        <w:t xml:space="preserve"> </w:t>
      </w:r>
      <w:r>
        <w:rPr>
          <w:rFonts w:cs="Calibri" w:ascii="Calibri" w:hAnsi="Calibri"/>
        </w:rPr>
        <w:t>anti</w:t>
      </w:r>
      <w:r>
        <w:rPr>
          <w:rFonts w:cs="Calibri" w:ascii="Calibri" w:hAnsi="Calibri"/>
          <w:spacing w:val="-1"/>
        </w:rPr>
        <w:t>-</w:t>
      </w:r>
      <w:r>
        <w:rPr>
          <w:rFonts w:cs="Calibri" w:ascii="Calibri" w:hAnsi="Calibri"/>
        </w:rPr>
        <w:t>skid</w:t>
      </w:r>
      <w:r>
        <w:rPr>
          <w:rFonts w:cs="Calibri" w:ascii="Calibri" w:hAnsi="Calibri"/>
          <w:spacing w:val="-1"/>
        </w:rPr>
        <w:t xml:space="preserve"> unit.</w:t>
      </w:r>
    </w:p>
    <w:p>
      <w:pPr>
        <w:pStyle w:val="BodyText"/>
        <w:ind w:start="0" w:end="0"/>
        <w:rPr>
          <w:rFonts w:ascii="Calibri" w:hAnsi="Calibri" w:cs="Calibri"/>
          <w:w w:val="101"/>
        </w:rPr>
      </w:pPr>
      <w:r>
        <w:rPr>
          <w:rFonts w:cs="Calibri" w:ascii="Calibri" w:hAnsi="Calibri"/>
        </w:rPr>
        <w:t>Test</w:t>
      </w:r>
      <w:r>
        <w:rPr>
          <w:rFonts w:cs="Calibri" w:ascii="Calibri" w:hAnsi="Calibri"/>
          <w:spacing w:val="-5"/>
        </w:rPr>
        <w:t xml:space="preserve"> </w:t>
      </w:r>
      <w:r>
        <w:rPr>
          <w:rFonts w:cs="Calibri" w:ascii="Calibri" w:hAnsi="Calibri"/>
        </w:rPr>
        <w:t>gear</w:t>
      </w:r>
      <w:r>
        <w:rPr>
          <w:rFonts w:cs="Calibri" w:ascii="Calibri" w:hAnsi="Calibri"/>
          <w:spacing w:val="-5"/>
        </w:rPr>
        <w:t xml:space="preserve"> </w:t>
      </w:r>
      <w:r>
        <w:rPr>
          <w:rFonts w:cs="Calibri" w:ascii="Calibri" w:hAnsi="Calibri"/>
        </w:rPr>
        <w:t>retraction.</w:t>
      </w:r>
    </w:p>
    <w:p>
      <w:pPr>
        <w:pStyle w:val="BodyText"/>
        <w:ind w:start="0" w:end="0"/>
        <w:rPr>
          <w:rFonts w:ascii="Calibri" w:hAnsi="Calibri" w:cs="Arial"/>
        </w:rPr>
      </w:pPr>
      <w:r>
        <w:rPr>
          <w:rFonts w:cs="Calibri" w:ascii="Calibri" w:hAnsi="Calibri"/>
          <w:spacing w:val="-2"/>
        </w:rPr>
        <w:t>Chang</w:t>
      </w:r>
      <w:r>
        <w:rPr>
          <w:rFonts w:cs="Calibri" w:ascii="Calibri" w:hAnsi="Calibri"/>
          <w:spacing w:val="-1"/>
        </w:rPr>
        <w:t>e</w:t>
      </w:r>
      <w:r>
        <w:rPr>
          <w:rFonts w:cs="Calibri" w:ascii="Calibri" w:hAnsi="Calibri"/>
          <w:spacing w:val="-34"/>
        </w:rPr>
        <w:t xml:space="preserve"> </w:t>
      </w:r>
      <w:r>
        <w:rPr>
          <w:rFonts w:cs="Calibri" w:ascii="Calibri" w:hAnsi="Calibri"/>
          <w:spacing w:val="-1"/>
        </w:rPr>
        <w:t>bungees.</w:t>
      </w:r>
    </w:p>
    <w:p>
      <w:pPr>
        <w:pStyle w:val="BodyText"/>
        <w:ind w:start="0" w:end="0"/>
        <w:rPr>
          <w:rFonts w:ascii="Calibri" w:hAnsi="Calibri" w:cs="Calibri"/>
          <w:spacing w:val="28"/>
          <w:w w:val="99"/>
        </w:rPr>
      </w:pPr>
      <w:r>
        <w:rPr>
          <w:rFonts w:cs="Calibri" w:ascii="Calibri" w:hAnsi="Calibri"/>
          <w:spacing w:val="-1"/>
        </w:rPr>
        <w:t>Adjust</w:t>
      </w:r>
      <w:r>
        <w:rPr>
          <w:rFonts w:cs="Calibri" w:ascii="Calibri" w:hAnsi="Calibri"/>
          <w:spacing w:val="20"/>
        </w:rPr>
        <w:t xml:space="preserve"> </w:t>
      </w:r>
      <w:r>
        <w:rPr>
          <w:rFonts w:cs="Calibri" w:ascii="Calibri" w:hAnsi="Calibri"/>
          <w:spacing w:val="-1"/>
        </w:rPr>
        <w:t>micro</w:t>
      </w:r>
      <w:r>
        <w:rPr>
          <w:rFonts w:cs="Calibri" w:ascii="Calibri" w:hAnsi="Calibri"/>
          <w:spacing w:val="20"/>
        </w:rPr>
        <w:t xml:space="preserve"> </w:t>
      </w:r>
      <w:r>
        <w:rPr>
          <w:rFonts w:cs="Calibri" w:ascii="Calibri" w:hAnsi="Calibri"/>
          <w:spacing w:val="-1"/>
        </w:rPr>
        <w:t>switches/sensors.</w:t>
      </w:r>
    </w:p>
    <w:p>
      <w:pPr>
        <w:pStyle w:val="BodyText"/>
        <w:ind w:start="0" w:end="0"/>
        <w:rPr>
          <w:rFonts w:ascii="Calibri" w:hAnsi="Calibri" w:cs="Arial"/>
        </w:rPr>
      </w:pPr>
      <w:r>
        <w:rPr>
          <w:rFonts w:cs="Calibri" w:ascii="Calibri" w:hAnsi="Calibri"/>
        </w:rPr>
        <w:t>Charge</w:t>
      </w:r>
      <w:r>
        <w:rPr>
          <w:rFonts w:cs="Calibri" w:ascii="Calibri" w:hAnsi="Calibri"/>
          <w:spacing w:val="-1"/>
        </w:rPr>
        <w:t xml:space="preserve"> </w:t>
      </w:r>
      <w:r>
        <w:rPr>
          <w:rFonts w:cs="Calibri" w:ascii="Calibri" w:hAnsi="Calibri"/>
        </w:rPr>
        <w:t>struts</w:t>
      </w:r>
      <w:r>
        <w:rPr>
          <w:rFonts w:cs="Calibri" w:ascii="Calibri" w:hAnsi="Calibri"/>
          <w:spacing w:val="-1"/>
        </w:rPr>
        <w:t xml:space="preserve"> with </w:t>
      </w:r>
      <w:r>
        <w:rPr>
          <w:rFonts w:cs="Calibri" w:ascii="Calibri" w:hAnsi="Calibri"/>
        </w:rPr>
        <w:t>oil</w:t>
      </w:r>
      <w:r>
        <w:rPr>
          <w:rFonts w:cs="Calibri" w:ascii="Calibri" w:hAnsi="Calibri"/>
          <w:spacing w:val="-1"/>
        </w:rPr>
        <w:t xml:space="preserve"> </w:t>
      </w:r>
      <w:r>
        <w:rPr>
          <w:rFonts w:cs="Calibri" w:ascii="Calibri" w:hAnsi="Calibri"/>
          <w:spacing w:val="-2"/>
        </w:rPr>
        <w:t>an</w:t>
      </w:r>
      <w:r>
        <w:rPr>
          <w:rFonts w:cs="Calibri" w:ascii="Calibri" w:hAnsi="Calibri"/>
          <w:spacing w:val="-1"/>
        </w:rPr>
        <w:t xml:space="preserve">d </w:t>
      </w:r>
      <w:r>
        <w:rPr>
          <w:rFonts w:cs="Calibri" w:ascii="Calibri" w:hAnsi="Calibri"/>
        </w:rPr>
        <w:t>air.</w:t>
      </w:r>
    </w:p>
    <w:p>
      <w:pPr>
        <w:pStyle w:val="BodyText"/>
        <w:ind w:start="0" w:end="0"/>
        <w:rPr>
          <w:rFonts w:ascii="Calibri" w:hAnsi="Calibri" w:cs="Calibri"/>
          <w:w w:val="103"/>
        </w:rPr>
      </w:pPr>
      <w:r>
        <w:rPr>
          <w:rFonts w:cs="Calibri" w:ascii="Calibri" w:hAnsi="Calibri"/>
        </w:rPr>
        <w:t>Test</w:t>
      </w:r>
      <w:r>
        <w:rPr>
          <w:rFonts w:cs="Calibri" w:ascii="Calibri" w:hAnsi="Calibri"/>
          <w:spacing w:val="3"/>
        </w:rPr>
        <w:t xml:space="preserve"> </w:t>
      </w:r>
      <w:r>
        <w:rPr>
          <w:rFonts w:cs="Calibri" w:ascii="Calibri" w:hAnsi="Calibri"/>
        </w:rPr>
        <w:t>outbrake</w:t>
      </w:r>
      <w:r>
        <w:rPr>
          <w:rFonts w:cs="Calibri" w:ascii="Calibri" w:hAnsi="Calibri"/>
          <w:spacing w:val="5"/>
        </w:rPr>
        <w:t xml:space="preserve"> </w:t>
      </w:r>
      <w:r>
        <w:rPr>
          <w:rFonts w:cs="Calibri" w:ascii="Calibri" w:hAnsi="Calibri"/>
        </w:rPr>
        <w:t>system.</w:t>
      </w:r>
    </w:p>
    <w:p>
      <w:pPr>
        <w:pStyle w:val="BodyText"/>
        <w:ind w:start="0" w:end="0"/>
        <w:rPr>
          <w:rFonts w:ascii="Calibri" w:hAnsi="Calibri" w:cs="Calibri"/>
          <w:w w:val="99"/>
        </w:rPr>
      </w:pPr>
      <w:r>
        <w:rPr>
          <w:rFonts w:cs="Calibri" w:ascii="Calibri" w:hAnsi="Calibri"/>
        </w:rPr>
        <w:t>Replace</w:t>
      </w:r>
      <w:r>
        <w:rPr>
          <w:rFonts w:cs="Calibri" w:ascii="Calibri" w:hAnsi="Calibri"/>
          <w:spacing w:val="-11"/>
        </w:rPr>
        <w:t xml:space="preserve"> </w:t>
      </w:r>
      <w:r>
        <w:rPr>
          <w:rFonts w:cs="Calibri" w:ascii="Calibri" w:hAnsi="Calibri"/>
        </w:rPr>
        <w:t>rotorcraft</w:t>
      </w:r>
      <w:r>
        <w:rPr>
          <w:rFonts w:cs="Calibri" w:ascii="Calibri" w:hAnsi="Calibri"/>
          <w:spacing w:val="-10"/>
        </w:rPr>
        <w:t xml:space="preserve"> </w:t>
      </w:r>
      <w:r>
        <w:rPr>
          <w:rFonts w:cs="Calibri" w:ascii="Calibri" w:hAnsi="Calibri"/>
        </w:rPr>
        <w:t>skids.</w:t>
      </w:r>
    </w:p>
    <w:p>
      <w:pPr>
        <w:pStyle w:val="BodyText"/>
        <w:ind w:start="0" w:end="0"/>
        <w:rPr>
          <w:rFonts w:ascii="Calibri" w:hAnsi="Calibri" w:cs="Calibri"/>
          <w:spacing w:val="30"/>
          <w:w w:val="99"/>
        </w:rPr>
      </w:pPr>
      <w:r>
        <w:rPr>
          <w:rFonts w:cs="Calibri" w:ascii="Calibri" w:hAnsi="Calibri"/>
          <w:spacing w:val="-2"/>
        </w:rPr>
        <w:t>Replace</w:t>
      </w:r>
      <w:r>
        <w:rPr>
          <w:rFonts w:cs="Calibri" w:ascii="Calibri" w:hAnsi="Calibri"/>
          <w:spacing w:val="-5"/>
        </w:rPr>
        <w:t xml:space="preserve"> </w:t>
      </w:r>
      <w:r>
        <w:rPr>
          <w:rFonts w:cs="Calibri" w:ascii="Calibri" w:hAnsi="Calibri"/>
          <w:spacing w:val="-1"/>
        </w:rPr>
        <w:t>rotorcraft</w:t>
      </w:r>
      <w:r>
        <w:rPr>
          <w:rFonts w:cs="Calibri" w:ascii="Calibri" w:hAnsi="Calibri"/>
          <w:spacing w:val="-5"/>
        </w:rPr>
        <w:t xml:space="preserve"> </w:t>
      </w:r>
      <w:r>
        <w:rPr>
          <w:rFonts w:cs="Calibri" w:ascii="Calibri" w:hAnsi="Calibri"/>
        </w:rPr>
        <w:t>skid</w:t>
      </w:r>
      <w:r>
        <w:rPr>
          <w:rFonts w:cs="Calibri" w:ascii="Calibri" w:hAnsi="Calibri"/>
          <w:spacing w:val="-5"/>
        </w:rPr>
        <w:t xml:space="preserve"> </w:t>
      </w:r>
      <w:r>
        <w:rPr>
          <w:rFonts w:cs="Calibri" w:ascii="Calibri" w:hAnsi="Calibri"/>
        </w:rPr>
        <w:t>shoes.</w:t>
      </w:r>
    </w:p>
    <w:p>
      <w:pPr>
        <w:pStyle w:val="BodyText"/>
        <w:ind w:start="0" w:end="0"/>
        <w:rPr>
          <w:rFonts w:ascii="Calibri" w:hAnsi="Calibri" w:cs="Arial"/>
        </w:rPr>
      </w:pPr>
      <w:r>
        <w:rPr>
          <w:rFonts w:cs="Calibri" w:ascii="Calibri" w:hAnsi="Calibri"/>
        </w:rPr>
        <w:t>Pack</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check</w:t>
      </w:r>
      <w:r>
        <w:rPr>
          <w:rFonts w:cs="Calibri" w:ascii="Calibri" w:hAnsi="Calibri"/>
          <w:spacing w:val="-14"/>
        </w:rPr>
        <w:t xml:space="preserve"> </w:t>
      </w:r>
      <w:r>
        <w:rPr>
          <w:rFonts w:cs="Calibri" w:ascii="Calibri" w:hAnsi="Calibri"/>
        </w:rPr>
        <w:t>floats.</w:t>
      </w:r>
    </w:p>
    <w:p>
      <w:pPr>
        <w:pStyle w:val="BodyText"/>
        <w:ind w:start="0" w:end="0"/>
        <w:rPr>
          <w:rFonts w:ascii="Calibri" w:hAnsi="Calibri" w:cs="Calibri"/>
          <w:spacing w:val="51"/>
          <w:w w:val="103"/>
        </w:rPr>
      </w:pPr>
      <w:r>
        <w:rPr>
          <w:rFonts w:cs="Calibri" w:ascii="Calibri" w:hAnsi="Calibri"/>
          <w:spacing w:val="-2"/>
        </w:rPr>
        <w:t>Ch</w:t>
      </w:r>
      <w:r>
        <w:rPr>
          <w:rFonts w:cs="Calibri" w:ascii="Calibri" w:hAnsi="Calibri"/>
          <w:spacing w:val="-1"/>
        </w:rPr>
        <w:t>eck/test</w:t>
      </w:r>
      <w:r>
        <w:rPr>
          <w:rFonts w:cs="Calibri" w:ascii="Calibri" w:hAnsi="Calibri"/>
          <w:spacing w:val="26"/>
        </w:rPr>
        <w:t xml:space="preserve"> </w:t>
      </w:r>
      <w:r>
        <w:rPr>
          <w:rFonts w:cs="Calibri" w:ascii="Calibri" w:hAnsi="Calibri"/>
          <w:spacing w:val="-1"/>
        </w:rPr>
        <w:t>emergency</w:t>
      </w:r>
      <w:r>
        <w:rPr>
          <w:rFonts w:cs="Calibri" w:ascii="Calibri" w:hAnsi="Calibri"/>
          <w:spacing w:val="27"/>
        </w:rPr>
        <w:t xml:space="preserve"> </w:t>
      </w:r>
      <w:r>
        <w:rPr>
          <w:rFonts w:cs="Calibri" w:ascii="Calibri" w:hAnsi="Calibri"/>
          <w:spacing w:val="-1"/>
        </w:rPr>
        <w:t>blowdown.</w:t>
      </w:r>
    </w:p>
    <w:p>
      <w:pPr>
        <w:pStyle w:val="BodyText"/>
        <w:ind w:start="0" w:end="0"/>
        <w:rPr>
          <w:rFonts w:ascii="Calibri" w:hAnsi="Calibri" w:cs="Calibri"/>
          <w:spacing w:val="37"/>
          <w:w w:val="99"/>
        </w:rPr>
      </w:pPr>
      <w:r>
        <w:rPr>
          <w:rFonts w:cs="Calibri" w:ascii="Calibri" w:hAnsi="Calibri"/>
          <w:spacing w:val="-1"/>
        </w:rPr>
        <w:t>Operatio</w:t>
      </w:r>
      <w:r>
        <w:rPr>
          <w:rFonts w:cs="Calibri" w:ascii="Calibri" w:hAnsi="Calibri"/>
          <w:spacing w:val="-2"/>
        </w:rPr>
        <w:t>nal</w:t>
      </w:r>
      <w:r>
        <w:rPr>
          <w:rFonts w:cs="Calibri" w:ascii="Calibri" w:hAnsi="Calibri"/>
          <w:spacing w:val="-3"/>
        </w:rPr>
        <w:t xml:space="preserve"> </w:t>
      </w:r>
      <w:r>
        <w:rPr>
          <w:rFonts w:cs="Calibri" w:ascii="Calibri" w:hAnsi="Calibri"/>
        </w:rPr>
        <w:t>test</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3"/>
        </w:rPr>
        <w:t xml:space="preserve"> </w:t>
      </w:r>
      <w:r>
        <w:rPr>
          <w:rFonts w:cs="Calibri" w:ascii="Calibri" w:hAnsi="Calibri"/>
        </w:rPr>
        <w:t>landing</w:t>
      </w:r>
      <w:r>
        <w:rPr>
          <w:rFonts w:cs="Calibri" w:ascii="Calibri" w:hAnsi="Calibri"/>
          <w:spacing w:val="-2"/>
        </w:rPr>
        <w:t xml:space="preserve"> </w:t>
      </w:r>
      <w:r>
        <w:rPr>
          <w:rFonts w:cs="Calibri" w:ascii="Calibri" w:hAnsi="Calibri"/>
          <w:spacing w:val="-1"/>
        </w:rPr>
        <w:t>ge</w:t>
      </w:r>
      <w:r>
        <w:rPr>
          <w:rFonts w:cs="Calibri" w:ascii="Calibri" w:hAnsi="Calibri"/>
          <w:spacing w:val="-2"/>
        </w:rPr>
        <w:t xml:space="preserve">ar </w:t>
      </w:r>
      <w:r>
        <w:rPr>
          <w:rFonts w:cs="Calibri" w:ascii="Calibri" w:hAnsi="Calibri"/>
          <w:spacing w:val="-1"/>
        </w:rPr>
        <w:t>doors.</w:t>
      </w:r>
    </w:p>
    <w:p>
      <w:pPr>
        <w:pStyle w:val="BodyText"/>
        <w:ind w:start="0" w:end="0"/>
        <w:rPr>
          <w:rFonts w:ascii="Calibri" w:hAnsi="Calibri" w:cs="Arial"/>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Heading8"/>
        <w:ind w:start="0" w:end="0"/>
        <w:rPr>
          <w:rFonts w:ascii="Calibri" w:hAnsi="Calibri" w:cs="Calibri"/>
          <w:w w:val="105"/>
        </w:rPr>
      </w:pPr>
      <w:r>
        <w:rPr>
          <w:rFonts w:cs="Calibri" w:ascii="Calibri" w:hAnsi="Calibri"/>
          <w:w w:val="105"/>
        </w:rPr>
      </w:r>
    </w:p>
    <w:p>
      <w:pPr>
        <w:pStyle w:val="Heading8"/>
        <w:ind w:start="0" w:end="0"/>
        <w:rPr>
          <w:rFonts w:ascii="Calibri" w:hAnsi="Calibri" w:cs="Calibri"/>
          <w:b w:val="false"/>
          <w:bCs w:val="false"/>
        </w:rPr>
      </w:pPr>
      <w:r>
        <w:rPr>
          <w:rFonts w:cs="Calibri" w:ascii="Calibri" w:hAnsi="Calibri"/>
          <w:w w:val="105"/>
        </w:rPr>
        <w:t>Lights</w:t>
      </w:r>
    </w:p>
    <w:p>
      <w:pPr>
        <w:pStyle w:val="BodyText"/>
        <w:ind w:start="0" w:end="0"/>
        <w:rPr>
          <w:rFonts w:ascii="Calibri" w:hAnsi="Calibri" w:cs="Calibri"/>
          <w:spacing w:val="37"/>
          <w:w w:val="99"/>
        </w:rPr>
      </w:pPr>
      <w:r>
        <w:rPr>
          <w:rFonts w:cs="Calibri" w:ascii="Calibri" w:hAnsi="Calibri"/>
          <w:spacing w:val="-2"/>
        </w:rPr>
        <w:t>Repair/replace</w:t>
      </w:r>
      <w:r>
        <w:rPr>
          <w:rFonts w:cs="Calibri" w:ascii="Calibri" w:hAnsi="Calibri"/>
          <w:spacing w:val="-23"/>
        </w:rPr>
        <w:t xml:space="preserve"> </w:t>
      </w:r>
      <w:r>
        <w:rPr>
          <w:rFonts w:cs="Calibri" w:ascii="Calibri" w:hAnsi="Calibri"/>
        </w:rPr>
        <w:t>rotating</w:t>
      </w:r>
      <w:r>
        <w:rPr>
          <w:rFonts w:cs="Calibri" w:ascii="Calibri" w:hAnsi="Calibri"/>
          <w:spacing w:val="-21"/>
        </w:rPr>
        <w:t xml:space="preserve"> </w:t>
      </w:r>
      <w:r>
        <w:rPr>
          <w:rFonts w:cs="Calibri" w:ascii="Calibri" w:hAnsi="Calibri"/>
          <w:spacing w:val="-1"/>
        </w:rPr>
        <w:t>be</w:t>
      </w:r>
      <w:r>
        <w:rPr>
          <w:rFonts w:cs="Calibri" w:ascii="Calibri" w:hAnsi="Calibri"/>
          <w:spacing w:val="-2"/>
        </w:rPr>
        <w:t>aco</w:t>
      </w:r>
      <w:r>
        <w:rPr>
          <w:rFonts w:cs="Calibri" w:ascii="Calibri" w:hAnsi="Calibri"/>
          <w:spacing w:val="-1"/>
        </w:rPr>
        <w:t>n.</w:t>
      </w:r>
    </w:p>
    <w:p>
      <w:pPr>
        <w:pStyle w:val="BodyText"/>
        <w:ind w:start="0" w:end="0"/>
        <w:rPr>
          <w:rFonts w:ascii="Calibri" w:hAnsi="Calibri" w:cs="Arial"/>
        </w:rPr>
      </w:pPr>
      <w:r>
        <w:rPr>
          <w:rFonts w:cs="Calibri" w:ascii="Calibri" w:hAnsi="Calibri"/>
          <w:spacing w:val="-2"/>
        </w:rPr>
        <w:t>Repai</w:t>
      </w:r>
      <w:r>
        <w:rPr>
          <w:rFonts w:cs="Calibri" w:ascii="Calibri" w:hAnsi="Calibri"/>
          <w:spacing w:val="-1"/>
        </w:rPr>
        <w:t>r/repl</w:t>
      </w:r>
      <w:r>
        <w:rPr>
          <w:rFonts w:cs="Calibri" w:ascii="Calibri" w:hAnsi="Calibri"/>
          <w:spacing w:val="-2"/>
        </w:rPr>
        <w:t>ace</w:t>
      </w:r>
      <w:r>
        <w:rPr>
          <w:rFonts w:cs="Calibri" w:ascii="Calibri" w:hAnsi="Calibri"/>
          <w:spacing w:val="-25"/>
        </w:rPr>
        <w:t xml:space="preserve"> </w:t>
      </w:r>
      <w:r>
        <w:rPr>
          <w:rFonts w:cs="Calibri" w:ascii="Calibri" w:hAnsi="Calibri"/>
          <w:spacing w:val="-2"/>
        </w:rPr>
        <w:t>lan</w:t>
      </w:r>
      <w:r>
        <w:rPr>
          <w:rFonts w:cs="Calibri" w:ascii="Calibri" w:hAnsi="Calibri"/>
          <w:spacing w:val="-1"/>
        </w:rPr>
        <w:t>ding</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Calibri"/>
          <w:spacing w:val="38"/>
          <w:w w:val="99"/>
        </w:rPr>
      </w:pPr>
      <w:r>
        <w:rPr>
          <w:rFonts w:cs="Calibri" w:ascii="Calibri" w:hAnsi="Calibri"/>
          <w:spacing w:val="-2"/>
        </w:rPr>
        <w:t>Repair/replace</w:t>
      </w:r>
      <w:r>
        <w:rPr>
          <w:rFonts w:cs="Calibri" w:ascii="Calibri" w:hAnsi="Calibri"/>
          <w:spacing w:val="-26"/>
        </w:rPr>
        <w:t xml:space="preserve"> </w:t>
      </w:r>
      <w:r>
        <w:rPr>
          <w:rFonts w:cs="Calibri" w:ascii="Calibri" w:hAnsi="Calibri"/>
        </w:rPr>
        <w:t>navigation</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2"/>
        </w:rPr>
        <w:t xml:space="preserve"> </w:t>
      </w:r>
      <w:r>
        <w:rPr>
          <w:rFonts w:cs="Calibri" w:ascii="Calibri" w:hAnsi="Calibri"/>
        </w:rPr>
        <w:t>interior</w:t>
      </w:r>
      <w:r>
        <w:rPr>
          <w:rFonts w:cs="Calibri" w:ascii="Calibri" w:hAnsi="Calibri"/>
          <w:spacing w:val="-12"/>
        </w:rPr>
        <w:t xml:space="preserve"> </w:t>
      </w:r>
      <w:r>
        <w:rPr>
          <w:rFonts w:cs="Calibri" w:ascii="Calibri" w:hAnsi="Calibri"/>
        </w:rPr>
        <w:t>lights.</w:t>
      </w:r>
    </w:p>
    <w:p>
      <w:pPr>
        <w:pStyle w:val="BodyText"/>
        <w:ind w:start="0" w:end="0"/>
        <w:rPr>
          <w:rFonts w:ascii="Calibri" w:hAnsi="Calibri" w:cs="Calibri"/>
          <w:spacing w:val="30"/>
          <w:w w:val="101"/>
        </w:rPr>
      </w:pPr>
      <w:r>
        <w:rPr>
          <w:rFonts w:cs="Calibri" w:ascii="Calibri" w:hAnsi="Calibri"/>
          <w:spacing w:val="-2"/>
        </w:rPr>
        <w:t>Replace</w:t>
      </w:r>
      <w:r>
        <w:rPr>
          <w:rFonts w:cs="Calibri" w:ascii="Calibri" w:hAnsi="Calibri"/>
          <w:spacing w:val="-7"/>
        </w:rPr>
        <w:t xml:space="preserve"> </w:t>
      </w:r>
      <w:r>
        <w:rPr>
          <w:rFonts w:cs="Calibri" w:ascii="Calibri" w:hAnsi="Calibri"/>
        </w:rPr>
        <w:t>ice</w:t>
      </w:r>
      <w:r>
        <w:rPr>
          <w:rFonts w:cs="Calibri" w:ascii="Calibri" w:hAnsi="Calibri"/>
          <w:spacing w:val="-6"/>
        </w:rPr>
        <w:t xml:space="preserve"> </w:t>
      </w:r>
      <w:r>
        <w:rPr>
          <w:rFonts w:cs="Calibri" w:ascii="Calibri" w:hAnsi="Calibri"/>
          <w:spacing w:val="-1"/>
        </w:rPr>
        <w:t>inspection</w:t>
      </w:r>
      <w:r>
        <w:rPr>
          <w:rFonts w:cs="Calibri" w:ascii="Calibri" w:hAnsi="Calibri"/>
          <w:spacing w:val="-6"/>
        </w:rPr>
        <w:t xml:space="preserve"> </w:t>
      </w:r>
      <w:r>
        <w:rPr>
          <w:rFonts w:cs="Calibri" w:ascii="Calibri" w:hAnsi="Calibri"/>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7"/>
        </w:rPr>
        <w:t xml:space="preserve"> </w:t>
      </w:r>
      <w:r>
        <w:rPr>
          <w:rFonts w:cs="Calibri" w:ascii="Calibri" w:hAnsi="Calibri"/>
        </w:rPr>
        <w:t>logo</w:t>
      </w:r>
      <w:r>
        <w:rPr>
          <w:rFonts w:cs="Calibri" w:ascii="Calibri" w:hAnsi="Calibri"/>
          <w:spacing w:val="-16"/>
        </w:rPr>
        <w:t xml:space="preserve"> </w:t>
      </w:r>
      <w:r>
        <w:rPr>
          <w:rFonts w:cs="Calibri" w:ascii="Calibri" w:hAnsi="Calibri"/>
          <w:spacing w:val="-1"/>
        </w:rPr>
        <w:t>lights.</w:t>
      </w:r>
    </w:p>
    <w:p>
      <w:pPr>
        <w:pStyle w:val="BodyText"/>
        <w:ind w:start="0" w:end="0"/>
        <w:rPr>
          <w:rFonts w:ascii="Calibri" w:hAnsi="Calibri" w:cs="Calibri"/>
          <w:spacing w:val="69"/>
          <w:w w:val="99"/>
        </w:rPr>
      </w:pPr>
      <w:r>
        <w:rPr>
          <w:rFonts w:cs="Calibri" w:ascii="Calibri" w:hAnsi="Calibri"/>
          <w:spacing w:val="-2"/>
        </w:rPr>
        <w:t>Repair/replace</w:t>
      </w:r>
      <w:r>
        <w:rPr>
          <w:rFonts w:cs="Calibri" w:ascii="Calibri" w:hAnsi="Calibri"/>
          <w:spacing w:val="-4"/>
        </w:rPr>
        <w:t xml:space="preserve"> </w:t>
      </w:r>
      <w:r>
        <w:rPr>
          <w:rFonts w:cs="Calibri" w:ascii="Calibri" w:hAnsi="Calibri"/>
          <w:spacing w:val="-1"/>
        </w:rPr>
        <w:t>emergency</w:t>
      </w:r>
      <w:r>
        <w:rPr>
          <w:rFonts w:cs="Calibri" w:ascii="Calibri" w:hAnsi="Calibri"/>
          <w:spacing w:val="-3"/>
        </w:rPr>
        <w:t xml:space="preserve"> </w:t>
      </w:r>
      <w:r>
        <w:rPr>
          <w:rFonts w:cs="Calibri" w:ascii="Calibri" w:hAnsi="Calibri"/>
          <w:spacing w:val="-1"/>
        </w:rPr>
        <w:t>lighting</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30"/>
          <w:w w:val="99"/>
        </w:rPr>
      </w:pPr>
      <w:r>
        <w:rPr>
          <w:rFonts w:cs="Calibri" w:ascii="Calibri" w:hAnsi="Calibri"/>
        </w:rPr>
        <w:t>Perform</w:t>
      </w:r>
      <w:r>
        <w:rPr>
          <w:rFonts w:cs="Calibri" w:ascii="Calibri" w:hAnsi="Calibri"/>
          <w:spacing w:val="7"/>
        </w:rPr>
        <w:t xml:space="preserve"> </w:t>
      </w:r>
      <w:r>
        <w:rPr>
          <w:rFonts w:cs="Calibri" w:ascii="Calibri" w:hAnsi="Calibri"/>
          <w:spacing w:val="-1"/>
        </w:rPr>
        <w:t>emergency</w:t>
      </w:r>
      <w:r>
        <w:rPr>
          <w:rFonts w:cs="Calibri" w:ascii="Calibri" w:hAnsi="Calibri"/>
          <w:spacing w:val="9"/>
        </w:rPr>
        <w:t xml:space="preserve"> </w:t>
      </w:r>
      <w:r>
        <w:rPr>
          <w:rFonts w:cs="Calibri" w:ascii="Calibri" w:hAnsi="Calibri"/>
          <w:spacing w:val="-1"/>
        </w:rPr>
        <w:t>lighting</w:t>
      </w:r>
      <w:r>
        <w:rPr>
          <w:rFonts w:cs="Calibri" w:ascii="Calibri" w:hAnsi="Calibri"/>
          <w:spacing w:val="8"/>
        </w:rPr>
        <w:t xml:space="preserve"> </w:t>
      </w:r>
      <w:r>
        <w:rPr>
          <w:rFonts w:cs="Calibri" w:ascii="Calibri" w:hAnsi="Calibri"/>
        </w:rPr>
        <w:t>system</w:t>
      </w:r>
      <w:r>
        <w:rPr>
          <w:rFonts w:cs="Calibri" w:ascii="Calibri" w:hAnsi="Calibri"/>
          <w:spacing w:val="9"/>
        </w:rPr>
        <w:t xml:space="preserve"> </w:t>
      </w:r>
      <w:r>
        <w:rPr>
          <w:rFonts w:cs="Calibri" w:ascii="Calibri" w:hAnsi="Calibri"/>
        </w:rPr>
        <w:t>checks.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Navigatio</w:t>
      </w:r>
      <w:r>
        <w:rPr>
          <w:rFonts w:cs="Calibri" w:ascii="Calibri" w:hAnsi="Calibri"/>
          <w:b/>
          <w:spacing w:val="-2"/>
          <w:w w:val="95"/>
        </w:rPr>
        <w:t>n</w:t>
      </w:r>
    </w:p>
    <w:p>
      <w:pPr>
        <w:pStyle w:val="BodyText"/>
        <w:ind w:start="0" w:end="0"/>
        <w:rPr>
          <w:rFonts w:ascii="Calibri" w:hAnsi="Calibri" w:cs="Calibri"/>
          <w:spacing w:val="61"/>
          <w:w w:val="99"/>
        </w:rPr>
      </w:pPr>
      <w:r>
        <w:rPr>
          <w:rFonts w:cs="Calibri" w:ascii="Calibri" w:hAnsi="Calibri"/>
          <w:spacing w:val="-2"/>
        </w:rPr>
        <w:t>Calibra</w:t>
      </w:r>
      <w:r>
        <w:rPr>
          <w:rFonts w:cs="Calibri" w:ascii="Calibri" w:hAnsi="Calibri"/>
          <w:spacing w:val="-1"/>
        </w:rPr>
        <w:t>te</w:t>
      </w:r>
      <w:r>
        <w:rPr>
          <w:rFonts w:cs="Calibri" w:ascii="Calibri" w:hAnsi="Calibri"/>
          <w:spacing w:val="-8"/>
        </w:rPr>
        <w:t xml:space="preserve"> </w:t>
      </w:r>
      <w:r>
        <w:rPr>
          <w:rFonts w:cs="Calibri" w:ascii="Calibri" w:hAnsi="Calibri"/>
          <w:spacing w:val="-1"/>
        </w:rPr>
        <w:t>magnetic</w:t>
      </w:r>
      <w:r>
        <w:rPr>
          <w:rFonts w:cs="Calibri" w:ascii="Calibri" w:hAnsi="Calibri"/>
          <w:spacing w:val="-7"/>
        </w:rPr>
        <w:t xml:space="preserve"> </w:t>
      </w:r>
      <w:r>
        <w:rPr>
          <w:rFonts w:cs="Calibri" w:ascii="Calibri" w:hAnsi="Calibri"/>
          <w:spacing w:val="-1"/>
        </w:rPr>
        <w:t>direction</w:t>
      </w:r>
      <w:r>
        <w:rPr>
          <w:rFonts w:cs="Calibri" w:ascii="Calibri" w:hAnsi="Calibri"/>
          <w:spacing w:val="-8"/>
        </w:rPr>
        <w:t xml:space="preserve"> </w:t>
      </w:r>
      <w:r>
        <w:rPr>
          <w:rFonts w:cs="Calibri" w:ascii="Calibri" w:hAnsi="Calibri"/>
          <w:spacing w:val="-1"/>
        </w:rPr>
        <w:t>indicator.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airsp</w:t>
      </w:r>
      <w:r>
        <w:rPr>
          <w:rFonts w:cs="Calibri" w:ascii="Calibri" w:hAnsi="Calibri"/>
          <w:spacing w:val="-1"/>
        </w:rPr>
        <w:t>eed</w:t>
      </w:r>
      <w:r>
        <w:rPr>
          <w:rFonts w:cs="Calibri" w:ascii="Calibri" w:hAnsi="Calibri"/>
          <w:spacing w:val="-23"/>
        </w:rPr>
        <w:t xml:space="preserve"> </w:t>
      </w:r>
      <w:r>
        <w:rPr>
          <w:rFonts w:cs="Calibri" w:ascii="Calibri" w:hAnsi="Calibri"/>
        </w:rPr>
        <w:t>indicator.</w:t>
      </w:r>
    </w:p>
    <w:p>
      <w:pPr>
        <w:pStyle w:val="BodyText"/>
        <w:ind w:start="0" w:end="0"/>
        <w:rPr/>
      </w:pPr>
      <w:r>
        <w:rPr>
          <w:rFonts w:cs="Calibri" w:ascii="Calibri" w:hAnsi="Calibri"/>
        </w:rPr>
        <w:t>Replace</w:t>
      </w:r>
      <w:r>
        <w:rPr>
          <w:rFonts w:cs="Calibri" w:ascii="Calibri" w:hAnsi="Calibri"/>
          <w:spacing w:val="-15"/>
        </w:rPr>
        <w:t xml:space="preserve"> </w:t>
      </w:r>
      <w:r>
        <w:rPr>
          <w:rFonts w:cs="Calibri" w:ascii="Calibri" w:hAnsi="Calibri"/>
        </w:rPr>
        <w:t>altimeter.</w:t>
      </w:r>
    </w:p>
    <w:p>
      <w:pPr>
        <w:pStyle w:val="BodyText"/>
        <w:ind w:start="0" w:end="0"/>
        <w:rPr>
          <w:rFonts w:ascii="Calibri" w:hAnsi="Calibri" w:cs="Calibri"/>
          <w:spacing w:val="28"/>
          <w:w w:val="99"/>
        </w:rPr>
      </w:pPr>
      <w:r>
        <w:rPr>
          <w:rFonts w:cs="Calibri" w:ascii="Calibri" w:hAnsi="Calibri"/>
          <w:spacing w:val="-1"/>
          <w:w w:val="95"/>
        </w:rPr>
        <w:t>Replace</w:t>
      </w:r>
      <w:r>
        <w:rPr>
          <w:rFonts w:cs="Calibri" w:ascii="Calibri" w:hAnsi="Calibri"/>
          <w:spacing w:val="28"/>
          <w:w w:val="95"/>
        </w:rPr>
        <w:t xml:space="preserve"> </w:t>
      </w:r>
      <w:r>
        <w:rPr>
          <w:rFonts w:cs="Calibri" w:ascii="Calibri" w:hAnsi="Calibri"/>
          <w:w w:val="95"/>
        </w:rPr>
        <w:t>air</w:t>
      </w:r>
      <w:r>
        <w:rPr>
          <w:rFonts w:cs="Calibri" w:ascii="Calibri" w:hAnsi="Calibri"/>
          <w:spacing w:val="28"/>
          <w:w w:val="95"/>
        </w:rPr>
        <w:t xml:space="preserve"> </w:t>
      </w:r>
      <w:r>
        <w:rPr>
          <w:rFonts w:cs="Calibri" w:ascii="Calibri" w:hAnsi="Calibri"/>
          <w:w w:val="95"/>
        </w:rPr>
        <w:t>data</w:t>
      </w:r>
      <w:r>
        <w:rPr>
          <w:rFonts w:cs="Calibri" w:ascii="Calibri" w:hAnsi="Calibri"/>
          <w:spacing w:val="29"/>
          <w:w w:val="95"/>
        </w:rPr>
        <w:t xml:space="preserve"> </w:t>
      </w:r>
      <w:r>
        <w:rPr>
          <w:rFonts w:cs="Calibri" w:ascii="Calibri" w:hAnsi="Calibri"/>
          <w:spacing w:val="-1"/>
          <w:w w:val="95"/>
        </w:rPr>
        <w:t>computer.</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20"/>
          <w:w w:val="95"/>
        </w:rPr>
        <w:t xml:space="preserve"> </w:t>
      </w:r>
      <w:r>
        <w:rPr>
          <w:rFonts w:cs="Calibri" w:ascii="Calibri" w:hAnsi="Calibri"/>
          <w:w w:val="95"/>
        </w:rPr>
        <w:t>VOR</w:t>
      </w:r>
      <w:r>
        <w:rPr>
          <w:rFonts w:cs="Calibri" w:ascii="Calibri" w:hAnsi="Calibri"/>
          <w:spacing w:val="20"/>
          <w:w w:val="95"/>
        </w:rPr>
        <w:t xml:space="preserve"> </w:t>
      </w:r>
      <w:r>
        <w:rPr>
          <w:rFonts w:cs="Calibri" w:ascii="Calibri" w:hAnsi="Calibri"/>
          <w:w w:val="95"/>
        </w:rPr>
        <w:t>unit.</w:t>
      </w:r>
    </w:p>
    <w:p>
      <w:pPr>
        <w:pStyle w:val="BodyText"/>
        <w:ind w:start="0" w:end="0"/>
        <w:rPr>
          <w:rFonts w:ascii="Calibri" w:hAnsi="Calibri" w:cs="Calibri"/>
        </w:rPr>
      </w:pPr>
      <w:r>
        <w:rPr>
          <w:rFonts w:cs="Calibri" w:ascii="Calibri" w:hAnsi="Calibri"/>
          <w:w w:val="95"/>
        </w:rPr>
        <w:t>Replace</w:t>
      </w:r>
      <w:r>
        <w:rPr>
          <w:rFonts w:cs="Calibri" w:ascii="Calibri" w:hAnsi="Calibri"/>
          <w:spacing w:val="28"/>
          <w:w w:val="95"/>
        </w:rPr>
        <w:t xml:space="preserve"> </w:t>
      </w:r>
      <w:r>
        <w:rPr>
          <w:rFonts w:cs="Calibri" w:ascii="Calibri" w:hAnsi="Calibri"/>
          <w:w w:val="95"/>
        </w:rPr>
        <w:t>ADI.</w:t>
      </w:r>
      <w:r>
        <w:rPr>
          <w:rFonts w:cs="Calibri" w:ascii="Calibri" w:hAnsi="Calibri"/>
          <w:w w:val="99"/>
        </w:rPr>
        <w:t xml:space="preserve"> </w:t>
      </w:r>
      <w:r>
        <w:rPr>
          <w:rFonts w:cs="Calibri" w:ascii="Calibri" w:hAnsi="Calibri"/>
          <w:w w:val="95"/>
        </w:rPr>
        <w:t>Replace</w:t>
      </w:r>
      <w:r>
        <w:rPr>
          <w:rFonts w:cs="Calibri" w:ascii="Calibri" w:hAnsi="Calibri"/>
          <w:spacing w:val="15"/>
          <w:w w:val="95"/>
        </w:rPr>
        <w:t xml:space="preserve"> </w:t>
      </w:r>
      <w:r>
        <w:rPr>
          <w:rFonts w:cs="Calibri" w:ascii="Calibri" w:hAnsi="Calibri"/>
          <w:w w:val="95"/>
        </w:rPr>
        <w:t>HSI.</w:t>
      </w:r>
    </w:p>
    <w:p>
      <w:pPr>
        <w:pStyle w:val="BodyText"/>
        <w:ind w:start="0" w:end="0"/>
        <w:rPr>
          <w:rFonts w:ascii="Calibri" w:hAnsi="Calibri" w:cs="Calibri"/>
          <w:spacing w:val="33"/>
          <w:w w:val="99"/>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pitot</w:t>
      </w:r>
      <w:r>
        <w:rPr>
          <w:rFonts w:cs="Calibri" w:ascii="Calibri" w:hAnsi="Calibri"/>
          <w:spacing w:val="4"/>
        </w:rPr>
        <w:t xml:space="preserve"> </w:t>
      </w:r>
      <w:r>
        <w:rPr>
          <w:rFonts w:cs="Calibri" w:ascii="Calibri" w:hAnsi="Calibri"/>
          <w:spacing w:val="-1"/>
        </w:rPr>
        <w:t>static</w:t>
      </w:r>
      <w:r>
        <w:rPr>
          <w:rFonts w:cs="Calibri" w:ascii="Calibri" w:hAnsi="Calibri"/>
          <w:spacing w:val="5"/>
        </w:rPr>
        <w:t xml:space="preserve"> </w:t>
      </w:r>
      <w:r>
        <w:rPr>
          <w:rFonts w:cs="Calibri" w:ascii="Calibri" w:hAnsi="Calibri"/>
          <w:spacing w:val="-1"/>
        </w:rPr>
        <w:t>system</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spacing w:val="-1"/>
        </w:rPr>
        <w:t>l</w:t>
      </w:r>
      <w:r>
        <w:rPr>
          <w:rFonts w:cs="Calibri" w:ascii="Calibri" w:hAnsi="Calibri"/>
          <w:spacing w:val="-2"/>
        </w:rPr>
        <w:t>eak</w:t>
      </w:r>
      <w:r>
        <w:rPr>
          <w:rFonts w:cs="Calibri" w:ascii="Calibri" w:hAnsi="Calibri"/>
          <w:spacing w:val="-1"/>
        </w:rPr>
        <w:t>s.</w:t>
      </w:r>
    </w:p>
    <w:p>
      <w:pPr>
        <w:pStyle w:val="BodyText"/>
        <w:ind w:start="0" w:end="0"/>
        <w:rPr>
          <w:rFonts w:ascii="Calibri" w:hAnsi="Calibri" w:cs="Calibri"/>
          <w:spacing w:val="31"/>
          <w:w w:val="99"/>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operation</w:t>
      </w:r>
      <w:r>
        <w:rPr>
          <w:rFonts w:cs="Calibri" w:ascii="Calibri" w:hAnsi="Calibri"/>
          <w:spacing w:val="-5"/>
        </w:rPr>
        <w:t xml:space="preserve"> </w:t>
      </w:r>
      <w:r>
        <w:rPr>
          <w:rFonts w:cs="Calibri" w:ascii="Calibri" w:hAnsi="Calibri"/>
          <w:spacing w:val="-1"/>
        </w:rPr>
        <w:t>of</w:t>
      </w:r>
      <w:r>
        <w:rPr>
          <w:rFonts w:cs="Calibri" w:ascii="Calibri" w:hAnsi="Calibri"/>
          <w:spacing w:val="-5"/>
        </w:rPr>
        <w:t xml:space="preserve"> </w:t>
      </w:r>
      <w:r>
        <w:rPr>
          <w:rFonts w:cs="Calibri" w:ascii="Calibri" w:hAnsi="Calibri"/>
          <w:spacing w:val="-1"/>
        </w:rPr>
        <w:t>direction</w:t>
      </w:r>
      <w:r>
        <w:rPr>
          <w:rFonts w:cs="Calibri" w:ascii="Calibri" w:hAnsi="Calibri"/>
          <w:spacing w:val="-2"/>
        </w:rPr>
        <w:t>a</w:t>
      </w:r>
      <w:r>
        <w:rPr>
          <w:rFonts w:cs="Calibri" w:ascii="Calibri" w:hAnsi="Calibri"/>
          <w:spacing w:val="-1"/>
        </w:rPr>
        <w:t>l</w:t>
      </w:r>
      <w:r>
        <w:rPr>
          <w:rFonts w:cs="Calibri" w:ascii="Calibri" w:hAnsi="Calibri"/>
          <w:spacing w:val="-7"/>
        </w:rPr>
        <w:t xml:space="preserve"> </w:t>
      </w:r>
      <w:r>
        <w:rPr>
          <w:rFonts w:cs="Calibri" w:ascii="Calibri" w:hAnsi="Calibri"/>
        </w:rPr>
        <w:t>gyro.</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13"/>
        </w:rPr>
        <w:t xml:space="preserve"> </w:t>
      </w:r>
      <w:r>
        <w:rPr>
          <w:rFonts w:cs="Calibri" w:ascii="Calibri" w:hAnsi="Calibri"/>
          <w:spacing w:val="-1"/>
        </w:rPr>
        <w:t>check</w:t>
      </w:r>
      <w:r>
        <w:rPr>
          <w:rFonts w:cs="Calibri" w:ascii="Calibri" w:hAnsi="Calibri"/>
          <w:spacing w:val="-12"/>
        </w:rPr>
        <w:t xml:space="preserve"> </w:t>
      </w:r>
      <w:r>
        <w:rPr>
          <w:rFonts w:cs="Calibri" w:ascii="Calibri" w:hAnsi="Calibri"/>
        </w:rPr>
        <w:t>weather</w:t>
      </w:r>
      <w:r>
        <w:rPr>
          <w:rFonts w:cs="Calibri" w:ascii="Calibri" w:hAnsi="Calibri"/>
          <w:spacing w:val="-13"/>
        </w:rPr>
        <w:t xml:space="preserve"> </w:t>
      </w:r>
      <w:r>
        <w:rPr>
          <w:rFonts w:cs="Calibri" w:ascii="Calibri" w:hAnsi="Calibri"/>
        </w:rPr>
        <w:t>radar.</w:t>
      </w:r>
    </w:p>
    <w:p>
      <w:pPr>
        <w:pStyle w:val="BodyText"/>
        <w:ind w:start="0" w:end="0"/>
        <w:rPr>
          <w:rFonts w:ascii="Calibri" w:hAnsi="Calibri" w:cs="Calibri"/>
          <w:spacing w:val="41"/>
          <w:w w:val="99"/>
        </w:rPr>
      </w:pPr>
      <w:r>
        <w:rPr>
          <w:rFonts w:cs="Calibri" w:ascii="Calibri" w:hAnsi="Calibri"/>
          <w:spacing w:val="-2"/>
        </w:rPr>
        <w:t>Fu</w:t>
      </w:r>
      <w:r>
        <w:rPr>
          <w:rFonts w:cs="Calibri" w:ascii="Calibri" w:hAnsi="Calibri"/>
          <w:spacing w:val="-1"/>
        </w:rPr>
        <w:t>nctional</w:t>
      </w:r>
      <w:r>
        <w:rPr>
          <w:rFonts w:cs="Calibri" w:ascii="Calibri" w:hAnsi="Calibri"/>
          <w:spacing w:val="-17"/>
        </w:rPr>
        <w:t xml:space="preserve"> </w:t>
      </w:r>
      <w:r>
        <w:rPr>
          <w:rFonts w:cs="Calibri" w:ascii="Calibri" w:hAnsi="Calibri"/>
          <w:spacing w:val="-1"/>
        </w:rPr>
        <w:t>check</w:t>
      </w:r>
      <w:r>
        <w:rPr>
          <w:rFonts w:cs="Calibri" w:ascii="Calibri" w:hAnsi="Calibri"/>
          <w:spacing w:val="-16"/>
        </w:rPr>
        <w:t xml:space="preserve"> </w:t>
      </w:r>
      <w:r>
        <w:rPr>
          <w:rFonts w:cs="Calibri" w:ascii="Calibri" w:hAnsi="Calibri"/>
          <w:spacing w:val="-1"/>
        </w:rPr>
        <w:t>doppler.</w:t>
      </w:r>
    </w:p>
    <w:p>
      <w:pPr>
        <w:pStyle w:val="BodyText"/>
        <w:ind w:start="0" w:end="0"/>
        <w:rPr>
          <w:rFonts w:ascii="Calibri" w:hAnsi="Calibri" w:cs="Calibri"/>
          <w:spacing w:val="26"/>
          <w:w w:val="94"/>
        </w:rPr>
      </w:pPr>
      <w:r>
        <w:rPr>
          <w:rFonts w:cs="Calibri" w:ascii="Calibri" w:hAnsi="Calibri"/>
          <w:spacing w:val="-2"/>
        </w:rPr>
        <w:t>Fu</w:t>
      </w:r>
      <w:r>
        <w:rPr>
          <w:rFonts w:cs="Calibri" w:ascii="Calibri" w:hAnsi="Calibri"/>
          <w:spacing w:val="-1"/>
        </w:rPr>
        <w:t>nctional</w:t>
      </w:r>
      <w:r>
        <w:rPr>
          <w:rFonts w:cs="Calibri" w:ascii="Calibri" w:hAnsi="Calibri"/>
          <w:spacing w:val="-32"/>
        </w:rPr>
        <w:t xml:space="preserve"> </w:t>
      </w:r>
      <w:r>
        <w:rPr>
          <w:rFonts w:cs="Calibri" w:ascii="Calibri" w:hAnsi="Calibri"/>
          <w:spacing w:val="-1"/>
        </w:rPr>
        <w:t>check</w:t>
      </w:r>
      <w:r>
        <w:rPr>
          <w:rFonts w:cs="Calibri" w:ascii="Calibri" w:hAnsi="Calibri"/>
          <w:spacing w:val="-32"/>
        </w:rPr>
        <w:t xml:space="preserve"> </w:t>
      </w:r>
      <w:r>
        <w:rPr>
          <w:rFonts w:cs="Calibri" w:ascii="Calibri" w:hAnsi="Calibri"/>
        </w:rPr>
        <w:t>TCAS.</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rPr>
        <w:t>DME.</w:t>
      </w:r>
    </w:p>
    <w:p>
      <w:pPr>
        <w:pStyle w:val="BodyText"/>
        <w:ind w:start="0" w:end="0"/>
        <w:rPr>
          <w:rFonts w:ascii="Calibri" w:hAnsi="Calibri" w:cs="Calibri"/>
          <w:spacing w:val="47"/>
          <w:w w:val="99"/>
        </w:rPr>
      </w:pPr>
      <w:r>
        <w:rPr>
          <w:rFonts w:cs="Calibri" w:ascii="Calibri" w:hAnsi="Calibri"/>
          <w:spacing w:val="-2"/>
        </w:rPr>
        <w:t>Fu</w:t>
      </w:r>
      <w:r>
        <w:rPr>
          <w:rFonts w:cs="Calibri" w:ascii="Calibri" w:hAnsi="Calibri"/>
          <w:spacing w:val="-1"/>
        </w:rPr>
        <w:t>nctional</w:t>
      </w:r>
      <w:r>
        <w:rPr>
          <w:rFonts w:cs="Calibri" w:ascii="Calibri" w:hAnsi="Calibri"/>
          <w:spacing w:val="-28"/>
        </w:rPr>
        <w:t xml:space="preserve"> </w:t>
      </w:r>
      <w:r>
        <w:rPr>
          <w:rFonts w:cs="Calibri" w:ascii="Calibri" w:hAnsi="Calibri"/>
          <w:spacing w:val="-1"/>
        </w:rPr>
        <w:t>check</w:t>
      </w:r>
      <w:r>
        <w:rPr>
          <w:rFonts w:cs="Calibri" w:ascii="Calibri" w:hAnsi="Calibri"/>
          <w:spacing w:val="-27"/>
        </w:rPr>
        <w:t xml:space="preserve"> </w:t>
      </w:r>
      <w:r>
        <w:rPr>
          <w:rFonts w:cs="Calibri" w:ascii="Calibri" w:hAnsi="Calibri"/>
        </w:rPr>
        <w:t>ATC</w:t>
      </w:r>
      <w:r>
        <w:rPr>
          <w:rFonts w:cs="Calibri" w:ascii="Calibri" w:hAnsi="Calibri"/>
          <w:spacing w:val="-28"/>
        </w:rPr>
        <w:t xml:space="preserve"> </w:t>
      </w:r>
      <w:r>
        <w:rPr>
          <w:rFonts w:cs="Calibri" w:ascii="Calibri" w:hAnsi="Calibri"/>
          <w:spacing w:val="-2"/>
        </w:rPr>
        <w:t>Tran</w:t>
      </w:r>
      <w:r>
        <w:rPr>
          <w:rFonts w:cs="Calibri" w:ascii="Calibri" w:hAnsi="Calibri"/>
          <w:spacing w:val="-1"/>
        </w:rPr>
        <w:t>sponder.</w:t>
      </w:r>
    </w:p>
    <w:p>
      <w:pPr>
        <w:pStyle w:val="BodyText"/>
        <w:ind w:start="0" w:end="0"/>
        <w:rPr>
          <w:rFonts w:ascii="Calibri" w:hAnsi="Calibri" w:cs="Calibri"/>
          <w:spacing w:val="49"/>
          <w:w w:val="103"/>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spacing w:val="-1"/>
        </w:rPr>
        <w:t>flight</w:t>
      </w:r>
      <w:r>
        <w:rPr>
          <w:rFonts w:cs="Calibri" w:ascii="Calibri" w:hAnsi="Calibri"/>
          <w:spacing w:val="7"/>
        </w:rPr>
        <w:t xml:space="preserve"> </w:t>
      </w:r>
      <w:r>
        <w:rPr>
          <w:rFonts w:cs="Calibri" w:ascii="Calibri" w:hAnsi="Calibri"/>
          <w:spacing w:val="-1"/>
        </w:rPr>
        <w:t>director</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spacing w:val="-1"/>
        </w:rPr>
        <w:t>check</w:t>
      </w:r>
      <w:r>
        <w:rPr>
          <w:rFonts w:cs="Calibri" w:ascii="Calibri" w:hAnsi="Calibri"/>
          <w:spacing w:val="-5"/>
        </w:rPr>
        <w:t xml:space="preserve"> </w:t>
      </w:r>
      <w:r>
        <w:rPr>
          <w:rFonts w:cs="Calibri" w:ascii="Calibri" w:hAnsi="Calibri"/>
          <w:spacing w:val="-1"/>
        </w:rPr>
        <w:t>inerti</w:t>
      </w:r>
      <w:r>
        <w:rPr>
          <w:rFonts w:cs="Calibri" w:ascii="Calibri" w:hAnsi="Calibri"/>
          <w:spacing w:val="-2"/>
        </w:rPr>
        <w:t>al</w:t>
      </w:r>
      <w:r>
        <w:rPr>
          <w:rFonts w:cs="Calibri" w:ascii="Calibri" w:hAnsi="Calibri"/>
          <w:spacing w:val="-6"/>
        </w:rPr>
        <w:t xml:space="preserve"> </w:t>
      </w:r>
      <w:r>
        <w:rPr>
          <w:rFonts w:cs="Calibri" w:ascii="Calibri" w:hAnsi="Calibri"/>
        </w:rPr>
        <w:t>nav</w:t>
      </w:r>
      <w:r>
        <w:rPr>
          <w:rFonts w:cs="Calibri" w:ascii="Calibri" w:hAnsi="Calibri"/>
          <w:spacing w:val="-5"/>
        </w:rPr>
        <w:t xml:space="preserve"> </w:t>
      </w:r>
      <w:r>
        <w:rPr>
          <w:rFonts w:cs="Calibri" w:ascii="Calibri" w:hAnsi="Calibri"/>
          <w:spacing w:val="-1"/>
        </w:rPr>
        <w:t>system.</w:t>
      </w:r>
    </w:p>
    <w:p>
      <w:pPr>
        <w:pStyle w:val="BodyText"/>
        <w:ind w:start="0" w:end="0"/>
        <w:rPr>
          <w:rFonts w:ascii="Calibri" w:hAnsi="Calibri" w:cs="Calibri"/>
          <w:spacing w:val="27"/>
          <w:w w:val="104"/>
        </w:rPr>
      </w:pPr>
      <w:r>
        <w:rPr>
          <w:rFonts w:cs="Calibri" w:ascii="Calibri" w:hAnsi="Calibri"/>
        </w:rPr>
        <w:t>Complete</w:t>
      </w:r>
      <w:r>
        <w:rPr>
          <w:rFonts w:cs="Calibri" w:ascii="Calibri" w:hAnsi="Calibri"/>
          <w:spacing w:val="-4"/>
        </w:rPr>
        <w:t xml:space="preserve"> </w:t>
      </w:r>
      <w:r>
        <w:rPr>
          <w:rFonts w:cs="Calibri" w:ascii="Calibri" w:hAnsi="Calibri"/>
        </w:rPr>
        <w:t>quadrantal</w:t>
      </w:r>
      <w:r>
        <w:rPr>
          <w:rFonts w:cs="Calibri" w:ascii="Calibri" w:hAnsi="Calibri"/>
          <w:spacing w:val="-1"/>
        </w:rPr>
        <w:t xml:space="preserve"> </w:t>
      </w:r>
      <w:r>
        <w:rPr>
          <w:rFonts w:cs="Calibri" w:ascii="Calibri" w:hAnsi="Calibri"/>
        </w:rPr>
        <w:t>error</w:t>
      </w:r>
      <w:r>
        <w:rPr>
          <w:rFonts w:cs="Calibri" w:ascii="Calibri" w:hAnsi="Calibri"/>
          <w:spacing w:val="-2"/>
        </w:rPr>
        <w:t xml:space="preserve"> </w:t>
      </w:r>
      <w:r>
        <w:rPr>
          <w:rFonts w:cs="Calibri" w:ascii="Calibri" w:hAnsi="Calibri"/>
          <w:spacing w:val="-1"/>
        </w:rPr>
        <w:t>correction</w:t>
      </w:r>
      <w:r>
        <w:rPr>
          <w:rFonts w:cs="Calibri" w:ascii="Calibri" w:hAnsi="Calibri"/>
          <w:spacing w:val="-2"/>
        </w:rPr>
        <w:t xml:space="preserve"> </w:t>
      </w:r>
      <w:r>
        <w:rPr>
          <w:rFonts w:cs="Calibri" w:ascii="Calibri" w:hAnsi="Calibri"/>
        </w:rPr>
        <w:t>of</w:t>
      </w:r>
      <w:r>
        <w:rPr>
          <w:rFonts w:cs="Calibri" w:ascii="Calibri" w:hAnsi="Calibri"/>
          <w:spacing w:val="-1"/>
        </w:rPr>
        <w:t xml:space="preserve"> </w:t>
      </w:r>
      <w:r>
        <w:rPr>
          <w:rFonts w:cs="Calibri" w:ascii="Calibri" w:hAnsi="Calibri"/>
        </w:rPr>
        <w:t>ADF</w:t>
      </w:r>
      <w:r>
        <w:rPr>
          <w:rFonts w:cs="Calibri" w:ascii="Calibri" w:hAnsi="Calibri"/>
          <w:spacing w:val="-1"/>
        </w:rPr>
        <w:t xml:space="preserve"> system.</w:t>
      </w:r>
    </w:p>
    <w:p>
      <w:pPr>
        <w:pStyle w:val="BodyText"/>
        <w:ind w:start="0" w:end="0"/>
        <w:rPr/>
      </w:pPr>
      <w:r>
        <w:rPr>
          <w:rFonts w:cs="Calibri" w:ascii="Calibri" w:hAnsi="Calibri"/>
        </w:rPr>
        <w:t>Update</w:t>
      </w:r>
      <w:r>
        <w:rPr>
          <w:rFonts w:cs="Calibri" w:ascii="Calibri" w:hAnsi="Calibri"/>
          <w:spacing w:val="2"/>
        </w:rPr>
        <w:t xml:space="preserve"> </w:t>
      </w:r>
      <w:r>
        <w:rPr>
          <w:rFonts w:cs="Calibri" w:ascii="Calibri" w:hAnsi="Calibri"/>
        </w:rPr>
        <w:t>flight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nagement</w:t>
      </w:r>
      <w:r>
        <w:rPr>
          <w:rFonts w:cs="Calibri" w:ascii="Calibri" w:hAnsi="Calibri"/>
          <w:spacing w:val="2"/>
        </w:rPr>
        <w:t xml:space="preserve"> </w:t>
      </w:r>
      <w:r>
        <w:rPr>
          <w:rFonts w:cs="Calibri" w:ascii="Calibri" w:hAnsi="Calibri"/>
        </w:rPr>
        <w:t>system</w:t>
      </w:r>
      <w:r>
        <w:rPr>
          <w:rFonts w:cs="Calibri" w:ascii="Calibri" w:hAnsi="Calibri"/>
          <w:spacing w:val="2"/>
        </w:rPr>
        <w:t xml:space="preserve"> </w:t>
      </w:r>
      <w:r>
        <w:rPr>
          <w:rFonts w:cs="Calibri" w:ascii="Calibri" w:hAnsi="Calibri"/>
        </w:rPr>
        <w:t>database.</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2"/>
        </w:rPr>
        <w:t>calibra</w:t>
      </w:r>
      <w:r>
        <w:rPr>
          <w:rFonts w:cs="Calibri" w:ascii="Calibri" w:hAnsi="Calibri"/>
          <w:spacing w:val="-1"/>
        </w:rPr>
        <w:t>tion</w:t>
      </w:r>
      <w:r>
        <w:rPr>
          <w:rFonts w:cs="Calibri" w:ascii="Calibri" w:hAnsi="Calibri"/>
          <w:spacing w:val="7"/>
        </w:rPr>
        <w:t xml:space="preserve"> </w:t>
      </w:r>
      <w:r>
        <w:rPr>
          <w:rFonts w:cs="Calibri" w:ascii="Calibri" w:hAnsi="Calibri"/>
        </w:rPr>
        <w:t>of</w:t>
      </w:r>
      <w:r>
        <w:rPr>
          <w:rFonts w:cs="Calibri" w:ascii="Calibri" w:hAnsi="Calibri"/>
          <w:spacing w:val="8"/>
        </w:rPr>
        <w:t xml:space="preserve"> </w:t>
      </w:r>
      <w:r>
        <w:rPr>
          <w:rFonts w:cs="Calibri" w:ascii="Calibri" w:hAnsi="Calibri"/>
        </w:rPr>
        <w:t>pitot</w:t>
      </w:r>
      <w:r>
        <w:rPr>
          <w:rFonts w:cs="Calibri" w:ascii="Calibri" w:hAnsi="Calibri"/>
          <w:spacing w:val="8"/>
        </w:rPr>
        <w:t xml:space="preserve"> </w:t>
      </w:r>
      <w:r>
        <w:rPr>
          <w:rFonts w:cs="Calibri" w:ascii="Calibri" w:hAnsi="Calibri"/>
        </w:rPr>
        <w:t>static</w:t>
      </w:r>
      <w:r>
        <w:rPr>
          <w:rFonts w:cs="Calibri" w:ascii="Calibri" w:hAnsi="Calibri"/>
          <w:spacing w:val="8"/>
        </w:rPr>
        <w:t xml:space="preserve"> </w:t>
      </w:r>
      <w:r>
        <w:rPr>
          <w:rFonts w:cs="Calibri" w:ascii="Calibri" w:hAnsi="Calibri"/>
        </w:rPr>
        <w:t>instruments.</w:t>
      </w:r>
    </w:p>
    <w:p>
      <w:pPr>
        <w:pStyle w:val="BodyText"/>
        <w:ind w:start="0" w:end="0"/>
        <w:rPr>
          <w:rFonts w:ascii="Calibri" w:hAnsi="Calibri" w:cs="Calibri"/>
          <w:spacing w:val="47"/>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calibration</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pressure altitude</w:t>
      </w:r>
      <w:r>
        <w:rPr>
          <w:rFonts w:cs="Calibri" w:ascii="Calibri" w:hAnsi="Calibri"/>
          <w:spacing w:val="-2"/>
        </w:rPr>
        <w:t xml:space="preserve"> </w:t>
      </w:r>
      <w:r>
        <w:rPr>
          <w:rFonts w:cs="Calibri" w:ascii="Calibri" w:hAnsi="Calibri"/>
        </w:rPr>
        <w:t>reporting</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marker</w:t>
      </w:r>
      <w:r>
        <w:rPr>
          <w:rFonts w:cs="Calibri" w:ascii="Calibri" w:hAnsi="Calibri"/>
          <w:spacing w:val="-4"/>
        </w:rPr>
        <w:t xml:space="preserve"> </w:t>
      </w:r>
      <w:r>
        <w:rPr>
          <w:rFonts w:cs="Calibri" w:ascii="Calibri" w:hAnsi="Calibri"/>
          <w:spacing w:val="-1"/>
        </w:rPr>
        <w:t>systems.</w:t>
      </w:r>
    </w:p>
    <w:p>
      <w:pPr>
        <w:pStyle w:val="BodyText"/>
        <w:ind w:start="0" w:end="0"/>
        <w:rPr>
          <w:rFonts w:ascii="Calibri" w:hAnsi="Calibri" w:cs="Calibri"/>
          <w:spacing w:val="61"/>
          <w:w w:val="102"/>
        </w:rPr>
      </w:pPr>
      <w:r>
        <w:rPr>
          <w:rFonts w:cs="Calibri" w:ascii="Calibri" w:hAnsi="Calibri"/>
          <w:spacing w:val="-1"/>
        </w:rPr>
        <w:t>Comp</w:t>
      </w:r>
      <w:r>
        <w:rPr>
          <w:rFonts w:cs="Calibri" w:ascii="Calibri" w:hAnsi="Calibri"/>
          <w:spacing w:val="-2"/>
        </w:rPr>
        <w:t>ass</w:t>
      </w:r>
      <w:r>
        <w:rPr>
          <w:rFonts w:cs="Calibri" w:ascii="Calibri" w:hAnsi="Calibri"/>
          <w:spacing w:val="-1"/>
        </w:rPr>
        <w:t xml:space="preserve"> replacement</w:t>
      </w:r>
      <w:r>
        <w:rPr>
          <w:rFonts w:cs="Calibri" w:ascii="Calibri" w:hAnsi="Calibri"/>
        </w:rPr>
        <w:t xml:space="preserve"> </w:t>
      </w:r>
      <w:r>
        <w:rPr>
          <w:rFonts w:cs="Calibri" w:ascii="Calibri" w:hAnsi="Calibri"/>
          <w:spacing w:val="-1"/>
        </w:rPr>
        <w:t>direct/indirect.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9"/>
        </w:rPr>
        <w:t xml:space="preserve"> </w:t>
      </w:r>
      <w:r>
        <w:rPr>
          <w:rFonts w:cs="Calibri" w:ascii="Calibri" w:hAnsi="Calibri"/>
          <w:spacing w:val="-2"/>
        </w:rPr>
        <w:t>Satc</w:t>
      </w:r>
      <w:r>
        <w:rPr>
          <w:rFonts w:cs="Calibri" w:ascii="Calibri" w:hAnsi="Calibri"/>
          <w:spacing w:val="-1"/>
        </w:rPr>
        <w:t>om.</w:t>
      </w:r>
    </w:p>
    <w:p>
      <w:pPr>
        <w:pStyle w:val="BodyText"/>
        <w:ind w:start="0" w:end="0"/>
        <w:rPr>
          <w:rFonts w:ascii="Calibri" w:hAnsi="Calibri" w:cs="Calibri"/>
          <w:spacing w:val="26"/>
          <w:w w:val="99"/>
        </w:rPr>
      </w:pPr>
      <w:r>
        <w:rPr>
          <w:rFonts w:cs="Calibri" w:ascii="Calibri" w:hAnsi="Calibri"/>
          <w:spacing w:val="-1"/>
          <w:w w:val="95"/>
        </w:rPr>
        <w:t>Check</w:t>
      </w:r>
      <w:r>
        <w:rPr>
          <w:rFonts w:cs="Calibri" w:ascii="Calibri" w:hAnsi="Calibri"/>
          <w:spacing w:val="1"/>
          <w:w w:val="95"/>
        </w:rPr>
        <w:t xml:space="preserve"> </w:t>
      </w:r>
      <w:r>
        <w:rPr>
          <w:rFonts w:cs="Calibri" w:ascii="Calibri" w:hAnsi="Calibri"/>
          <w:spacing w:val="-2"/>
          <w:w w:val="95"/>
        </w:rPr>
        <w:t>GPS</w:t>
      </w:r>
      <w:r>
        <w:rPr>
          <w:rFonts w:cs="Calibri" w:ascii="Calibri" w:hAnsi="Calibri"/>
          <w:spacing w:val="-1"/>
          <w:w w:val="95"/>
        </w:rPr>
        <w:t>.</w:t>
      </w:r>
    </w:p>
    <w:p>
      <w:pPr>
        <w:pStyle w:val="BodyText"/>
        <w:ind w:start="0" w:end="0"/>
        <w:rPr>
          <w:rFonts w:ascii="Calibri" w:hAnsi="Calibri" w:cs="Calibri"/>
        </w:rPr>
      </w:pPr>
      <w:r>
        <w:rPr>
          <w:rFonts w:cs="Calibri" w:ascii="Calibri" w:hAnsi="Calibri"/>
          <w:spacing w:val="-1"/>
          <w:w w:val="95"/>
        </w:rPr>
        <w:t>Test</w:t>
      </w:r>
      <w:r>
        <w:rPr>
          <w:rFonts w:cs="Calibri" w:ascii="Calibri" w:hAnsi="Calibri"/>
          <w:w w:val="95"/>
        </w:rPr>
        <w:t xml:space="preserve"> </w:t>
      </w:r>
      <w:r>
        <w:rPr>
          <w:rFonts w:cs="Calibri" w:ascii="Calibri" w:hAnsi="Calibri"/>
          <w:spacing w:val="1"/>
          <w:w w:val="95"/>
        </w:rPr>
        <w:t>AVM</w:t>
      </w:r>
      <w:r>
        <w:rPr>
          <w:rFonts w:cs="Calibri" w:ascii="Calibri" w:hAnsi="Calibri"/>
          <w:w w:val="95"/>
        </w:rPr>
        <w: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Oxyge</w:t>
      </w:r>
      <w:r>
        <w:rPr>
          <w:rFonts w:cs="Calibri" w:ascii="Calibri" w:hAnsi="Calibri"/>
          <w:b/>
          <w:spacing w:val="-2"/>
          <w:w w:val="95"/>
        </w:rPr>
        <w:t>n</w:t>
      </w:r>
    </w:p>
    <w:p>
      <w:pPr>
        <w:pStyle w:val="BodyText"/>
        <w:ind w:start="0" w:end="0"/>
        <w:rPr>
          <w:rFonts w:ascii="Calibri" w:hAnsi="Calibri" w:cs="Calibri"/>
          <w:spacing w:val="37"/>
          <w:w w:val="103"/>
        </w:rPr>
      </w:pPr>
      <w:r>
        <w:rPr>
          <w:rFonts w:cs="Calibri" w:ascii="Calibri" w:hAnsi="Calibri"/>
          <w:spacing w:val="-1"/>
        </w:rPr>
        <w:t>Inspect</w:t>
      </w:r>
      <w:r>
        <w:rPr>
          <w:rFonts w:cs="Calibri" w:ascii="Calibri" w:hAnsi="Calibri"/>
          <w:spacing w:val="1"/>
        </w:rPr>
        <w:t xml:space="preserve"> </w:t>
      </w:r>
      <w:r>
        <w:rPr>
          <w:rFonts w:cs="Calibri" w:ascii="Calibri" w:hAnsi="Calibri"/>
        </w:rPr>
        <w:t>on</w:t>
      </w:r>
      <w:r>
        <w:rPr>
          <w:rFonts w:cs="Calibri" w:ascii="Calibri" w:hAnsi="Calibri"/>
          <w:spacing w:val="1"/>
        </w:rPr>
        <w:t xml:space="preserve"> </w:t>
      </w:r>
      <w:r>
        <w:rPr>
          <w:rFonts w:cs="Calibri" w:ascii="Calibri" w:hAnsi="Calibri"/>
          <w:spacing w:val="-1"/>
        </w:rPr>
        <w:t>b</w:t>
      </w:r>
      <w:r>
        <w:rPr>
          <w:rFonts w:cs="Calibri" w:ascii="Calibri" w:hAnsi="Calibri"/>
          <w:spacing w:val="-2"/>
        </w:rPr>
        <w:t>oard</w:t>
      </w:r>
      <w:r>
        <w:rPr>
          <w:rFonts w:cs="Calibri" w:ascii="Calibri" w:hAnsi="Calibri"/>
        </w:rPr>
        <w:t xml:space="preserve"> oxygen</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22"/>
          <w:w w:val="103"/>
        </w:rPr>
      </w:pPr>
      <w:r>
        <w:rPr>
          <w:rFonts w:cs="Calibri" w:ascii="Calibri" w:hAnsi="Calibri"/>
          <w:spacing w:val="-2"/>
        </w:rPr>
        <w:t>Pu</w:t>
      </w:r>
      <w:r>
        <w:rPr>
          <w:rFonts w:cs="Calibri" w:ascii="Calibri" w:hAnsi="Calibri"/>
          <w:spacing w:val="-1"/>
        </w:rPr>
        <w:t>rge</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spacing w:val="-1"/>
        </w:rPr>
        <w:t>recharge</w:t>
      </w:r>
      <w:r>
        <w:rPr>
          <w:rFonts w:cs="Calibri" w:ascii="Calibri" w:hAnsi="Calibri"/>
          <w:spacing w:val="-6"/>
        </w:rPr>
        <w:t xml:space="preserve"> </w:t>
      </w:r>
      <w:r>
        <w:rPr>
          <w:rFonts w:cs="Calibri" w:ascii="Calibri" w:hAnsi="Calibri"/>
        </w:rPr>
        <w:t>oxygen</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5"/>
        </w:rPr>
        <w:t xml:space="preserve"> </w:t>
      </w:r>
      <w:r>
        <w:rPr>
          <w:rFonts w:cs="Calibri" w:ascii="Calibri" w:hAnsi="Calibri"/>
          <w:spacing w:val="-1"/>
        </w:rPr>
        <w:t>regulator.</w:t>
      </w:r>
    </w:p>
    <w:p>
      <w:pPr>
        <w:pStyle w:val="BodyText"/>
        <w:ind w:start="0" w:end="0"/>
        <w:rPr>
          <w:rFonts w:ascii="Calibri" w:hAnsi="Calibri" w:cs="Calibri"/>
          <w:spacing w:val="41"/>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1"/>
        </w:rPr>
        <w:t xml:space="preserve"> </w:t>
      </w:r>
      <w:r>
        <w:rPr>
          <w:rFonts w:cs="Calibri" w:ascii="Calibri" w:hAnsi="Calibri"/>
          <w:spacing w:val="-1"/>
        </w:rPr>
        <w:t>oxygen</w:t>
      </w:r>
      <w:r>
        <w:rPr>
          <w:rFonts w:cs="Calibri" w:ascii="Calibri" w:hAnsi="Calibri"/>
          <w:spacing w:val="-21"/>
        </w:rPr>
        <w:t xml:space="preserve"> </w:t>
      </w:r>
      <w:r>
        <w:rPr>
          <w:rFonts w:cs="Calibri" w:ascii="Calibri" w:hAnsi="Calibri"/>
          <w:spacing w:val="-1"/>
        </w:rPr>
        <w:t>generator.</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12"/>
        </w:rPr>
        <w:t xml:space="preserve"> </w:t>
      </w:r>
      <w:r>
        <w:rPr>
          <w:rFonts w:cs="Calibri" w:ascii="Calibri" w:hAnsi="Calibri"/>
        </w:rPr>
        <w:t>crew</w:t>
      </w:r>
      <w:r>
        <w:rPr>
          <w:rFonts w:cs="Calibri" w:ascii="Calibri" w:hAnsi="Calibri"/>
          <w:spacing w:val="13"/>
        </w:rPr>
        <w:t xml:space="preserve"> </w:t>
      </w:r>
      <w:r>
        <w:rPr>
          <w:rFonts w:cs="Calibri" w:ascii="Calibri" w:hAnsi="Calibri"/>
          <w:spacing w:val="-1"/>
        </w:rPr>
        <w:t>oxygen</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51"/>
          <w:w w:val="99"/>
        </w:rPr>
      </w:pPr>
      <w:r>
        <w:rPr>
          <w:rFonts w:cs="Calibri" w:ascii="Calibri" w:hAnsi="Calibri"/>
          <w:spacing w:val="-2"/>
        </w:rPr>
        <w:t>Pe</w:t>
      </w:r>
      <w:r>
        <w:rPr>
          <w:rFonts w:cs="Calibri" w:ascii="Calibri" w:hAnsi="Calibri"/>
          <w:spacing w:val="-1"/>
        </w:rPr>
        <w:t>rform</w:t>
      </w:r>
      <w:r>
        <w:rPr>
          <w:rFonts w:cs="Calibri" w:ascii="Calibri" w:hAnsi="Calibri"/>
          <w:spacing w:val="6"/>
        </w:rPr>
        <w:t xml:space="preserve"> </w:t>
      </w:r>
      <w:r>
        <w:rPr>
          <w:rFonts w:cs="Calibri" w:ascii="Calibri" w:hAnsi="Calibri"/>
        </w:rPr>
        <w:t>auto</w:t>
      </w:r>
      <w:r>
        <w:rPr>
          <w:rFonts w:cs="Calibri" w:ascii="Calibri" w:hAnsi="Calibri"/>
          <w:spacing w:val="7"/>
        </w:rPr>
        <w:t xml:space="preserve"> </w:t>
      </w:r>
      <w:r>
        <w:rPr>
          <w:rFonts w:cs="Calibri" w:ascii="Calibri" w:hAnsi="Calibri"/>
          <w:spacing w:val="-1"/>
        </w:rPr>
        <w:t>oxygen</w:t>
      </w:r>
      <w:r>
        <w:rPr>
          <w:rFonts w:cs="Calibri" w:ascii="Calibri" w:hAnsi="Calibri"/>
          <w:spacing w:val="6"/>
        </w:rPr>
        <w:t xml:space="preserve"> </w:t>
      </w:r>
      <w:r>
        <w:rPr>
          <w:rFonts w:cs="Calibri" w:ascii="Calibri" w:hAnsi="Calibri"/>
        </w:rPr>
        <w:t>system</w:t>
      </w:r>
      <w:r>
        <w:rPr>
          <w:rFonts w:cs="Calibri" w:ascii="Calibri" w:hAnsi="Calibri"/>
          <w:spacing w:val="6"/>
        </w:rPr>
        <w:t xml:space="preserve"> </w:t>
      </w:r>
      <w:r>
        <w:rPr>
          <w:rFonts w:cs="Calibri" w:ascii="Calibri" w:hAnsi="Calibri"/>
          <w:spacing w:val="-1"/>
        </w:rPr>
        <w:t>deployment</w:t>
      </w:r>
      <w:r>
        <w:rPr>
          <w:rFonts w:cs="Calibri" w:ascii="Calibri" w:hAnsi="Calibri"/>
          <w:spacing w:val="6"/>
        </w:rPr>
        <w:t xml:space="preserve"> </w:t>
      </w:r>
      <w:r>
        <w:rPr>
          <w:rFonts w:cs="Calibri" w:ascii="Calibri" w:hAnsi="Calibri"/>
          <w:spacing w:val="-1"/>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Pneumatic</w:t>
      </w:r>
      <w:r>
        <w:rPr>
          <w:rFonts w:cs="Calibri" w:ascii="Calibri" w:hAnsi="Calibri"/>
          <w:b/>
          <w:spacing w:val="-6"/>
          <w:w w:val="95"/>
        </w:rPr>
        <w:t xml:space="preserve"> </w:t>
      </w:r>
      <w:r>
        <w:rPr>
          <w:rFonts w:cs="Calibri" w:ascii="Calibri" w:hAnsi="Calibri"/>
          <w:b/>
          <w:w w:val="95"/>
        </w:rPr>
        <w:t>Systems</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filter.</w:t>
      </w:r>
    </w:p>
    <w:p>
      <w:pPr>
        <w:pStyle w:val="BodyText"/>
        <w:ind w:start="0" w:end="0"/>
        <w:rPr>
          <w:rFonts w:ascii="Calibri" w:hAnsi="Calibri" w:cs="Calibri"/>
          <w:spacing w:val="26"/>
          <w:w w:val="97"/>
        </w:rPr>
      </w:pPr>
      <w:r>
        <w:rPr>
          <w:rFonts w:cs="Calibri" w:ascii="Calibri" w:hAnsi="Calibri"/>
          <w:spacing w:val="-2"/>
        </w:rPr>
        <w:t>Replace</w:t>
      </w:r>
      <w:r>
        <w:rPr>
          <w:rFonts w:cs="Calibri" w:ascii="Calibri" w:hAnsi="Calibri"/>
          <w:spacing w:val="-7"/>
        </w:rPr>
        <w:t xml:space="preserve"> </w:t>
      </w:r>
      <w:r>
        <w:rPr>
          <w:rFonts w:cs="Calibri" w:ascii="Calibri" w:hAnsi="Calibri"/>
        </w:rPr>
        <w:t>air</w:t>
      </w:r>
      <w:r>
        <w:rPr>
          <w:rFonts w:cs="Calibri" w:ascii="Calibri" w:hAnsi="Calibri"/>
          <w:spacing w:val="-6"/>
        </w:rPr>
        <w:t xml:space="preserve"> </w:t>
      </w:r>
      <w:r>
        <w:rPr>
          <w:rFonts w:cs="Calibri" w:ascii="Calibri" w:hAnsi="Calibri"/>
        </w:rPr>
        <w:t>shut</w:t>
      </w:r>
      <w:r>
        <w:rPr>
          <w:rFonts w:cs="Calibri" w:ascii="Calibri" w:hAnsi="Calibri"/>
          <w:spacing w:val="-6"/>
        </w:rPr>
        <w:t xml:space="preserve"> </w:t>
      </w:r>
      <w:r>
        <w:rPr>
          <w:rFonts w:cs="Calibri" w:ascii="Calibri" w:hAnsi="Calibri"/>
        </w:rPr>
        <w:t>off</w:t>
      </w:r>
      <w:r>
        <w:rPr>
          <w:rFonts w:cs="Calibri" w:ascii="Calibri" w:hAnsi="Calibri"/>
          <w:spacing w:val="-8"/>
        </w:rPr>
        <w:t xml:space="preserve"> </w:t>
      </w:r>
      <w:r>
        <w:rPr>
          <w:rFonts w:cs="Calibri" w:ascii="Calibri" w:hAnsi="Calibri"/>
        </w:rPr>
        <w:t>valve.</w:t>
      </w:r>
      <w:r>
        <w:rPr>
          <w:rFonts w:cs="Calibri" w:ascii="Calibri" w:hAnsi="Calibri"/>
          <w:w w:val="97"/>
        </w:rPr>
        <w:t xml:space="preserve"> </w:t>
      </w:r>
    </w:p>
    <w:p>
      <w:pPr>
        <w:pStyle w:val="BodyText"/>
        <w:ind w:start="0" w:end="0"/>
        <w:rPr>
          <w:rFonts w:ascii="Calibri" w:hAnsi="Calibri" w:cs="Calibri"/>
          <w:spacing w:val="45"/>
          <w:w w:val="97"/>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pressure</w:t>
      </w:r>
      <w:r>
        <w:rPr>
          <w:rFonts w:cs="Calibri" w:ascii="Calibri" w:hAnsi="Calibri"/>
          <w:spacing w:val="-19"/>
        </w:rPr>
        <w:t xml:space="preserve"> </w:t>
      </w:r>
      <w:r>
        <w:rPr>
          <w:rFonts w:cs="Calibri" w:ascii="Calibri" w:hAnsi="Calibri"/>
          <w:spacing w:val="-1"/>
        </w:rPr>
        <w:t>regulating</w:t>
      </w:r>
      <w:r>
        <w:rPr>
          <w:rFonts w:cs="Calibri" w:ascii="Calibri" w:hAnsi="Calibri"/>
          <w:spacing w:val="-20"/>
        </w:rPr>
        <w:t xml:space="preserve"> </w:t>
      </w:r>
      <w:r>
        <w:rPr>
          <w:rFonts w:cs="Calibri" w:ascii="Calibri" w:hAnsi="Calibri"/>
        </w:rPr>
        <w:t>valve.</w:t>
      </w:r>
    </w:p>
    <w:p>
      <w:pPr>
        <w:pStyle w:val="BodyText"/>
        <w:ind w:start="0" w:end="0"/>
        <w:rPr>
          <w:rFonts w:ascii="Calibri" w:hAnsi="Calibri" w:cs="Calibri"/>
        </w:rPr>
      </w:pPr>
      <w:r>
        <w:rPr>
          <w:rFonts w:cs="Calibri" w:ascii="Calibri" w:hAnsi="Calibri"/>
          <w:spacing w:val="-2"/>
        </w:rPr>
        <w:t>Replace</w:t>
      </w:r>
      <w:r>
        <w:rPr>
          <w:rFonts w:cs="Calibri" w:ascii="Calibri" w:hAnsi="Calibri"/>
          <w:spacing w:val="-21"/>
        </w:rPr>
        <w:t xml:space="preserve"> </w:t>
      </w:r>
      <w:r>
        <w:rPr>
          <w:rFonts w:cs="Calibri" w:ascii="Calibri" w:hAnsi="Calibri"/>
          <w:spacing w:val="-1"/>
        </w:rPr>
        <w:t>compressor.</w:t>
      </w:r>
    </w:p>
    <w:p>
      <w:pPr>
        <w:pStyle w:val="BodyText"/>
        <w:ind w:start="0" w:end="0"/>
        <w:rPr>
          <w:rFonts w:ascii="Calibri" w:hAnsi="Calibri" w:cs="Calibri"/>
          <w:spacing w:val="34"/>
          <w:w w:val="99"/>
        </w:rPr>
      </w:pPr>
      <w:r>
        <w:rPr>
          <w:rFonts w:cs="Calibri" w:ascii="Calibri" w:hAnsi="Calibri"/>
          <w:spacing w:val="-2"/>
        </w:rPr>
        <w:t>Recharge</w:t>
      </w:r>
      <w:r>
        <w:rPr>
          <w:rFonts w:cs="Calibri" w:ascii="Calibri" w:hAnsi="Calibri"/>
          <w:spacing w:val="-37"/>
        </w:rPr>
        <w:t xml:space="preserve"> </w:t>
      </w:r>
      <w:r>
        <w:rPr>
          <w:rFonts w:cs="Calibri" w:ascii="Calibri" w:hAnsi="Calibri"/>
          <w:spacing w:val="-1"/>
        </w:rPr>
        <w:t>dessicator.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rFonts w:ascii="Calibri" w:hAnsi="Calibri" w:cs="Calibri"/>
          <w:w w:val="97"/>
        </w:rPr>
      </w:pPr>
      <w:r>
        <w:rPr>
          <w:rFonts w:cs="Calibri" w:ascii="Calibri" w:hAnsi="Calibri"/>
        </w:rPr>
        <w:t>Check</w:t>
      </w:r>
      <w:r>
        <w:rPr>
          <w:rFonts w:cs="Calibri" w:ascii="Calibri" w:hAnsi="Calibri"/>
          <w:spacing w:val="-13"/>
        </w:rPr>
        <w:t xml:space="preserve"> </w:t>
      </w:r>
      <w:r>
        <w:rPr>
          <w:rFonts w:cs="Calibri" w:ascii="Calibri" w:hAnsi="Calibri"/>
        </w:rPr>
        <w:t>for</w:t>
      </w:r>
      <w:r>
        <w:rPr>
          <w:rFonts w:cs="Calibri" w:ascii="Calibri" w:hAnsi="Calibri"/>
          <w:spacing w:val="-13"/>
        </w:rPr>
        <w:t xml:space="preserve"> </w:t>
      </w:r>
      <w:r>
        <w:rPr>
          <w:rFonts w:cs="Calibri" w:ascii="Calibri" w:hAnsi="Calibri"/>
        </w:rPr>
        <w:t>leaks.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Vacuum</w:t>
      </w:r>
      <w:r>
        <w:rPr>
          <w:rFonts w:cs="Calibri" w:ascii="Calibri" w:hAnsi="Calibri"/>
          <w:b/>
          <w:spacing w:val="10"/>
          <w:w w:val="95"/>
        </w:rPr>
        <w:t xml:space="preserve"> </w:t>
      </w:r>
      <w:r>
        <w:rPr>
          <w:rFonts w:cs="Calibri" w:ascii="Calibri" w:hAnsi="Calibri"/>
          <w:b/>
          <w:spacing w:val="-1"/>
          <w:w w:val="95"/>
        </w:rPr>
        <w:t>Systems</w:t>
      </w:r>
    </w:p>
    <w:p>
      <w:pPr>
        <w:pStyle w:val="BodyText"/>
        <w:ind w:start="0" w:end="0"/>
        <w:rPr>
          <w:rFonts w:ascii="Calibri" w:hAnsi="Calibri" w:cs="Calibri"/>
          <w:spacing w:val="28"/>
          <w:w w:val="108"/>
        </w:rPr>
      </w:pPr>
      <w:r>
        <w:rPr>
          <w:rFonts w:cs="Calibri" w:ascii="Calibri" w:hAnsi="Calibri"/>
          <w:spacing w:val="-1"/>
        </w:rPr>
        <w:t>Inspect</w:t>
      </w:r>
      <w:r>
        <w:rPr>
          <w:rFonts w:cs="Calibri" w:ascii="Calibri" w:hAnsi="Calibri"/>
          <w:spacing w:val="16"/>
        </w:rPr>
        <w:t xml:space="preserve"> </w:t>
      </w:r>
      <w:r>
        <w:rPr>
          <w:rFonts w:cs="Calibri" w:ascii="Calibri" w:hAnsi="Calibri"/>
          <w:spacing w:val="-1"/>
        </w:rPr>
        <w:t>the</w:t>
      </w:r>
      <w:r>
        <w:rPr>
          <w:rFonts w:cs="Calibri" w:ascii="Calibri" w:hAnsi="Calibri"/>
          <w:spacing w:val="17"/>
        </w:rPr>
        <w:t xml:space="preserve"> </w:t>
      </w:r>
      <w:r>
        <w:rPr>
          <w:rFonts w:cs="Calibri" w:ascii="Calibri" w:hAnsi="Calibri"/>
        </w:rPr>
        <w:t>vacuum</w:t>
      </w:r>
      <w:r>
        <w:rPr>
          <w:rFonts w:cs="Calibri" w:ascii="Calibri" w:hAnsi="Calibri"/>
          <w:spacing w:val="16"/>
        </w:rPr>
        <w:t xml:space="preserve"> </w:t>
      </w:r>
      <w:r>
        <w:rPr>
          <w:rFonts w:cs="Calibri" w:ascii="Calibri" w:hAnsi="Calibri"/>
        </w:rPr>
        <w:t>system</w:t>
      </w:r>
      <w:r>
        <w:rPr>
          <w:rFonts w:cs="Calibri" w:ascii="Calibri" w:hAnsi="Calibri"/>
          <w:spacing w:val="15"/>
        </w:rPr>
        <w:t xml:space="preserve"> </w:t>
      </w:r>
      <w:r>
        <w:rPr>
          <w:rFonts w:cs="Calibri" w:ascii="Calibri" w:hAnsi="Calibri"/>
        </w:rPr>
        <w:t>i.a.w.</w:t>
      </w:r>
      <w:r>
        <w:rPr>
          <w:rFonts w:cs="Calibri" w:ascii="Calibri" w:hAnsi="Calibri"/>
          <w:spacing w:val="17"/>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rPr>
        <w:t>vacuum</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eck/replace</w:t>
      </w:r>
      <w:r>
        <w:rPr>
          <w:rFonts w:cs="Calibri" w:ascii="Calibri" w:hAnsi="Calibri"/>
          <w:spacing w:val="-18"/>
        </w:rPr>
        <w:t xml:space="preserve"> </w:t>
      </w:r>
      <w:r>
        <w:rPr>
          <w:rFonts w:cs="Calibri" w:ascii="Calibri" w:hAnsi="Calibri"/>
          <w:spacing w:val="-1"/>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Water/Waste</w:t>
      </w:r>
    </w:p>
    <w:p>
      <w:pPr>
        <w:pStyle w:val="BodyText"/>
        <w:ind w:start="0" w:end="0"/>
        <w:rPr>
          <w:rFonts w:ascii="Calibri" w:hAnsi="Calibri" w:cs="Calibri"/>
          <w:spacing w:val="20"/>
          <w:w w:val="101"/>
        </w:rPr>
      </w:pPr>
      <w:r>
        <w:rPr>
          <w:rFonts w:cs="Calibri" w:ascii="Calibri" w:hAnsi="Calibri"/>
          <w:spacing w:val="-2"/>
        </w:rPr>
        <w:t>Replace</w:t>
      </w:r>
      <w:r>
        <w:rPr>
          <w:rFonts w:cs="Calibri" w:ascii="Calibri" w:hAnsi="Calibri"/>
          <w:spacing w:val="2"/>
        </w:rPr>
        <w:t xml:space="preserve"> </w:t>
      </w:r>
      <w:r>
        <w:rPr>
          <w:rFonts w:cs="Calibri" w:ascii="Calibri" w:hAnsi="Calibri"/>
          <w:spacing w:val="-1"/>
        </w:rPr>
        <w:t>water</w:t>
      </w:r>
      <w:r>
        <w:rPr>
          <w:rFonts w:cs="Calibri" w:ascii="Calibri" w:hAnsi="Calibri"/>
          <w:spacing w:val="3"/>
        </w:rPr>
        <w:t xml:space="preserve"> </w:t>
      </w:r>
      <w:r>
        <w:rPr>
          <w:rFonts w:cs="Calibri" w:ascii="Calibri" w:hAnsi="Calibri"/>
        </w:rPr>
        <w:t>pump.</w:t>
      </w:r>
    </w:p>
    <w:p>
      <w:pPr>
        <w:pStyle w:val="BodyText"/>
        <w:ind w:start="0" w:end="0"/>
        <w:rPr/>
      </w:pPr>
      <w:r>
        <w:rPr>
          <w:rFonts w:cs="Calibri" w:ascii="Calibri" w:hAnsi="Calibri"/>
          <w:spacing w:val="-2"/>
        </w:rPr>
        <w:t>Replace</w:t>
      </w:r>
      <w:r>
        <w:rPr>
          <w:rFonts w:cs="Calibri" w:ascii="Calibri" w:hAnsi="Calibri"/>
          <w:spacing w:val="-27"/>
        </w:rPr>
        <w:t xml:space="preserve"> </w:t>
      </w:r>
      <w:r>
        <w:rPr>
          <w:rFonts w:cs="Calibri" w:ascii="Calibri" w:hAnsi="Calibri"/>
        </w:rPr>
        <w:t>tap.</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toilet</w:t>
      </w:r>
      <w:r>
        <w:rPr>
          <w:rFonts w:cs="Calibri" w:ascii="Calibri" w:hAnsi="Calibri"/>
          <w:spacing w:val="1"/>
        </w:rPr>
        <w:t xml:space="preserve"> </w:t>
      </w:r>
      <w:r>
        <w:rPr>
          <w:rFonts w:cs="Calibri" w:ascii="Calibri" w:hAnsi="Calibri"/>
        </w:rPr>
        <w:t>pump.</w:t>
      </w:r>
    </w:p>
    <w:p>
      <w:pPr>
        <w:pStyle w:val="BodyText"/>
        <w:ind w:start="0" w:end="0"/>
        <w:rPr>
          <w:rFonts w:ascii="Calibri" w:hAnsi="Calibri" w:cs="Calibri"/>
          <w:spacing w:val="25"/>
          <w:w w:val="99"/>
        </w:rPr>
      </w:pPr>
      <w:r>
        <w:rPr>
          <w:rFonts w:cs="Calibri" w:ascii="Calibri" w:hAnsi="Calibri"/>
          <w:spacing w:val="-1"/>
        </w:rPr>
        <w:t>Inspect</w:t>
      </w:r>
      <w:r>
        <w:rPr>
          <w:rFonts w:cs="Calibri" w:ascii="Calibri" w:hAnsi="Calibri"/>
          <w:spacing w:val="3"/>
        </w:rPr>
        <w:t xml:space="preserve"> </w:t>
      </w:r>
      <w:r>
        <w:rPr>
          <w:rFonts w:cs="Calibri" w:ascii="Calibri" w:hAnsi="Calibri"/>
        </w:rPr>
        <w:t>waste</w:t>
      </w:r>
      <w:r>
        <w:rPr>
          <w:rFonts w:cs="Calibri" w:ascii="Calibri" w:hAnsi="Calibri"/>
          <w:spacing w:val="3"/>
        </w:rPr>
        <w:t xml:space="preserve"> </w:t>
      </w:r>
      <w:r>
        <w:rPr>
          <w:rFonts w:cs="Calibri" w:ascii="Calibri" w:hAnsi="Calibri"/>
        </w:rPr>
        <w:t>bin</w:t>
      </w:r>
      <w:r>
        <w:rPr>
          <w:rFonts w:cs="Calibri" w:ascii="Calibri" w:hAnsi="Calibri"/>
          <w:spacing w:val="3"/>
        </w:rPr>
        <w:t xml:space="preserve"> </w:t>
      </w:r>
      <w:r>
        <w:rPr>
          <w:rFonts w:cs="Calibri" w:ascii="Calibri" w:hAnsi="Calibri"/>
        </w:rPr>
        <w:t>flap</w:t>
      </w:r>
      <w:r>
        <w:rPr>
          <w:rFonts w:cs="Calibri" w:ascii="Calibri" w:hAnsi="Calibri"/>
          <w:spacing w:val="3"/>
        </w:rPr>
        <w:t xml:space="preserve"> </w:t>
      </w:r>
      <w:r>
        <w:rPr>
          <w:rFonts w:cs="Calibri" w:ascii="Calibri" w:hAnsi="Calibri"/>
          <w:spacing w:val="-1"/>
        </w:rPr>
        <w:t>closure.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Ce</w:t>
      </w:r>
      <w:r>
        <w:rPr>
          <w:rFonts w:cs="Calibri" w:ascii="Calibri" w:hAnsi="Calibri"/>
          <w:b/>
          <w:spacing w:val="-2"/>
          <w:w w:val="95"/>
        </w:rPr>
        <w:t>ntral</w:t>
      </w:r>
      <w:r>
        <w:rPr>
          <w:rFonts w:cs="Calibri" w:ascii="Calibri" w:hAnsi="Calibri"/>
          <w:b/>
          <w:spacing w:val="-11"/>
          <w:w w:val="95"/>
        </w:rPr>
        <w:t xml:space="preserve"> </w:t>
      </w:r>
      <w:r>
        <w:rPr>
          <w:rFonts w:cs="Calibri" w:ascii="Calibri" w:hAnsi="Calibri"/>
          <w:b/>
          <w:spacing w:val="-1"/>
          <w:w w:val="95"/>
        </w:rPr>
        <w:t>Maintenance</w:t>
      </w:r>
      <w:r>
        <w:rPr>
          <w:rFonts w:cs="Calibri" w:ascii="Calibri" w:hAnsi="Calibri"/>
          <w:b/>
          <w:spacing w:val="-11"/>
          <w:w w:val="95"/>
        </w:rPr>
        <w:t xml:space="preserve"> </w:t>
      </w:r>
      <w:r>
        <w:rPr>
          <w:rFonts w:cs="Calibri" w:ascii="Calibri" w:hAnsi="Calibri"/>
          <w:b/>
          <w:w w:val="95"/>
        </w:rPr>
        <w:t>System</w:t>
      </w:r>
    </w:p>
    <w:p>
      <w:pPr>
        <w:pStyle w:val="BodyText"/>
        <w:ind w:start="0" w:end="0"/>
        <w:rPr>
          <w:rFonts w:ascii="Calibri" w:hAnsi="Calibri" w:cs="Calibri"/>
          <w:w w:val="102"/>
        </w:rPr>
      </w:pPr>
      <w:r>
        <w:rPr>
          <w:rFonts w:cs="Calibri" w:ascii="Calibri" w:hAnsi="Calibri"/>
        </w:rPr>
        <w:t>Retrieve</w:t>
      </w:r>
      <w:r>
        <w:rPr>
          <w:rFonts w:cs="Calibri" w:ascii="Calibri" w:hAnsi="Calibri"/>
          <w:spacing w:val="2"/>
        </w:rPr>
        <w:t xml:space="preserve"> </w:t>
      </w:r>
      <w:r>
        <w:rPr>
          <w:rFonts w:cs="Calibri" w:ascii="Calibri" w:hAnsi="Calibri"/>
        </w:rPr>
        <w:t>data</w:t>
      </w:r>
      <w:r>
        <w:rPr>
          <w:rFonts w:cs="Calibri" w:ascii="Calibri" w:hAnsi="Calibri"/>
          <w:spacing w:val="3"/>
        </w:rPr>
        <w:t xml:space="preserve"> </w:t>
      </w:r>
      <w:r>
        <w:rPr>
          <w:rFonts w:cs="Calibri" w:ascii="Calibri" w:hAnsi="Calibri"/>
        </w:rPr>
        <w:t>from</w:t>
      </w:r>
      <w:r>
        <w:rPr>
          <w:rFonts w:cs="Calibri" w:ascii="Calibri" w:hAnsi="Calibri"/>
          <w:spacing w:val="2"/>
        </w:rPr>
        <w:t xml:space="preserve"> </w:t>
      </w:r>
      <w:r>
        <w:rPr>
          <w:rFonts w:cs="Calibri" w:ascii="Calibri" w:hAnsi="Calibri"/>
        </w:rPr>
        <w:t>CMU.</w:t>
      </w:r>
    </w:p>
    <w:p>
      <w:pPr>
        <w:pStyle w:val="BodyText"/>
        <w:ind w:start="0" w:end="0"/>
        <w:rPr/>
      </w:pPr>
      <w:r>
        <w:rPr>
          <w:rFonts w:cs="Calibri" w:ascii="Calibri" w:hAnsi="Calibri"/>
          <w:spacing w:val="-2"/>
        </w:rPr>
        <w:t>Replace</w:t>
      </w:r>
      <w:r>
        <w:rPr>
          <w:rFonts w:cs="Calibri" w:ascii="Calibri" w:hAnsi="Calibri"/>
          <w:spacing w:val="-12"/>
        </w:rPr>
        <w:t xml:space="preserve"> </w:t>
      </w:r>
      <w:r>
        <w:rPr>
          <w:rFonts w:cs="Calibri" w:ascii="Calibri" w:hAnsi="Calibri"/>
        </w:rPr>
        <w:t>CMU.</w:t>
      </w:r>
    </w:p>
    <w:p>
      <w:pPr>
        <w:pStyle w:val="BodyText"/>
        <w:ind w:start="0" w:end="0"/>
        <w:rPr>
          <w:rFonts w:ascii="Calibri" w:hAnsi="Calibri" w:cs="Calibri"/>
          <w:w w:val="99"/>
        </w:rPr>
      </w:pPr>
      <w:r>
        <w:rPr>
          <w:rFonts w:cs="Calibri" w:ascii="Calibri" w:hAnsi="Calibri"/>
        </w:rPr>
        <w:t>Perform</w:t>
      </w:r>
      <w:r>
        <w:rPr>
          <w:rFonts w:cs="Calibri" w:ascii="Calibri" w:hAnsi="Calibri"/>
          <w:spacing w:val="-16"/>
        </w:rPr>
        <w:t xml:space="preserve"> </w:t>
      </w:r>
      <w:r>
        <w:rPr>
          <w:rFonts w:cs="Calibri" w:ascii="Calibri" w:hAnsi="Calibri"/>
        </w:rPr>
        <w:t>BITE</w:t>
      </w:r>
      <w:r>
        <w:rPr>
          <w:rFonts w:cs="Calibri" w:ascii="Calibri" w:hAnsi="Calibri"/>
          <w:spacing w:val="-14"/>
        </w:rPr>
        <w:t xml:space="preserve"> </w:t>
      </w:r>
      <w:r>
        <w:rPr>
          <w:rFonts w:cs="Calibri" w:ascii="Calibri" w:hAnsi="Calibri"/>
        </w:rPr>
        <w:t>check.</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Ai</w:t>
      </w:r>
      <w:r>
        <w:rPr>
          <w:rFonts w:cs="Calibri" w:ascii="Calibri" w:hAnsi="Calibri"/>
          <w:b/>
          <w:spacing w:val="-2"/>
          <w:w w:val="95"/>
        </w:rPr>
        <w:t>rbor</w:t>
      </w:r>
      <w:r>
        <w:rPr>
          <w:rFonts w:cs="Calibri" w:ascii="Calibri" w:hAnsi="Calibri"/>
          <w:b/>
          <w:spacing w:val="-1"/>
          <w:w w:val="95"/>
        </w:rPr>
        <w:t>ne</w:t>
      </w:r>
      <w:r>
        <w:rPr>
          <w:rFonts w:cs="Calibri" w:ascii="Calibri" w:hAnsi="Calibri"/>
          <w:b/>
          <w:spacing w:val="-35"/>
          <w:w w:val="95"/>
        </w:rPr>
        <w:t xml:space="preserve"> </w:t>
      </w:r>
      <w:r>
        <w:rPr>
          <w:rFonts w:cs="Calibri" w:ascii="Calibri" w:hAnsi="Calibri"/>
          <w:b/>
          <w:spacing w:val="-1"/>
          <w:w w:val="95"/>
        </w:rPr>
        <w:t>Au</w:t>
      </w:r>
      <w:r>
        <w:rPr>
          <w:rFonts w:cs="Calibri" w:ascii="Calibri" w:hAnsi="Calibri"/>
          <w:b/>
          <w:spacing w:val="-2"/>
          <w:w w:val="95"/>
        </w:rPr>
        <w:t>xiliary</w:t>
      </w:r>
      <w:r>
        <w:rPr>
          <w:rFonts w:cs="Calibri" w:ascii="Calibri" w:hAnsi="Calibri"/>
          <w:b/>
          <w:spacing w:val="-35"/>
          <w:w w:val="95"/>
        </w:rPr>
        <w:t xml:space="preserve"> </w:t>
      </w:r>
      <w:r>
        <w:rPr>
          <w:rFonts w:cs="Calibri" w:ascii="Calibri" w:hAnsi="Calibri"/>
          <w:b/>
          <w:spacing w:val="-1"/>
          <w:w w:val="95"/>
        </w:rPr>
        <w:t>power</w:t>
      </w:r>
    </w:p>
    <w:p>
      <w:pPr>
        <w:pStyle w:val="BodyText"/>
        <w:ind w:start="0" w:end="0"/>
        <w:rPr>
          <w:rFonts w:ascii="Calibri" w:hAnsi="Calibri" w:cs="Calibri"/>
        </w:rPr>
      </w:pPr>
      <w:r>
        <w:rPr>
          <w:rFonts w:cs="Calibri" w:ascii="Calibri" w:hAnsi="Calibri"/>
        </w:rPr>
        <w:t>Install</w:t>
      </w:r>
      <w:r>
        <w:rPr>
          <w:rFonts w:cs="Calibri" w:ascii="Calibri" w:hAnsi="Calibri"/>
          <w:spacing w:val="-21"/>
        </w:rPr>
        <w:t xml:space="preserve"> </w:t>
      </w:r>
      <w:r>
        <w:rPr>
          <w:rFonts w:cs="Calibri" w:ascii="Calibri" w:hAnsi="Calibri"/>
          <w:spacing w:val="-2"/>
        </w:rPr>
        <w:t>AP</w:t>
      </w:r>
      <w:r>
        <w:rPr>
          <w:rFonts w:cs="Calibri" w:ascii="Calibri" w:hAnsi="Calibri"/>
          <w:spacing w:val="-1"/>
        </w:rPr>
        <w:t>U.</w:t>
      </w:r>
    </w:p>
    <w:p>
      <w:pPr>
        <w:pStyle w:val="BodyText"/>
        <w:ind w:start="0" w:end="0"/>
        <w:rPr>
          <w:rFonts w:ascii="Calibri" w:hAnsi="Calibri" w:cs="Calibri"/>
          <w:spacing w:val="31"/>
          <w:w w:val="99"/>
        </w:rPr>
      </w:pPr>
      <w:r>
        <w:rPr>
          <w:rFonts w:cs="Calibri" w:ascii="Calibri" w:hAnsi="Calibri"/>
          <w:spacing w:val="-1"/>
        </w:rPr>
        <w:t>Inspect</w:t>
      </w:r>
      <w:r>
        <w:rPr>
          <w:rFonts w:cs="Calibri" w:ascii="Calibri" w:hAnsi="Calibri"/>
          <w:spacing w:val="10"/>
        </w:rPr>
        <w:t xml:space="preserve"> </w:t>
      </w:r>
      <w:r>
        <w:rPr>
          <w:rFonts w:cs="Calibri" w:ascii="Calibri" w:hAnsi="Calibri"/>
          <w:spacing w:val="-1"/>
        </w:rPr>
        <w:t>hot</w:t>
      </w:r>
      <w:r>
        <w:rPr>
          <w:rFonts w:cs="Calibri" w:ascii="Calibri" w:hAnsi="Calibri"/>
          <w:spacing w:val="10"/>
        </w:rPr>
        <w:t xml:space="preserve"> </w:t>
      </w:r>
      <w:r>
        <w:rPr>
          <w:rFonts w:cs="Calibri" w:ascii="Calibri" w:hAnsi="Calibri"/>
          <w:spacing w:val="-1"/>
        </w:rPr>
        <w:t>section.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Structures</w:t>
      </w:r>
    </w:p>
    <w:p>
      <w:pPr>
        <w:pStyle w:val="BodyText"/>
        <w:ind w:start="0" w:end="0"/>
        <w:rPr>
          <w:rFonts w:ascii="Calibri" w:hAnsi="Calibri" w:cs="Calibri"/>
          <w:spacing w:val="27"/>
          <w:w w:val="96"/>
        </w:rPr>
      </w:pPr>
      <w:r>
        <w:rPr>
          <w:rFonts w:cs="Calibri" w:ascii="Calibri" w:hAnsi="Calibri"/>
          <w:spacing w:val="-2"/>
        </w:rPr>
        <w:t>Sh</w:t>
      </w:r>
      <w:r>
        <w:rPr>
          <w:rFonts w:cs="Calibri" w:ascii="Calibri" w:hAnsi="Calibri"/>
          <w:spacing w:val="-1"/>
        </w:rPr>
        <w:t>eet</w:t>
      </w:r>
      <w:r>
        <w:rPr>
          <w:rFonts w:cs="Calibri" w:ascii="Calibri" w:hAnsi="Calibri"/>
          <w:spacing w:val="-4"/>
        </w:rPr>
        <w:t xml:space="preserve"> </w:t>
      </w:r>
      <w:r>
        <w:rPr>
          <w:rFonts w:cs="Calibri" w:ascii="Calibri" w:hAnsi="Calibri"/>
          <w:spacing w:val="-1"/>
        </w:rPr>
        <w:t>met</w:t>
      </w:r>
      <w:r>
        <w:rPr>
          <w:rFonts w:cs="Calibri" w:ascii="Calibri" w:hAnsi="Calibri"/>
          <w:spacing w:val="-2"/>
        </w:rPr>
        <w:t>a</w:t>
      </w:r>
      <w:r>
        <w:rPr>
          <w:rFonts w:cs="Calibri" w:ascii="Calibri" w:hAnsi="Calibri"/>
          <w:spacing w:val="-1"/>
        </w:rPr>
        <w:t>l</w:t>
      </w:r>
      <w:r>
        <w:rPr>
          <w:rFonts w:cs="Calibri" w:ascii="Calibri" w:hAnsi="Calibri"/>
          <w:spacing w:val="-4"/>
        </w:rPr>
        <w:t xml:space="preserve"> </w:t>
      </w:r>
      <w:r>
        <w:rPr>
          <w:rFonts w:cs="Calibri" w:ascii="Calibri" w:hAnsi="Calibri"/>
          <w:spacing w:val="-1"/>
        </w:rPr>
        <w:t>re</w:t>
      </w:r>
      <w:r>
        <w:rPr>
          <w:rFonts w:cs="Calibri" w:ascii="Calibri" w:hAnsi="Calibri"/>
          <w:spacing w:val="-2"/>
        </w:rPr>
        <w:t>pair.</w:t>
      </w:r>
    </w:p>
    <w:p>
      <w:pPr>
        <w:pStyle w:val="BodyText"/>
        <w:ind w:start="0" w:end="0"/>
        <w:rPr>
          <w:rFonts w:ascii="Calibri" w:hAnsi="Calibri" w:cs="Calibri"/>
          <w:spacing w:val="28"/>
          <w:w w:val="99"/>
        </w:rPr>
      </w:pPr>
      <w:r>
        <w:rPr>
          <w:rFonts w:cs="Calibri" w:ascii="Calibri" w:hAnsi="Calibri"/>
        </w:rPr>
        <w:t>Fibre</w:t>
      </w:r>
      <w:r>
        <w:rPr>
          <w:rFonts w:cs="Calibri" w:ascii="Calibri" w:hAnsi="Calibri"/>
          <w:spacing w:val="-21"/>
        </w:rPr>
        <w:t xml:space="preserve"> </w:t>
      </w:r>
      <w:r>
        <w:rPr>
          <w:rFonts w:cs="Calibri" w:ascii="Calibri" w:hAnsi="Calibri"/>
          <w:spacing w:val="-1"/>
        </w:rPr>
        <w:t>gl</w:t>
      </w:r>
      <w:r>
        <w:rPr>
          <w:rFonts w:cs="Calibri" w:ascii="Calibri" w:hAnsi="Calibri"/>
          <w:spacing w:val="-2"/>
        </w:rPr>
        <w:t>ass</w:t>
      </w:r>
      <w:r>
        <w:rPr>
          <w:rFonts w:cs="Calibri" w:ascii="Calibri" w:hAnsi="Calibri"/>
          <w:spacing w:val="-20"/>
        </w:rPr>
        <w:t xml:space="preserve"> </w:t>
      </w:r>
      <w:r>
        <w:rPr>
          <w:rFonts w:cs="Calibri" w:ascii="Calibri" w:hAnsi="Calibri"/>
          <w:spacing w:val="-1"/>
        </w:rPr>
        <w:t>re</w:t>
      </w:r>
      <w:r>
        <w:rPr>
          <w:rFonts w:cs="Calibri" w:ascii="Calibri" w:hAnsi="Calibri"/>
          <w:spacing w:val="-2"/>
        </w:rPr>
        <w:t>pair</w:t>
      </w:r>
      <w:r>
        <w:rPr>
          <w:rFonts w:cs="Calibri" w:ascii="Calibri" w:hAnsi="Calibri"/>
          <w:spacing w:val="-1"/>
        </w:rPr>
        <w:t>.</w:t>
      </w:r>
    </w:p>
    <w:p>
      <w:pPr>
        <w:pStyle w:val="BodyText"/>
        <w:ind w:start="0" w:end="0"/>
        <w:rPr>
          <w:rFonts w:ascii="Calibri" w:hAnsi="Calibri" w:cs="Calibri"/>
        </w:rPr>
      </w:pPr>
      <w:r>
        <w:rPr>
          <w:rFonts w:cs="Calibri" w:ascii="Calibri" w:hAnsi="Calibri"/>
          <w:spacing w:val="-1"/>
        </w:rPr>
        <w:t>Wooden</w:t>
      </w:r>
      <w:r>
        <w:rPr>
          <w:rFonts w:cs="Calibri" w:ascii="Calibri" w:hAnsi="Calibri"/>
          <w:spacing w:val="-13"/>
        </w:rPr>
        <w:t xml:space="preserve"> </w:t>
      </w:r>
      <w:r>
        <w:rPr>
          <w:rFonts w:cs="Calibri" w:ascii="Calibri" w:hAnsi="Calibri"/>
          <w:spacing w:val="-1"/>
        </w:rPr>
        <w:t>rep</w:t>
      </w:r>
      <w:r>
        <w:rPr>
          <w:rFonts w:cs="Calibri" w:ascii="Calibri" w:hAnsi="Calibri"/>
          <w:spacing w:val="-2"/>
        </w:rPr>
        <w:t>a</w:t>
      </w:r>
      <w:r>
        <w:rPr>
          <w:rFonts w:cs="Calibri" w:ascii="Calibri" w:hAnsi="Calibri"/>
          <w:spacing w:val="-1"/>
        </w:rPr>
        <w:t>ir.</w:t>
      </w:r>
    </w:p>
    <w:p>
      <w:pPr>
        <w:pStyle w:val="BodyText"/>
        <w:ind w:start="0" w:end="0"/>
        <w:rPr>
          <w:rFonts w:ascii="Calibri" w:hAnsi="Calibri" w:cs="Calibri"/>
        </w:rPr>
      </w:pPr>
      <w:r>
        <w:rPr>
          <w:rFonts w:cs="Calibri" w:ascii="Calibri" w:hAnsi="Calibri"/>
          <w:w w:val="95"/>
        </w:rPr>
        <w:t>Fabric</w:t>
      </w:r>
      <w:r>
        <w:rPr>
          <w:rFonts w:cs="Calibri" w:ascii="Calibri" w:hAnsi="Calibri"/>
          <w:spacing w:val="15"/>
          <w:w w:val="95"/>
        </w:rPr>
        <w:t xml:space="preserve"> </w:t>
      </w:r>
      <w:r>
        <w:rPr>
          <w:rFonts w:cs="Calibri" w:ascii="Calibri" w:hAnsi="Calibri"/>
          <w:w w:val="95"/>
        </w:rPr>
        <w:t>repair.</w:t>
      </w:r>
    </w:p>
    <w:p>
      <w:pPr>
        <w:pStyle w:val="BodyText"/>
        <w:ind w:start="0" w:end="0"/>
        <w:rPr>
          <w:rFonts w:ascii="Calibri" w:hAnsi="Calibri" w:cs="Calibri"/>
          <w:w w:val="99"/>
        </w:rPr>
      </w:pPr>
      <w:r>
        <w:rPr>
          <w:rFonts w:cs="Calibri" w:ascii="Calibri" w:hAnsi="Calibri"/>
        </w:rPr>
        <w:t>Recover</w:t>
      </w:r>
      <w:r>
        <w:rPr>
          <w:rFonts w:cs="Calibri" w:ascii="Calibri" w:hAnsi="Calibri"/>
          <w:spacing w:val="-8"/>
        </w:rPr>
        <w:t xml:space="preserve"> </w:t>
      </w:r>
      <w:r>
        <w:rPr>
          <w:rFonts w:cs="Calibri" w:ascii="Calibri" w:hAnsi="Calibri"/>
        </w:rPr>
        <w:t>fabric</w:t>
      </w:r>
      <w:r>
        <w:rPr>
          <w:rFonts w:cs="Calibri" w:ascii="Calibri" w:hAnsi="Calibri"/>
          <w:spacing w:val="-8"/>
        </w:rPr>
        <w:t xml:space="preserve"> </w:t>
      </w:r>
      <w:r>
        <w:rPr>
          <w:rFonts w:cs="Calibri" w:ascii="Calibri" w:hAnsi="Calibri"/>
        </w:rPr>
        <w:t>control</w:t>
      </w:r>
      <w:r>
        <w:rPr>
          <w:rFonts w:cs="Calibri" w:ascii="Calibri" w:hAnsi="Calibri"/>
          <w:spacing w:val="-7"/>
        </w:rPr>
        <w:t xml:space="preserve"> </w:t>
      </w:r>
      <w:r>
        <w:rPr>
          <w:rFonts w:cs="Calibri" w:ascii="Calibri" w:hAnsi="Calibri"/>
        </w:rPr>
        <w:t>surface.</w:t>
      </w:r>
    </w:p>
    <w:p>
      <w:pPr>
        <w:pStyle w:val="BodyText"/>
        <w:ind w:start="0" w:end="0"/>
        <w:rPr/>
      </w:pPr>
      <w:r>
        <w:rPr>
          <w:rFonts w:cs="Calibri" w:ascii="Calibri" w:hAnsi="Calibri"/>
          <w:spacing w:val="-2"/>
        </w:rPr>
        <w:t>Tr</w:t>
      </w:r>
      <w:r>
        <w:rPr>
          <w:rFonts w:cs="Calibri" w:ascii="Calibri" w:hAnsi="Calibri"/>
          <w:spacing w:val="-1"/>
        </w:rPr>
        <w:t>eat</w:t>
      </w:r>
      <w:r>
        <w:rPr>
          <w:rFonts w:cs="Calibri" w:ascii="Calibri" w:hAnsi="Calibri"/>
          <w:spacing w:val="-24"/>
        </w:rPr>
        <w:t xml:space="preserve"> </w:t>
      </w:r>
      <w:r>
        <w:rPr>
          <w:rFonts w:cs="Calibri" w:ascii="Calibri" w:hAnsi="Calibri"/>
        </w:rPr>
        <w:t>corrosion.</w:t>
      </w:r>
    </w:p>
    <w:p>
      <w:pPr>
        <w:pStyle w:val="BodyText"/>
        <w:ind w:start="0" w:end="0"/>
        <w:rPr/>
      </w:pPr>
      <w:r>
        <w:rPr>
          <w:rFonts w:cs="Calibri" w:ascii="Calibri" w:hAnsi="Calibri"/>
          <w:spacing w:val="-1"/>
        </w:rPr>
        <w:t>Apply</w:t>
      </w:r>
      <w:r>
        <w:rPr>
          <w:rFonts w:cs="Calibri" w:ascii="Calibri" w:hAnsi="Calibri"/>
          <w:spacing w:val="20"/>
        </w:rPr>
        <w:t xml:space="preserve"> </w:t>
      </w:r>
      <w:r>
        <w:rPr>
          <w:rFonts w:cs="Calibri" w:ascii="Calibri" w:hAnsi="Calibri"/>
          <w:spacing w:val="-1"/>
        </w:rPr>
        <w:t>protective</w:t>
      </w:r>
      <w:r>
        <w:rPr>
          <w:rFonts w:cs="Calibri" w:ascii="Calibri" w:hAnsi="Calibri"/>
          <w:spacing w:val="19"/>
        </w:rPr>
        <w:t xml:space="preserve"> </w:t>
      </w:r>
      <w:r>
        <w:rPr>
          <w:rFonts w:cs="Calibri" w:ascii="Calibri" w:hAnsi="Calibri"/>
          <w:spacing w:val="-1"/>
        </w:rPr>
        <w:t>treatment.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Doors</w:t>
      </w:r>
    </w:p>
    <w:p>
      <w:pPr>
        <w:pStyle w:val="BodyText"/>
        <w:ind w:start="0" w:end="0"/>
        <w:rPr>
          <w:rFonts w:ascii="Calibri" w:hAnsi="Calibri" w:cs="Calibri"/>
          <w:spacing w:val="35"/>
          <w:w w:val="108"/>
        </w:rPr>
      </w:pPr>
      <w:r>
        <w:rPr>
          <w:rFonts w:cs="Calibri" w:ascii="Calibri" w:hAnsi="Calibri"/>
          <w:spacing w:val="-1"/>
        </w:rPr>
        <w:t>Inspect</w:t>
      </w:r>
      <w:r>
        <w:rPr>
          <w:rFonts w:cs="Calibri" w:ascii="Calibri" w:hAnsi="Calibri"/>
          <w:spacing w:val="10"/>
        </w:rPr>
        <w:t xml:space="preserve"> </w:t>
      </w:r>
      <w:r>
        <w:rPr>
          <w:rFonts w:cs="Calibri" w:ascii="Calibri" w:hAnsi="Calibri"/>
          <w:spacing w:val="-2"/>
        </w:rPr>
        <w:t>passe</w:t>
      </w:r>
      <w:r>
        <w:rPr>
          <w:rFonts w:cs="Calibri" w:ascii="Calibri" w:hAnsi="Calibri"/>
          <w:spacing w:val="-1"/>
        </w:rPr>
        <w:t>nger</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Rig/adj</w:t>
      </w:r>
      <w:r>
        <w:rPr>
          <w:rFonts w:cs="Calibri" w:ascii="Calibri" w:hAnsi="Calibri"/>
          <w:spacing w:val="-1"/>
        </w:rPr>
        <w:t>ust</w:t>
      </w:r>
      <w:r>
        <w:rPr>
          <w:rFonts w:cs="Calibri" w:ascii="Calibri" w:hAnsi="Calibri"/>
          <w:spacing w:val="-8"/>
        </w:rPr>
        <w:t xml:space="preserve"> </w:t>
      </w:r>
      <w:r>
        <w:rPr>
          <w:rFonts w:cs="Calibri" w:ascii="Calibri" w:hAnsi="Calibri"/>
          <w:spacing w:val="-1"/>
        </w:rPr>
        <w:t>locking</w:t>
      </w:r>
      <w:r>
        <w:rPr>
          <w:rFonts w:cs="Calibri" w:ascii="Calibri" w:hAnsi="Calibri"/>
          <w:spacing w:val="-9"/>
        </w:rPr>
        <w:t xml:space="preserve"> </w:t>
      </w:r>
      <w:r>
        <w:rPr>
          <w:rFonts w:cs="Calibri" w:ascii="Calibri" w:hAnsi="Calibri"/>
          <w:spacing w:val="-1"/>
        </w:rPr>
        <w:t>mec</w:t>
      </w:r>
      <w:r>
        <w:rPr>
          <w:rFonts w:cs="Calibri" w:ascii="Calibri" w:hAnsi="Calibri"/>
          <w:spacing w:val="-2"/>
        </w:rPr>
        <w:t>hani</w:t>
      </w:r>
      <w:r>
        <w:rPr>
          <w:rFonts w:cs="Calibri" w:ascii="Calibri" w:hAnsi="Calibri"/>
          <w:spacing w:val="-1"/>
        </w:rPr>
        <w:t>sm.</w:t>
      </w:r>
    </w:p>
    <w:p>
      <w:pPr>
        <w:pStyle w:val="BodyText"/>
        <w:ind w:start="0" w:end="0"/>
        <w:rPr>
          <w:rFonts w:ascii="Calibri" w:hAnsi="Calibri" w:cs="Calibri"/>
        </w:rPr>
      </w:pPr>
      <w:r>
        <w:rPr>
          <w:rFonts w:cs="Calibri" w:ascii="Calibri" w:hAnsi="Calibri"/>
          <w:spacing w:val="-1"/>
        </w:rPr>
        <w:t>Adjust</w:t>
      </w:r>
      <w:r>
        <w:rPr>
          <w:rFonts w:cs="Calibri" w:ascii="Calibri" w:hAnsi="Calibri"/>
          <w:spacing w:val="3"/>
        </w:rPr>
        <w:t xml:space="preserve"> </w:t>
      </w:r>
      <w:r>
        <w:rPr>
          <w:rFonts w:cs="Calibri" w:ascii="Calibri" w:hAnsi="Calibri"/>
          <w:spacing w:val="-2"/>
        </w:rPr>
        <w:t>a</w:t>
      </w:r>
      <w:r>
        <w:rPr>
          <w:rFonts w:cs="Calibri" w:ascii="Calibri" w:hAnsi="Calibri"/>
          <w:spacing w:val="-1"/>
        </w:rPr>
        <w:t>ir</w:t>
      </w:r>
      <w:r>
        <w:rPr>
          <w:rFonts w:cs="Calibri" w:ascii="Calibri" w:hAnsi="Calibri"/>
          <w:spacing w:val="3"/>
        </w:rPr>
        <w:t xml:space="preserve"> </w:t>
      </w:r>
      <w:r>
        <w:rPr>
          <w:rFonts w:cs="Calibri" w:ascii="Calibri" w:hAnsi="Calibri"/>
          <w:spacing w:val="-1"/>
        </w:rPr>
        <w:t>st</w:t>
      </w:r>
      <w:r>
        <w:rPr>
          <w:rFonts w:cs="Calibri" w:ascii="Calibri" w:hAnsi="Calibri"/>
          <w:spacing w:val="-2"/>
        </w:rPr>
        <w:t>ai</w:t>
      </w:r>
      <w:r>
        <w:rPr>
          <w:rFonts w:cs="Calibri" w:ascii="Calibri" w:hAnsi="Calibri"/>
          <w:spacing w:val="-1"/>
        </w:rPr>
        <w:t>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27"/>
          <w:w w:val="102"/>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operation</w:t>
      </w:r>
      <w:r>
        <w:rPr>
          <w:rFonts w:cs="Calibri" w:ascii="Calibri" w:hAnsi="Calibri"/>
          <w:spacing w:val="-1"/>
        </w:rPr>
        <w:t xml:space="preserve"> of</w:t>
      </w:r>
      <w:r>
        <w:rPr>
          <w:rFonts w:cs="Calibri" w:ascii="Calibri" w:hAnsi="Calibri"/>
        </w:rPr>
        <w:t xml:space="preserve"> </w:t>
      </w:r>
      <w:r>
        <w:rPr>
          <w:rFonts w:cs="Calibri" w:ascii="Calibri" w:hAnsi="Calibri"/>
          <w:spacing w:val="-1"/>
        </w:rPr>
        <w:t xml:space="preserve">emergency </w:t>
      </w:r>
      <w:r>
        <w:rPr>
          <w:rFonts w:cs="Calibri" w:ascii="Calibri" w:hAnsi="Calibri"/>
        </w:rPr>
        <w:t>exits.</w:t>
      </w:r>
    </w:p>
    <w:p>
      <w:pPr>
        <w:pStyle w:val="BodyText"/>
        <w:ind w:start="0" w:end="0"/>
        <w:rPr>
          <w:rFonts w:ascii="Calibri" w:hAnsi="Calibri" w:cs="Calibri"/>
        </w:rPr>
      </w:pPr>
      <w:r>
        <w:rPr>
          <w:rFonts w:cs="Calibri" w:ascii="Calibri" w:hAnsi="Calibri"/>
          <w:spacing w:val="-2"/>
        </w:rPr>
        <w:t>Te</w:t>
      </w:r>
      <w:r>
        <w:rPr>
          <w:rFonts w:cs="Calibri" w:ascii="Calibri" w:hAnsi="Calibri"/>
          <w:spacing w:val="-1"/>
        </w:rPr>
        <w:t>st</w:t>
      </w:r>
      <w:r>
        <w:rPr>
          <w:rFonts w:cs="Calibri" w:ascii="Calibri" w:hAnsi="Calibri"/>
          <w:spacing w:val="6"/>
        </w:rPr>
        <w:t xml:space="preserve"> </w:t>
      </w:r>
      <w:r>
        <w:rPr>
          <w:rFonts w:cs="Calibri" w:ascii="Calibri" w:hAnsi="Calibri"/>
          <w:spacing w:val="-1"/>
        </w:rPr>
        <w:t>door</w:t>
      </w:r>
      <w:r>
        <w:rPr>
          <w:rFonts w:cs="Calibri" w:ascii="Calibri" w:hAnsi="Calibri"/>
          <w:spacing w:val="7"/>
        </w:rPr>
        <w:t xml:space="preserve"> </w:t>
      </w:r>
      <w:r>
        <w:rPr>
          <w:rFonts w:cs="Calibri" w:ascii="Calibri" w:hAnsi="Calibri"/>
          <w:spacing w:val="-1"/>
        </w:rPr>
        <w:t>warning</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33"/>
          <w:w w:val="108"/>
        </w:rPr>
      </w:pPr>
      <w:r>
        <w:rPr>
          <w:rFonts w:cs="Calibri" w:ascii="Calibri" w:hAnsi="Calibri"/>
          <w:spacing w:val="-1"/>
        </w:rPr>
        <w:t>Remove</w:t>
      </w:r>
      <w:r>
        <w:rPr>
          <w:rFonts w:cs="Calibri" w:ascii="Calibri" w:hAnsi="Calibri"/>
        </w:rPr>
        <w:t xml:space="preserve"> and</w:t>
      </w:r>
      <w:r>
        <w:rPr>
          <w:rFonts w:cs="Calibri" w:ascii="Calibri" w:hAnsi="Calibri"/>
          <w:spacing w:val="1"/>
        </w:rPr>
        <w:t xml:space="preserve"> </w:t>
      </w:r>
      <w:r>
        <w:rPr>
          <w:rFonts w:cs="Calibri" w:ascii="Calibri" w:hAnsi="Calibri"/>
        </w:rPr>
        <w:t>install</w:t>
      </w:r>
      <w:r>
        <w:rPr>
          <w:rFonts w:cs="Calibri" w:ascii="Calibri" w:hAnsi="Calibri"/>
          <w:spacing w:val="1"/>
        </w:rPr>
        <w:t xml:space="preserve"> </w:t>
      </w:r>
      <w:r>
        <w:rPr>
          <w:rFonts w:cs="Calibri" w:ascii="Calibri" w:hAnsi="Calibri"/>
          <w:spacing w:val="-1"/>
        </w:rPr>
        <w:t>passenger</w:t>
      </w:r>
      <w:r>
        <w:rPr>
          <w:rFonts w:cs="Calibri" w:ascii="Calibri" w:hAnsi="Calibri"/>
          <w:spacing w:val="1"/>
        </w:rPr>
        <w:t xml:space="preserve"> </w:t>
      </w:r>
      <w:r>
        <w:rPr>
          <w:rFonts w:cs="Calibri" w:ascii="Calibri" w:hAnsi="Calibri"/>
          <w:spacing w:val="-1"/>
        </w:rPr>
        <w:t>door</w:t>
      </w:r>
      <w:r>
        <w:rPr>
          <w:rFonts w:cs="Calibri" w:ascii="Calibri" w:hAnsi="Calibri"/>
          <w:spacing w:val="1"/>
        </w:rPr>
        <w:t xml:space="preserve"> </w:t>
      </w:r>
      <w:r>
        <w:rPr>
          <w:rFonts w:cs="Calibri" w:ascii="Calibri" w:hAnsi="Calibri"/>
        </w:rPr>
        <w:t>i.a.w.</w:t>
      </w:r>
      <w:r>
        <w:rPr>
          <w:rFonts w:cs="Calibri" w:ascii="Calibri" w:hAnsi="Calibri"/>
          <w:spacing w:val="1"/>
        </w:rPr>
        <w:t xml:space="preserve"> </w:t>
      </w:r>
      <w:r>
        <w:rPr>
          <w:rFonts w:cs="Calibri" w:ascii="Calibri" w:hAnsi="Calibri"/>
        </w:rPr>
        <w:t>AMM.</w:t>
      </w:r>
    </w:p>
    <w:p>
      <w:pPr>
        <w:pStyle w:val="BodyText"/>
        <w:ind w:start="0" w:end="0"/>
        <w:rPr>
          <w:rFonts w:ascii="Calibri" w:hAnsi="Calibri" w:cs="Calibri"/>
          <w:spacing w:val="33"/>
          <w:w w:val="109"/>
        </w:rPr>
      </w:pPr>
      <w:r>
        <w:rPr>
          <w:rFonts w:cs="Calibri" w:ascii="Calibri" w:hAnsi="Calibri"/>
          <w:spacing w:val="-1"/>
        </w:rPr>
        <w:t>Remove</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rPr>
        <w:t>install</w:t>
      </w:r>
      <w:r>
        <w:rPr>
          <w:rFonts w:cs="Calibri" w:ascii="Calibri" w:hAnsi="Calibri"/>
          <w:spacing w:val="6"/>
        </w:rPr>
        <w:t xml:space="preserve"> </w:t>
      </w:r>
      <w:r>
        <w:rPr>
          <w:rFonts w:cs="Calibri" w:ascii="Calibri" w:hAnsi="Calibri"/>
          <w:spacing w:val="-1"/>
        </w:rPr>
        <w:t>emergency</w:t>
      </w:r>
      <w:r>
        <w:rPr>
          <w:rFonts w:cs="Calibri" w:ascii="Calibri" w:hAnsi="Calibri"/>
          <w:spacing w:val="6"/>
        </w:rPr>
        <w:t xml:space="preserve"> </w:t>
      </w:r>
      <w:r>
        <w:rPr>
          <w:rFonts w:cs="Calibri" w:ascii="Calibri" w:hAnsi="Calibri"/>
        </w:rPr>
        <w:t>exit</w:t>
      </w:r>
      <w:r>
        <w:rPr>
          <w:rFonts w:cs="Calibri" w:ascii="Calibri" w:hAnsi="Calibri"/>
          <w:spacing w:val="6"/>
        </w:rPr>
        <w:t xml:space="preserve"> </w:t>
      </w:r>
      <w:r>
        <w:rPr>
          <w:rFonts w:cs="Calibri" w:ascii="Calibri" w:hAnsi="Calibri"/>
        </w:rPr>
        <w:t>i.a.w.</w:t>
      </w:r>
      <w:r>
        <w:rPr>
          <w:rFonts w:cs="Calibri" w:ascii="Calibri" w:hAnsi="Calibri"/>
          <w:spacing w:val="4"/>
        </w:rPr>
        <w:t xml:space="preserve"> </w:t>
      </w:r>
      <w:r>
        <w:rPr>
          <w:rFonts w:cs="Calibri" w:ascii="Calibri" w:hAnsi="Calibri"/>
          <w:spacing w:val="-1"/>
        </w:rPr>
        <w:t>AMM.</w:t>
      </w:r>
    </w:p>
    <w:p>
      <w:pPr>
        <w:pStyle w:val="BodyText"/>
        <w:ind w:start="0" w:end="0"/>
        <w:rPr/>
      </w:pPr>
      <w:r>
        <w:rPr>
          <w:rFonts w:cs="Calibri" w:ascii="Calibri" w:hAnsi="Calibri"/>
          <w:spacing w:val="-1"/>
        </w:rPr>
        <w:t>Inspect</w:t>
      </w:r>
      <w:r>
        <w:rPr>
          <w:rFonts w:cs="Calibri" w:ascii="Calibri" w:hAnsi="Calibri"/>
          <w:spacing w:val="11"/>
        </w:rPr>
        <w:t xml:space="preserve"> </w:t>
      </w:r>
      <w:r>
        <w:rPr>
          <w:rFonts w:cs="Calibri" w:ascii="Calibri" w:hAnsi="Calibri"/>
        </w:rPr>
        <w:t>cargo</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Windows</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windshield.</w:t>
      </w:r>
    </w:p>
    <w:p>
      <w:pPr>
        <w:pStyle w:val="BodyText"/>
        <w:ind w:start="0" w:end="0"/>
        <w:rPr>
          <w:rFonts w:ascii="Calibri" w:hAnsi="Calibri" w:cs="Calibri"/>
          <w:spacing w:val="24"/>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rPr>
        <w:t>direct</w:t>
      </w:r>
      <w:r>
        <w:rPr>
          <w:rFonts w:cs="Calibri" w:ascii="Calibri" w:hAnsi="Calibri"/>
          <w:spacing w:val="8"/>
        </w:rPr>
        <w:t xml:space="preserve"> </w:t>
      </w:r>
      <w:r>
        <w:rPr>
          <w:rFonts w:cs="Calibri" w:ascii="Calibri" w:hAnsi="Calibri"/>
        </w:rPr>
        <w:t>vision</w:t>
      </w:r>
      <w:r>
        <w:rPr>
          <w:rFonts w:cs="Calibri" w:ascii="Calibri" w:hAnsi="Calibri"/>
          <w:spacing w:val="8"/>
        </w:rPr>
        <w:t xml:space="preserve"> </w:t>
      </w:r>
      <w:r>
        <w:rPr>
          <w:rFonts w:cs="Calibri" w:ascii="Calibri" w:hAnsi="Calibri"/>
          <w:spacing w:val="-1"/>
        </w:rPr>
        <w:t>window.</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w:t>
      </w:r>
      <w:r>
        <w:rPr>
          <w:rFonts w:cs="Calibri" w:ascii="Calibri" w:hAnsi="Calibri"/>
        </w:rPr>
        <w:t>cabin</w:t>
      </w:r>
      <w:r>
        <w:rPr>
          <w:rFonts w:cs="Calibri" w:ascii="Calibri" w:hAnsi="Calibri"/>
          <w:spacing w:val="-1"/>
        </w:rPr>
        <w:t xml:space="preserve"> </w:t>
      </w:r>
      <w:r>
        <w:rPr>
          <w:rFonts w:cs="Calibri" w:ascii="Calibri" w:hAnsi="Calibri"/>
        </w:rPr>
        <w:t>window.</w:t>
      </w:r>
    </w:p>
    <w:p>
      <w:pPr>
        <w:pStyle w:val="BodyText"/>
        <w:ind w:start="0" w:end="0"/>
        <w:rPr/>
      </w:pPr>
      <w:r>
        <w:rPr>
          <w:rFonts w:cs="Calibri" w:ascii="Calibri" w:hAnsi="Calibri"/>
          <w:w w:val="95"/>
        </w:rPr>
        <w:t>Repair</w:t>
      </w:r>
      <w:r>
        <w:rPr>
          <w:rFonts w:cs="Calibri" w:ascii="Calibri" w:hAnsi="Calibri"/>
          <w:spacing w:val="49"/>
          <w:w w:val="95"/>
        </w:rPr>
        <w:t xml:space="preserve"> </w:t>
      </w:r>
      <w:r>
        <w:rPr>
          <w:rFonts w:cs="Calibri" w:ascii="Calibri" w:hAnsi="Calibri"/>
          <w:w w:val="95"/>
        </w:rPr>
        <w:t>transparency.</w:t>
      </w:r>
    </w:p>
    <w:p>
      <w:pPr>
        <w:pStyle w:val="BodyText"/>
        <w:ind w:start="0" w:end="0"/>
        <w:rPr>
          <w:rFonts w:ascii="Calibri" w:hAnsi="Calibri" w:cs="Calibri"/>
          <w:w w:val="95"/>
        </w:rPr>
      </w:pPr>
      <w:r>
        <w:rPr>
          <w:rFonts w:cs="Calibri" w:ascii="Calibri" w:hAnsi="Calibri"/>
          <w:w w:val="95"/>
        </w:rPr>
      </w:r>
    </w:p>
    <w:p>
      <w:pPr>
        <w:pStyle w:val="BodyText"/>
        <w:ind w:start="0" w:end="0"/>
        <w:rPr>
          <w:rFonts w:ascii="Calibri" w:hAnsi="Calibri" w:eastAsia="Lucida Sans" w:cs="Lucida Sans"/>
        </w:rPr>
      </w:pPr>
      <w:r>
        <w:rPr>
          <w:rFonts w:cs="Calibri" w:ascii="Calibri" w:hAnsi="Calibri"/>
          <w:b/>
          <w:spacing w:val="-1"/>
          <w:w w:val="95"/>
        </w:rPr>
        <w:t>Wings</w:t>
      </w:r>
    </w:p>
    <w:p>
      <w:pPr>
        <w:pStyle w:val="BodyText"/>
        <w:ind w:start="0" w:end="0"/>
        <w:rPr>
          <w:rFonts w:ascii="Calibri" w:hAnsi="Calibri" w:cs="Calibri"/>
        </w:rPr>
      </w:pPr>
      <w:r>
        <w:rPr>
          <w:rFonts w:cs="Calibri" w:ascii="Calibri" w:hAnsi="Calibri"/>
          <w:w w:val="95"/>
        </w:rPr>
        <w:t>Skin</w:t>
      </w:r>
      <w:r>
        <w:rPr>
          <w:rFonts w:cs="Calibri" w:ascii="Calibri" w:hAnsi="Calibri"/>
          <w:spacing w:val="21"/>
          <w:w w:val="95"/>
        </w:rPr>
        <w:t xml:space="preserve"> </w:t>
      </w:r>
      <w:r>
        <w:rPr>
          <w:rFonts w:cs="Calibri" w:ascii="Calibri" w:hAnsi="Calibri"/>
          <w:spacing w:val="-1"/>
          <w:w w:val="95"/>
        </w:rPr>
        <w:t>repair.</w:t>
      </w:r>
    </w:p>
    <w:p>
      <w:pPr>
        <w:pStyle w:val="BodyText"/>
        <w:ind w:start="0" w:end="0"/>
        <w:rPr>
          <w:rFonts w:ascii="Calibri" w:hAnsi="Calibri" w:cs="Calibri"/>
          <w:spacing w:val="26"/>
          <w:w w:val="104"/>
        </w:rPr>
      </w:pPr>
      <w:r>
        <w:rPr>
          <w:rFonts w:cs="Calibri" w:ascii="Calibri" w:hAnsi="Calibri"/>
          <w:spacing w:val="-1"/>
        </w:rPr>
        <w:t xml:space="preserve">Recover </w:t>
      </w:r>
      <w:r>
        <w:rPr>
          <w:rFonts w:cs="Calibri" w:ascii="Calibri" w:hAnsi="Calibri"/>
        </w:rPr>
        <w:t>fabric wing.</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20"/>
        </w:rPr>
        <w:t xml:space="preserve"> </w:t>
      </w:r>
      <w:r>
        <w:rPr>
          <w:rFonts w:cs="Calibri" w:ascii="Calibri" w:hAnsi="Calibri"/>
          <w:spacing w:val="-1"/>
        </w:rPr>
        <w:t>tip.</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32"/>
        </w:rPr>
        <w:t xml:space="preserve"> </w:t>
      </w:r>
      <w:r>
        <w:rPr>
          <w:rFonts w:cs="Calibri" w:ascii="Calibri" w:hAnsi="Calibri"/>
          <w:spacing w:val="-1"/>
        </w:rPr>
        <w:t>rib.</w:t>
      </w:r>
    </w:p>
    <w:p>
      <w:pPr>
        <w:pStyle w:val="BodyText"/>
        <w:ind w:start="0" w:end="0"/>
        <w:rPr>
          <w:rFonts w:ascii="Calibri" w:hAnsi="Calibri" w:cs="Calibri"/>
          <w:spacing w:val="26"/>
          <w:w w:val="97"/>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integral</w:t>
      </w:r>
      <w:r>
        <w:rPr>
          <w:rFonts w:cs="Calibri" w:ascii="Calibri" w:hAnsi="Calibri"/>
          <w:spacing w:val="-11"/>
        </w:rPr>
        <w:t xml:space="preserve"> </w:t>
      </w:r>
      <w:r>
        <w:rPr>
          <w:rFonts w:cs="Calibri" w:ascii="Calibri" w:hAnsi="Calibri"/>
        </w:rPr>
        <w:t>fuel</w:t>
      </w:r>
      <w:r>
        <w:rPr>
          <w:rFonts w:cs="Calibri" w:ascii="Calibri" w:hAnsi="Calibri"/>
          <w:spacing w:val="-11"/>
        </w:rPr>
        <w:t xml:space="preserve"> </w:t>
      </w:r>
      <w:r>
        <w:rPr>
          <w:rFonts w:cs="Calibri" w:ascii="Calibri" w:hAnsi="Calibri"/>
        </w:rPr>
        <w:t>tank</w:t>
      </w:r>
      <w:r>
        <w:rPr>
          <w:rFonts w:cs="Calibri" w:ascii="Calibri" w:hAnsi="Calibri"/>
          <w:spacing w:val="-11"/>
        </w:rPr>
        <w:t xml:space="preserve"> </w:t>
      </w:r>
      <w:r>
        <w:rPr>
          <w:rFonts w:cs="Calibri" w:ascii="Calibri" w:hAnsi="Calibri"/>
        </w:rPr>
        <w:t>panel.</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0"/>
        </w:rPr>
        <w:t xml:space="preserve"> </w:t>
      </w:r>
      <w:r>
        <w:rPr>
          <w:rFonts w:cs="Calibri" w:ascii="Calibri" w:hAnsi="Calibri"/>
        </w:rPr>
        <w:t>incidence/rig.</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Propeller</w:t>
      </w:r>
    </w:p>
    <w:p>
      <w:pPr>
        <w:pStyle w:val="BodyText"/>
        <w:ind w:start="0" w:end="0"/>
        <w:rPr>
          <w:rFonts w:ascii="Calibri" w:hAnsi="Calibri" w:cs="Calibri"/>
          <w:spacing w:val="22"/>
        </w:rPr>
      </w:pPr>
      <w:r>
        <w:rPr>
          <w:rFonts w:cs="Calibri" w:ascii="Calibri" w:hAnsi="Calibri"/>
          <w:spacing w:val="-1"/>
        </w:rPr>
        <w:t>Assemble</w:t>
      </w:r>
      <w:r>
        <w:rPr>
          <w:rFonts w:cs="Calibri" w:ascii="Calibri" w:hAnsi="Calibri"/>
          <w:spacing w:val="2"/>
        </w:rPr>
        <w:t xml:space="preserve"> </w:t>
      </w:r>
      <w:r>
        <w:rPr>
          <w:rFonts w:cs="Calibri" w:ascii="Calibri" w:hAnsi="Calibri"/>
        </w:rPr>
        <w:t>prop</w:t>
      </w:r>
      <w:r>
        <w:rPr>
          <w:rFonts w:cs="Calibri" w:ascii="Calibri" w:hAnsi="Calibri"/>
          <w:spacing w:val="4"/>
        </w:rPr>
        <w:t xml:space="preserve"> </w:t>
      </w:r>
      <w:r>
        <w:rPr>
          <w:rFonts w:cs="Calibri" w:ascii="Calibri" w:hAnsi="Calibri"/>
          <w:spacing w:val="-1"/>
        </w:rPr>
        <w:t>after</w:t>
      </w:r>
      <w:r>
        <w:rPr>
          <w:rFonts w:cs="Calibri" w:ascii="Calibri" w:hAnsi="Calibri"/>
          <w:spacing w:val="3"/>
        </w:rPr>
        <w:t xml:space="preserve"> </w:t>
      </w:r>
      <w:r>
        <w:rPr>
          <w:rFonts w:cs="Calibri" w:ascii="Calibri" w:hAnsi="Calibri"/>
        </w:rPr>
        <w:t>transportation.</w:t>
      </w:r>
    </w:p>
    <w:p>
      <w:pPr>
        <w:pStyle w:val="BodyText"/>
        <w:ind w:start="0" w:end="0"/>
        <w:rPr>
          <w:rFonts w:ascii="Calibri" w:hAnsi="Calibri" w:cs="Calibri"/>
        </w:rPr>
      </w:pPr>
      <w:r>
        <w:rPr>
          <w:rFonts w:cs="Calibri" w:ascii="Calibri" w:hAnsi="Calibri"/>
          <w:spacing w:val="-2"/>
        </w:rPr>
        <w:t>Replace</w:t>
      </w:r>
      <w:r>
        <w:rPr>
          <w:rFonts w:cs="Calibri" w:ascii="Calibri" w:hAnsi="Calibri"/>
          <w:spacing w:val="-32"/>
        </w:rPr>
        <w:t xml:space="preserve"> </w:t>
      </w:r>
      <w:r>
        <w:rPr>
          <w:rFonts w:cs="Calibri" w:ascii="Calibri" w:hAnsi="Calibri"/>
          <w:spacing w:val="-1"/>
        </w:rPr>
        <w:t>propeller.</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33"/>
        </w:rPr>
        <w:t xml:space="preserve"> </w:t>
      </w:r>
      <w:r>
        <w:rPr>
          <w:rFonts w:cs="Calibri" w:ascii="Calibri" w:hAnsi="Calibri"/>
          <w:spacing w:val="-1"/>
        </w:rPr>
        <w:t>governor.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governor.</w:t>
      </w:r>
    </w:p>
    <w:p>
      <w:pPr>
        <w:pStyle w:val="BodyText"/>
        <w:ind w:start="0" w:end="0"/>
        <w:rPr/>
      </w:pPr>
      <w:r>
        <w:rPr>
          <w:rFonts w:cs="Calibri" w:ascii="Calibri" w:hAnsi="Calibri"/>
        </w:rPr>
        <w:t>Perform</w:t>
      </w:r>
      <w:r>
        <w:rPr>
          <w:rFonts w:cs="Calibri" w:ascii="Calibri" w:hAnsi="Calibri"/>
          <w:spacing w:val="4"/>
        </w:rPr>
        <w:t xml:space="preserve"> </w:t>
      </w:r>
      <w:r>
        <w:rPr>
          <w:rFonts w:cs="Calibri" w:ascii="Calibri" w:hAnsi="Calibri"/>
        </w:rPr>
        <w:t>static</w:t>
      </w:r>
      <w:r>
        <w:rPr>
          <w:rFonts w:cs="Calibri" w:ascii="Calibri" w:hAnsi="Calibri"/>
          <w:spacing w:val="7"/>
        </w:rPr>
        <w:t xml:space="preserve"> </w:t>
      </w:r>
      <w:r>
        <w:rPr>
          <w:rFonts w:cs="Calibri" w:ascii="Calibri" w:hAnsi="Calibri"/>
        </w:rPr>
        <w:t>functional</w:t>
      </w:r>
      <w:r>
        <w:rPr>
          <w:rFonts w:cs="Calibri" w:ascii="Calibri" w:hAnsi="Calibri"/>
          <w:spacing w:val="7"/>
        </w:rPr>
        <w:t xml:space="preserve"> </w:t>
      </w:r>
      <w:r>
        <w:rPr>
          <w:rFonts w:cs="Calibri" w:ascii="Calibri" w:hAnsi="Calibri"/>
        </w:rPr>
        <w:t>checks.</w:t>
      </w:r>
      <w:r>
        <w:rPr>
          <w:rFonts w:cs="Calibri" w:ascii="Calibri" w:hAnsi="Calibri"/>
          <w:w w:val="99"/>
        </w:rPr>
        <w:t xml:space="preserve"> </w:t>
      </w:r>
    </w:p>
    <w:p>
      <w:pPr>
        <w:pStyle w:val="BodyText"/>
        <w:ind w:start="0" w:end="0"/>
        <w:rPr>
          <w:rFonts w:ascii="Calibri" w:hAnsi="Calibri" w:cs="Calibri"/>
          <w:spacing w:val="29"/>
          <w:w w:val="99"/>
        </w:rPr>
      </w:pPr>
      <w:r>
        <w:rPr>
          <w:rFonts w:cs="Calibri" w:ascii="Calibri" w:hAnsi="Calibri"/>
          <w:spacing w:val="-2"/>
        </w:rPr>
        <w:t>Ch</w:t>
      </w:r>
      <w:r>
        <w:rPr>
          <w:rFonts w:cs="Calibri" w:ascii="Calibri" w:hAnsi="Calibri"/>
          <w:spacing w:val="-1"/>
        </w:rPr>
        <w:t>eck</w:t>
      </w:r>
      <w:r>
        <w:rPr>
          <w:rFonts w:cs="Calibri" w:ascii="Calibri" w:hAnsi="Calibri"/>
          <w:spacing w:val="-11"/>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during</w:t>
      </w:r>
      <w:r>
        <w:rPr>
          <w:rFonts w:cs="Calibri" w:ascii="Calibri" w:hAnsi="Calibri"/>
          <w:spacing w:val="-10"/>
        </w:rPr>
        <w:t xml:space="preserve"> </w:t>
      </w:r>
      <w:r>
        <w:rPr>
          <w:rFonts w:cs="Calibri" w:ascii="Calibri" w:hAnsi="Calibri"/>
          <w:spacing w:val="-1"/>
        </w:rPr>
        <w:t>ground</w:t>
      </w:r>
      <w:r>
        <w:rPr>
          <w:rFonts w:cs="Calibri" w:ascii="Calibri" w:hAnsi="Calibri"/>
          <w:spacing w:val="-11"/>
        </w:rPr>
        <w:t xml:space="preserve"> </w:t>
      </w:r>
      <w:r>
        <w:rPr>
          <w:rFonts w:cs="Calibri" w:ascii="Calibri" w:hAnsi="Calibri"/>
        </w:rPr>
        <w:t>run.</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2"/>
        </w:rPr>
        <w:t xml:space="preserve"> </w:t>
      </w:r>
      <w:r>
        <w:rPr>
          <w:rFonts w:cs="Calibri" w:ascii="Calibri" w:hAnsi="Calibri"/>
          <w:spacing w:val="-1"/>
        </w:rPr>
        <w:t>setting</w:t>
      </w:r>
      <w:r>
        <w:rPr>
          <w:rFonts w:cs="Calibri" w:ascii="Calibri" w:hAnsi="Calibri"/>
          <w:spacing w:val="13"/>
        </w:rPr>
        <w:t xml:space="preserve"> </w:t>
      </w:r>
      <w:r>
        <w:rPr>
          <w:rFonts w:cs="Calibri" w:ascii="Calibri" w:hAnsi="Calibri"/>
          <w:spacing w:val="-1"/>
        </w:rPr>
        <w:t>of</w:t>
      </w:r>
      <w:r>
        <w:rPr>
          <w:rFonts w:cs="Calibri" w:ascii="Calibri" w:hAnsi="Calibri"/>
          <w:spacing w:val="12"/>
        </w:rPr>
        <w:t xml:space="preserve"> </w:t>
      </w:r>
      <w:r>
        <w:rPr>
          <w:rFonts w:cs="Calibri" w:ascii="Calibri" w:hAnsi="Calibri"/>
        </w:rPr>
        <w:t>micro</w:t>
      </w:r>
      <w:r>
        <w:rPr>
          <w:rFonts w:cs="Calibri" w:ascii="Calibri" w:hAnsi="Calibri"/>
          <w:spacing w:val="13"/>
        </w:rPr>
        <w:t xml:space="preserve"> </w:t>
      </w:r>
      <w:r>
        <w:rPr>
          <w:rFonts w:cs="Calibri" w:ascii="Calibri" w:hAnsi="Calibri"/>
        </w:rPr>
        <w:t>switches.</w:t>
      </w:r>
    </w:p>
    <w:p>
      <w:pPr>
        <w:pStyle w:val="BodyText"/>
        <w:ind w:start="0" w:end="0"/>
        <w:rPr>
          <w:rFonts w:ascii="Calibri" w:hAnsi="Calibri" w:cs="Calibri"/>
          <w:spacing w:val="45"/>
          <w:w w:val="108"/>
        </w:rPr>
      </w:pPr>
      <w:r>
        <w:rPr>
          <w:rFonts w:cs="Calibri" w:ascii="Calibri" w:hAnsi="Calibri"/>
          <w:spacing w:val="-1"/>
        </w:rPr>
        <w:t xml:space="preserve">Assess </w:t>
      </w:r>
      <w:r>
        <w:rPr>
          <w:rFonts w:cs="Calibri" w:ascii="Calibri" w:hAnsi="Calibri"/>
        </w:rPr>
        <w:t>and</w:t>
      </w:r>
      <w:r>
        <w:rPr>
          <w:rFonts w:cs="Calibri" w:ascii="Calibri" w:hAnsi="Calibri"/>
          <w:spacing w:val="1"/>
        </w:rPr>
        <w:t xml:space="preserve"> </w:t>
      </w:r>
      <w:r>
        <w:rPr>
          <w:rFonts w:cs="Calibri" w:ascii="Calibri" w:hAnsi="Calibri"/>
          <w:spacing w:val="-1"/>
        </w:rPr>
        <w:t>dress</w:t>
      </w:r>
      <w:r>
        <w:rPr>
          <w:rFonts w:cs="Calibri" w:ascii="Calibri" w:hAnsi="Calibri"/>
          <w:spacing w:val="1"/>
        </w:rPr>
        <w:t xml:space="preserve"> </w:t>
      </w:r>
      <w:r>
        <w:rPr>
          <w:rFonts w:cs="Calibri" w:ascii="Calibri" w:hAnsi="Calibri"/>
        </w:rPr>
        <w:t>out</w:t>
      </w:r>
      <w:r>
        <w:rPr>
          <w:rFonts w:cs="Calibri" w:ascii="Calibri" w:hAnsi="Calibri"/>
          <w:spacing w:val="1"/>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w:t>
      </w:r>
      <w:r>
        <w:rPr>
          <w:rFonts w:cs="Calibri" w:ascii="Calibri" w:hAnsi="Calibri"/>
          <w:spacing w:val="1"/>
        </w:rPr>
        <w:t xml:space="preserve"> </w:t>
      </w:r>
      <w:r>
        <w:rPr>
          <w:rFonts w:cs="Calibri" w:ascii="Calibri" w:hAnsi="Calibri"/>
          <w:spacing w:val="-1"/>
        </w:rPr>
        <w:t>dam</w:t>
      </w:r>
      <w:r>
        <w:rPr>
          <w:rFonts w:cs="Calibri" w:ascii="Calibri" w:hAnsi="Calibri"/>
          <w:spacing w:val="-2"/>
        </w:rPr>
        <w:t>a</w:t>
      </w:r>
      <w:r>
        <w:rPr>
          <w:rFonts w:cs="Calibri" w:ascii="Calibri" w:hAnsi="Calibri"/>
          <w:spacing w:val="-1"/>
        </w:rPr>
        <w:t>ge</w:t>
      </w:r>
      <w:r>
        <w:rPr>
          <w:rFonts w:cs="Calibri" w:ascii="Calibri" w:hAnsi="Calibri"/>
        </w:rPr>
        <w:t xml:space="preserve"> </w:t>
      </w:r>
      <w:r>
        <w:rPr>
          <w:rFonts w:cs="Calibri" w:ascii="Calibri" w:hAnsi="Calibri"/>
          <w:spacing w:val="-2"/>
        </w:rPr>
        <w:t>i.a.</w:t>
      </w:r>
      <w:r>
        <w:rPr>
          <w:rFonts w:cs="Calibri" w:ascii="Calibri" w:hAnsi="Calibri"/>
          <w:spacing w:val="-1"/>
        </w:rPr>
        <w:t>w.</w:t>
      </w:r>
      <w:r>
        <w:rPr>
          <w:rFonts w:cs="Calibri" w:ascii="Calibri" w:hAnsi="Calibri"/>
          <w:spacing w:val="1"/>
        </w:rPr>
        <w:t xml:space="preserve"> </w:t>
      </w:r>
      <w:r>
        <w:rPr>
          <w:rFonts w:cs="Calibri" w:ascii="Calibri" w:hAnsi="Calibri"/>
        </w:rPr>
        <w:t>AMM.</w:t>
      </w:r>
    </w:p>
    <w:p>
      <w:pPr>
        <w:pStyle w:val="BodyText"/>
        <w:ind w:start="0" w:end="0"/>
        <w:rPr/>
      </w:pPr>
      <w:r>
        <w:rPr>
          <w:rFonts w:cs="Calibri" w:ascii="Calibri" w:hAnsi="Calibri"/>
          <w:spacing w:val="-1"/>
        </w:rPr>
        <w:t>Dynami</w:t>
      </w:r>
      <w:r>
        <w:rPr>
          <w:rFonts w:cs="Calibri" w:ascii="Calibri" w:hAnsi="Calibri"/>
          <w:spacing w:val="-2"/>
        </w:rPr>
        <w:t>cally</w:t>
      </w:r>
      <w:r>
        <w:rPr>
          <w:rFonts w:cs="Calibri" w:ascii="Calibri" w:hAnsi="Calibri"/>
          <w:spacing w:val="-27"/>
        </w:rPr>
        <w:t xml:space="preserve"> </w:t>
      </w:r>
      <w:r>
        <w:rPr>
          <w:rFonts w:cs="Calibri" w:ascii="Calibri" w:hAnsi="Calibri"/>
        </w:rPr>
        <w:t>balance</w:t>
      </w:r>
      <w:r>
        <w:rPr>
          <w:rFonts w:cs="Calibri" w:ascii="Calibri" w:hAnsi="Calibri"/>
          <w:spacing w:val="-27"/>
        </w:rPr>
        <w:t xml:space="preserve"> </w:t>
      </w:r>
      <w:r>
        <w:rPr>
          <w:rFonts w:cs="Calibri" w:ascii="Calibri" w:hAnsi="Calibri"/>
        </w:rPr>
        <w:t>prop.</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Main</w:t>
      </w:r>
      <w:r>
        <w:rPr>
          <w:rFonts w:cs="Calibri" w:ascii="Calibri" w:hAnsi="Calibri"/>
          <w:b/>
          <w:spacing w:val="-15"/>
          <w:w w:val="95"/>
        </w:rPr>
        <w:t xml:space="preserve"> </w:t>
      </w:r>
      <w:r>
        <w:rPr>
          <w:rFonts w:cs="Calibri" w:ascii="Calibri" w:hAnsi="Calibri"/>
          <w:b/>
          <w:w w:val="95"/>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37"/>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r>
        <w:rPr>
          <w:rFonts w:cs="Calibri" w:ascii="Calibri" w:hAnsi="Calibri"/>
          <w:spacing w:val="-19"/>
        </w:rPr>
        <w:t xml:space="preserve"> </w:t>
      </w:r>
      <w:r>
        <w:rPr>
          <w:rFonts w:cs="Calibri" w:ascii="Calibri" w:hAnsi="Calibri"/>
          <w:spacing w:val="-1"/>
        </w:rPr>
        <w:t>assembly.</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rFonts w:ascii="Calibri" w:hAnsi="Calibri" w:cs="Calibri"/>
          <w:spacing w:val="24"/>
          <w:w w:val="96"/>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rPr>
        <w:t>static</w:t>
      </w:r>
      <w:r>
        <w:rPr>
          <w:rFonts w:cs="Calibri" w:ascii="Calibri" w:hAnsi="Calibri"/>
          <w:spacing w:val="-19"/>
        </w:rPr>
        <w:t xml:space="preserve"> </w:t>
      </w:r>
      <w:r>
        <w:rPr>
          <w:rFonts w:cs="Calibri" w:ascii="Calibri" w:hAnsi="Calibri"/>
        </w:rPr>
        <w:t>balance.</w:t>
      </w:r>
    </w:p>
    <w:p>
      <w:pPr>
        <w:pStyle w:val="BodyText"/>
        <w:ind w:start="0" w:end="0"/>
        <w:rPr>
          <w:rFonts w:ascii="Calibri" w:hAnsi="Calibri" w:cs="Calibri"/>
          <w:spacing w:val="20"/>
          <w:w w:val="96"/>
        </w:rPr>
      </w:pPr>
      <w:r>
        <w:rPr>
          <w:rFonts w:cs="Calibri" w:ascii="Calibri" w:hAnsi="Calibri"/>
          <w:spacing w:val="-2"/>
        </w:rPr>
        <w:t>Ch</w:t>
      </w:r>
      <w:r>
        <w:rPr>
          <w:rFonts w:cs="Calibri" w:ascii="Calibri" w:hAnsi="Calibri"/>
          <w:spacing w:val="-1"/>
        </w:rPr>
        <w:t>eck</w:t>
      </w:r>
      <w:r>
        <w:rPr>
          <w:rFonts w:cs="Calibri" w:ascii="Calibri" w:hAnsi="Calibri"/>
          <w:spacing w:val="-28"/>
        </w:rPr>
        <w:t xml:space="preserve"> </w:t>
      </w:r>
      <w:r>
        <w:rPr>
          <w:rFonts w:cs="Calibri" w:ascii="Calibri" w:hAnsi="Calibri"/>
          <w:spacing w:val="-1"/>
        </w:rPr>
        <w:t>dyn</w:t>
      </w:r>
      <w:r>
        <w:rPr>
          <w:rFonts w:cs="Calibri" w:ascii="Calibri" w:hAnsi="Calibri"/>
          <w:spacing w:val="-2"/>
        </w:rPr>
        <w:t>a</w:t>
      </w:r>
      <w:r>
        <w:rPr>
          <w:rFonts w:cs="Calibri" w:ascii="Calibri" w:hAnsi="Calibri"/>
          <w:spacing w:val="-1"/>
        </w:rPr>
        <w:t>mic</w:t>
      </w:r>
      <w:r>
        <w:rPr>
          <w:rFonts w:cs="Calibri" w:ascii="Calibri" w:hAnsi="Calibri"/>
          <w:spacing w:val="-27"/>
        </w:rPr>
        <w:t xml:space="preserve"> </w:t>
      </w:r>
      <w:r>
        <w:rPr>
          <w:rFonts w:cs="Calibri" w:ascii="Calibri" w:hAnsi="Calibri"/>
        </w:rPr>
        <w:t>balance.</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Rotor</w:t>
      </w:r>
      <w:r>
        <w:rPr>
          <w:rFonts w:cs="Calibri" w:ascii="Calibri" w:hAnsi="Calibri"/>
          <w:b/>
          <w:spacing w:val="20"/>
          <w:w w:val="90"/>
        </w:rPr>
        <w:t xml:space="preserve"> </w:t>
      </w:r>
      <w:r>
        <w:rPr>
          <w:rFonts w:cs="Calibri" w:ascii="Calibri" w:hAnsi="Calibri"/>
          <w:b/>
          <w:spacing w:val="-1"/>
          <w:w w:val="90"/>
        </w:rPr>
        <w:t>D</w:t>
      </w:r>
      <w:r>
        <w:rPr>
          <w:rFonts w:cs="Calibri" w:ascii="Calibri" w:hAnsi="Calibri"/>
          <w:b/>
          <w:spacing w:val="-2"/>
          <w:w w:val="90"/>
        </w:rPr>
        <w:t>r</w:t>
      </w:r>
      <w:r>
        <w:rPr>
          <w:rFonts w:cs="Calibri" w:ascii="Calibri" w:hAnsi="Calibri"/>
          <w:b/>
          <w:spacing w:val="-1"/>
          <w:w w:val="90"/>
        </w:rPr>
        <w:t>ive</w:t>
      </w:r>
    </w:p>
    <w:p>
      <w:pPr>
        <w:pStyle w:val="BodyText"/>
        <w:ind w:start="0" w:end="0"/>
        <w:rPr>
          <w:rFonts w:ascii="Calibri" w:hAnsi="Calibri" w:cs="Calibri"/>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mast.</w:t>
      </w:r>
    </w:p>
    <w:p>
      <w:pPr>
        <w:pStyle w:val="BodyText"/>
        <w:ind w:start="0" w:end="0"/>
        <w:rPr>
          <w:rFonts w:ascii="Calibri" w:hAnsi="Calibri" w:cs="Calibri"/>
          <w:spacing w:val="33"/>
          <w:w w:val="99"/>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drive</w:t>
      </w:r>
      <w:r>
        <w:rPr>
          <w:rFonts w:cs="Calibri" w:ascii="Calibri" w:hAnsi="Calibri"/>
          <w:spacing w:val="-19"/>
        </w:rPr>
        <w:t xml:space="preserve"> </w:t>
      </w:r>
      <w:r>
        <w:rPr>
          <w:rFonts w:cs="Calibri" w:ascii="Calibri" w:hAnsi="Calibri"/>
          <w:spacing w:val="-1"/>
        </w:rPr>
        <w:t>coupling.</w:t>
      </w:r>
    </w:p>
    <w:p>
      <w:pPr>
        <w:pStyle w:val="BodyText"/>
        <w:ind w:start="0" w:end="0"/>
        <w:rPr>
          <w:rFonts w:ascii="Calibri" w:hAnsi="Calibri" w:cs="Calibri"/>
          <w:spacing w:val="41"/>
          <w:w w:val="103"/>
        </w:rPr>
      </w:pPr>
      <w:r>
        <w:rPr>
          <w:rFonts w:cs="Calibri" w:ascii="Calibri" w:hAnsi="Calibri"/>
          <w:spacing w:val="-2"/>
        </w:rPr>
        <w:t>Replace</w:t>
      </w:r>
      <w:r>
        <w:rPr>
          <w:rFonts w:cs="Calibri" w:ascii="Calibri" w:hAnsi="Calibri"/>
          <w:spacing w:val="13"/>
        </w:rPr>
        <w:t xml:space="preserve"> </w:t>
      </w:r>
      <w:r>
        <w:rPr>
          <w:rFonts w:cs="Calibri" w:ascii="Calibri" w:hAnsi="Calibri"/>
          <w:spacing w:val="-1"/>
        </w:rPr>
        <w:t>clutch/freewheel</w:t>
      </w:r>
      <w:r>
        <w:rPr>
          <w:rFonts w:cs="Calibri" w:ascii="Calibri" w:hAnsi="Calibri"/>
          <w:spacing w:val="14"/>
        </w:rPr>
        <w:t xml:space="preserve"> </w:t>
      </w:r>
      <w:r>
        <w:rPr>
          <w:rFonts w:cs="Calibri" w:ascii="Calibri" w:hAnsi="Calibri"/>
        </w:rPr>
        <w:t>unit</w:t>
      </w:r>
    </w:p>
    <w:p>
      <w:pPr>
        <w:pStyle w:val="BodyText"/>
        <w:ind w:start="0" w:end="0"/>
        <w:rPr/>
      </w:pPr>
      <w:r>
        <w:rPr>
          <w:rFonts w:cs="Calibri" w:ascii="Calibri" w:hAnsi="Calibri"/>
          <w:spacing w:val="-2"/>
        </w:rPr>
        <w:t>Replace</w:t>
      </w:r>
      <w:r>
        <w:rPr>
          <w:rFonts w:cs="Calibri" w:ascii="Calibri" w:hAnsi="Calibri"/>
          <w:spacing w:val="-10"/>
        </w:rPr>
        <w:t xml:space="preserve"> </w:t>
      </w:r>
      <w:r>
        <w:rPr>
          <w:rFonts w:cs="Calibri" w:ascii="Calibri" w:hAnsi="Calibri"/>
          <w:spacing w:val="-1"/>
        </w:rPr>
        <w:t>drive</w:t>
      </w:r>
      <w:r>
        <w:rPr>
          <w:rFonts w:cs="Calibri" w:ascii="Calibri" w:hAnsi="Calibri"/>
          <w:spacing w:val="-11"/>
        </w:rPr>
        <w:t xml:space="preserve"> </w:t>
      </w:r>
      <w:r>
        <w:rPr>
          <w:rFonts w:cs="Calibri" w:ascii="Calibri" w:hAnsi="Calibri"/>
        </w:rPr>
        <w:t>belt.</w:t>
      </w:r>
    </w:p>
    <w:p>
      <w:pPr>
        <w:pStyle w:val="BodyText"/>
        <w:ind w:start="0" w:end="0"/>
        <w:rPr>
          <w:rFonts w:ascii="Calibri" w:hAnsi="Calibri" w:cs="Calibri"/>
          <w:w w:val="98"/>
        </w:rPr>
      </w:pPr>
      <w:r>
        <w:rPr>
          <w:rFonts w:cs="Calibri" w:ascii="Calibri" w:hAnsi="Calibri"/>
        </w:rPr>
        <w:t>Install</w:t>
      </w:r>
      <w:r>
        <w:rPr>
          <w:rFonts w:cs="Calibri" w:ascii="Calibri" w:hAnsi="Calibri"/>
          <w:spacing w:val="-14"/>
        </w:rPr>
        <w:t xml:space="preserve"> </w:t>
      </w:r>
      <w:r>
        <w:rPr>
          <w:rFonts w:cs="Calibri" w:ascii="Calibri" w:hAnsi="Calibri"/>
        </w:rPr>
        <w:t>main</w:t>
      </w:r>
      <w:r>
        <w:rPr>
          <w:rFonts w:cs="Calibri" w:ascii="Calibri" w:hAnsi="Calibri"/>
          <w:spacing w:val="-14"/>
        </w:rPr>
        <w:t xml:space="preserve"> </w:t>
      </w:r>
      <w:r>
        <w:rPr>
          <w:rFonts w:cs="Calibri" w:ascii="Calibri" w:hAnsi="Calibri"/>
        </w:rPr>
        <w:t>gearbox.</w:t>
      </w:r>
    </w:p>
    <w:p>
      <w:pPr>
        <w:pStyle w:val="BodyText"/>
        <w:ind w:start="0" w:end="0"/>
        <w:rPr>
          <w:rFonts w:ascii="Calibri" w:hAnsi="Calibri" w:cs="Calibri"/>
        </w:rPr>
      </w:pPr>
      <w:r>
        <w:rPr>
          <w:rFonts w:cs="Calibri" w:ascii="Calibri" w:hAnsi="Calibri"/>
          <w:spacing w:val="-1"/>
        </w:rPr>
        <w:t>Overhaul</w:t>
      </w:r>
      <w:r>
        <w:rPr>
          <w:rFonts w:cs="Calibri" w:ascii="Calibri" w:hAnsi="Calibri"/>
          <w:spacing w:val="-19"/>
        </w:rPr>
        <w:t xml:space="preserve"> </w:t>
      </w:r>
      <w:r>
        <w:rPr>
          <w:rFonts w:cs="Calibri" w:ascii="Calibri" w:hAnsi="Calibri"/>
        </w:rPr>
        <w:t>main</w:t>
      </w:r>
      <w:r>
        <w:rPr>
          <w:rFonts w:cs="Calibri" w:ascii="Calibri" w:hAnsi="Calibri"/>
          <w:spacing w:val="-18"/>
        </w:rPr>
        <w:t xml:space="preserve"> </w:t>
      </w:r>
      <w:r>
        <w:rPr>
          <w:rFonts w:cs="Calibri" w:ascii="Calibri" w:hAnsi="Calibri"/>
          <w:spacing w:val="-1"/>
        </w:rPr>
        <w:t>g</w:t>
      </w:r>
      <w:r>
        <w:rPr>
          <w:rFonts w:cs="Calibri" w:ascii="Calibri" w:hAnsi="Calibri"/>
          <w:spacing w:val="-2"/>
        </w:rPr>
        <w:t>earbo</w:t>
      </w:r>
      <w:r>
        <w:rPr>
          <w:rFonts w:cs="Calibri" w:ascii="Calibri" w:hAnsi="Calibri"/>
          <w:spacing w:val="-1"/>
        </w:rPr>
        <w:t>x.</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6"/>
        </w:rPr>
        <w:t xml:space="preserve"> </w:t>
      </w:r>
      <w:r>
        <w:rPr>
          <w:rFonts w:cs="Calibri" w:ascii="Calibri" w:hAnsi="Calibri"/>
        </w:rPr>
        <w:t>gearbox</w:t>
      </w:r>
      <w:r>
        <w:rPr>
          <w:rFonts w:cs="Calibri" w:ascii="Calibri" w:hAnsi="Calibri"/>
          <w:spacing w:val="-5"/>
        </w:rPr>
        <w:t xml:space="preserve"> </w:t>
      </w:r>
      <w:r>
        <w:rPr>
          <w:rFonts w:cs="Calibri" w:ascii="Calibri" w:hAnsi="Calibri"/>
        </w:rPr>
        <w:t>chip</w:t>
      </w:r>
      <w:r>
        <w:rPr>
          <w:rFonts w:cs="Calibri" w:ascii="Calibri" w:hAnsi="Calibri"/>
          <w:spacing w:val="-6"/>
        </w:rPr>
        <w:t xml:space="preserve"> </w:t>
      </w:r>
      <w:r>
        <w:rPr>
          <w:rFonts w:cs="Calibri" w:ascii="Calibri" w:hAnsi="Calibri"/>
        </w:rPr>
        <w:t>detectors.</w:t>
      </w:r>
    </w:p>
    <w:p>
      <w:pPr>
        <w:pStyle w:val="BodyText"/>
        <w:ind w:start="0" w:end="0"/>
        <w:rPr>
          <w:rFonts w:ascii="Calibri" w:hAnsi="Calibri" w:cs="Calibri"/>
        </w:rPr>
      </w:pPr>
      <w:r>
        <w:rPr>
          <w:rFonts w:cs="Calibri" w:ascii="Calibri" w:hAnsi="Calibri"/>
        </w:rPr>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16"/>
          <w:w w:val="90"/>
        </w:rPr>
        <w:t xml:space="preserve"> </w:t>
      </w:r>
      <w:r>
        <w:rPr>
          <w:rFonts w:cs="Calibri" w:ascii="Calibri" w:hAnsi="Calibri"/>
          <w:b/>
          <w:w w:val="90"/>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1"/>
        </w:rPr>
      </w:pPr>
      <w:r>
        <w:rPr>
          <w:rFonts w:cs="Calibri" w:ascii="Calibri" w:hAnsi="Calibri"/>
          <w:spacing w:val="-1"/>
        </w:rPr>
        <w:t>Troubleshoot.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8"/>
          <w:w w:val="90"/>
        </w:rPr>
        <w:t xml:space="preserve"> </w:t>
      </w:r>
      <w:r>
        <w:rPr>
          <w:rFonts w:cs="Calibri" w:ascii="Calibri" w:hAnsi="Calibri"/>
          <w:b/>
          <w:w w:val="90"/>
        </w:rPr>
        <w:t>Rotor</w:t>
      </w:r>
      <w:r>
        <w:rPr>
          <w:rFonts w:cs="Calibri" w:ascii="Calibri" w:hAnsi="Calibri"/>
          <w:b/>
          <w:spacing w:val="8"/>
          <w:w w:val="90"/>
        </w:rPr>
        <w:t xml:space="preserve"> </w:t>
      </w:r>
      <w:r>
        <w:rPr>
          <w:rFonts w:cs="Calibri" w:ascii="Calibri" w:hAnsi="Calibri"/>
          <w:b/>
          <w:w w:val="90"/>
        </w:rPr>
        <w:t>Drive</w:t>
      </w:r>
    </w:p>
    <w:p>
      <w:pPr>
        <w:pStyle w:val="BodyText"/>
        <w:ind w:start="0" w:end="0"/>
        <w:rPr>
          <w:rFonts w:ascii="Calibri" w:hAnsi="Calibri" w:cs="Calibri"/>
          <w:spacing w:val="26"/>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3"/>
        </w:rPr>
        <w:t xml:space="preserve"> </w:t>
      </w:r>
      <w:r>
        <w:rPr>
          <w:rFonts w:cs="Calibri" w:ascii="Calibri" w:hAnsi="Calibri"/>
        </w:rPr>
        <w:t>bevel</w:t>
      </w:r>
      <w:r>
        <w:rPr>
          <w:rFonts w:cs="Calibri" w:ascii="Calibri" w:hAnsi="Calibri"/>
          <w:spacing w:val="-24"/>
        </w:rPr>
        <w:t xml:space="preserve"> </w:t>
      </w:r>
      <w:r>
        <w:rPr>
          <w:rFonts w:cs="Calibri" w:ascii="Calibri" w:hAnsi="Calibri"/>
          <w:spacing w:val="-2"/>
        </w:rPr>
        <w:t>gearb</w:t>
      </w:r>
      <w:r>
        <w:rPr>
          <w:rFonts w:cs="Calibri" w:ascii="Calibri" w:hAnsi="Calibri"/>
          <w:spacing w:val="-1"/>
        </w:rPr>
        <w:t>ox.</w:t>
      </w:r>
    </w:p>
    <w:p>
      <w:pPr>
        <w:pStyle w:val="BodyText"/>
        <w:ind w:start="0" w:end="0"/>
        <w:rPr>
          <w:rFonts w:ascii="Calibri" w:hAnsi="Calibri" w:cs="Calibri"/>
          <w:spacing w:val="37"/>
          <w:w w:val="103"/>
        </w:rPr>
      </w:pPr>
      <w:r>
        <w:rPr>
          <w:rFonts w:cs="Calibri" w:ascii="Calibri" w:hAnsi="Calibri"/>
          <w:spacing w:val="-2"/>
        </w:rPr>
        <w:t>Replac</w:t>
      </w:r>
      <w:r>
        <w:rPr>
          <w:rFonts w:cs="Calibri" w:ascii="Calibri" w:hAnsi="Calibri"/>
          <w:spacing w:val="-1"/>
        </w:rPr>
        <w:t>e</w:t>
      </w:r>
      <w:r>
        <w:rPr>
          <w:rFonts w:cs="Calibri" w:ascii="Calibri" w:hAnsi="Calibri"/>
          <w:spacing w:val="-19"/>
        </w:rPr>
        <w:t xml:space="preserve"> </w:t>
      </w:r>
      <w:r>
        <w:rPr>
          <w:rFonts w:cs="Calibri" w:ascii="Calibri" w:hAnsi="Calibri"/>
          <w:spacing w:val="-1"/>
        </w:rPr>
        <w:t>univers</w:t>
      </w:r>
      <w:r>
        <w:rPr>
          <w:rFonts w:cs="Calibri" w:ascii="Calibri" w:hAnsi="Calibri"/>
          <w:spacing w:val="-2"/>
        </w:rPr>
        <w:t>al</w:t>
      </w:r>
      <w:r>
        <w:rPr>
          <w:rFonts w:cs="Calibri" w:ascii="Calibri" w:hAnsi="Calibri"/>
          <w:spacing w:val="-18"/>
        </w:rPr>
        <w:t xml:space="preserve"> </w:t>
      </w:r>
      <w:r>
        <w:rPr>
          <w:rFonts w:cs="Calibri" w:ascii="Calibri" w:hAnsi="Calibri"/>
          <w:spacing w:val="-1"/>
        </w:rPr>
        <w:t>joints.</w:t>
      </w:r>
    </w:p>
    <w:p>
      <w:pPr>
        <w:pStyle w:val="BodyText"/>
        <w:ind w:start="0" w:end="0"/>
        <w:rPr/>
      </w:pPr>
      <w:r>
        <w:rPr>
          <w:rFonts w:cs="Calibri" w:ascii="Calibri" w:hAnsi="Calibri"/>
          <w:spacing w:val="-1"/>
        </w:rPr>
        <w:t>Overh</w:t>
      </w:r>
      <w:r>
        <w:rPr>
          <w:rFonts w:cs="Calibri" w:ascii="Calibri" w:hAnsi="Calibri"/>
          <w:spacing w:val="-2"/>
        </w:rPr>
        <w:t>a</w:t>
      </w:r>
      <w:r>
        <w:rPr>
          <w:rFonts w:cs="Calibri" w:ascii="Calibri" w:hAnsi="Calibri"/>
          <w:spacing w:val="-1"/>
        </w:rPr>
        <w:t>ul</w:t>
      </w:r>
      <w:r>
        <w:rPr>
          <w:rFonts w:cs="Calibri" w:ascii="Calibri" w:hAnsi="Calibri"/>
          <w:spacing w:val="-21"/>
        </w:rPr>
        <w:t xml:space="preserve"> </w:t>
      </w:r>
      <w:r>
        <w:rPr>
          <w:rFonts w:cs="Calibri" w:ascii="Calibri" w:hAnsi="Calibri"/>
        </w:rPr>
        <w:t>bevel</w:t>
      </w:r>
      <w:r>
        <w:rPr>
          <w:rFonts w:cs="Calibri" w:ascii="Calibri" w:hAnsi="Calibri"/>
          <w:spacing w:val="-20"/>
        </w:rPr>
        <w:t xml:space="preserve"> </w:t>
      </w:r>
      <w:r>
        <w:rPr>
          <w:rFonts w:cs="Calibri" w:ascii="Calibri" w:hAnsi="Calibri"/>
          <w:spacing w:val="-1"/>
        </w:rPr>
        <w:t>ge</w:t>
      </w:r>
      <w:r>
        <w:rPr>
          <w:rFonts w:cs="Calibri" w:ascii="Calibri" w:hAnsi="Calibri"/>
          <w:spacing w:val="-2"/>
        </w:rPr>
        <w:t>arbox.</w:t>
      </w:r>
    </w:p>
    <w:p>
      <w:pPr>
        <w:pStyle w:val="BodyText"/>
        <w:ind w:start="0" w:end="0"/>
        <w:rPr>
          <w:rFonts w:ascii="Calibri" w:hAnsi="Calibri" w:cs="Calibri"/>
        </w:rPr>
      </w:pPr>
      <w:r>
        <w:rPr>
          <w:rFonts w:cs="Calibri" w:ascii="Calibri" w:hAnsi="Calibri"/>
          <w:spacing w:val="-1"/>
        </w:rPr>
        <w:t>Install</w:t>
      </w:r>
      <w:r>
        <w:rPr>
          <w:rFonts w:cs="Calibri" w:ascii="Calibri" w:hAnsi="Calibri"/>
          <w:spacing w:val="-7"/>
        </w:rPr>
        <w:t xml:space="preserve"> </w:t>
      </w:r>
      <w:r>
        <w:rPr>
          <w:rFonts w:cs="Calibri" w:ascii="Calibri" w:hAnsi="Calibri"/>
          <w:spacing w:val="-1"/>
        </w:rPr>
        <w:t>drive</w:t>
      </w:r>
      <w:r>
        <w:rPr>
          <w:rFonts w:cs="Calibri" w:ascii="Calibri" w:hAnsi="Calibri"/>
          <w:spacing w:val="-8"/>
        </w:rPr>
        <w:t xml:space="preserve"> </w:t>
      </w:r>
      <w:r>
        <w:rPr>
          <w:rFonts w:cs="Calibri" w:ascii="Calibri" w:hAnsi="Calibri"/>
          <w:spacing w:val="-2"/>
        </w:rPr>
        <w:t>ass</w:t>
      </w:r>
      <w:r>
        <w:rPr>
          <w:rFonts w:cs="Calibri" w:ascii="Calibri" w:hAnsi="Calibri"/>
          <w:spacing w:val="-1"/>
        </w:rPr>
        <w:t>embly.</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spacing w:val="-1"/>
        </w:rPr>
        <w:t>detectors.</w:t>
      </w:r>
    </w:p>
    <w:p>
      <w:pPr>
        <w:pStyle w:val="BodyText"/>
        <w:ind w:start="0" w:end="0"/>
        <w:rPr/>
      </w:pPr>
      <w:r>
        <w:rPr>
          <w:rFonts w:cs="Calibri" w:ascii="Calibri" w:hAnsi="Calibri"/>
          <w:spacing w:val="-2"/>
        </w:rPr>
        <w:t>Che</w:t>
      </w:r>
      <w:r>
        <w:rPr>
          <w:rFonts w:cs="Calibri" w:ascii="Calibri" w:hAnsi="Calibri"/>
          <w:spacing w:val="-1"/>
        </w:rPr>
        <w:t>ck/inst</w:t>
      </w:r>
      <w:r>
        <w:rPr>
          <w:rFonts w:cs="Calibri" w:ascii="Calibri" w:hAnsi="Calibri"/>
          <w:spacing w:val="-2"/>
        </w:rPr>
        <w:t>all</w:t>
      </w:r>
      <w:r>
        <w:rPr>
          <w:rFonts w:cs="Calibri" w:ascii="Calibri" w:hAnsi="Calibri"/>
          <w:spacing w:val="-22"/>
        </w:rPr>
        <w:t xml:space="preserve"> </w:t>
      </w:r>
      <w:r>
        <w:rPr>
          <w:rFonts w:cs="Calibri" w:ascii="Calibri" w:hAnsi="Calibri"/>
        </w:rPr>
        <w:t>bearings</w:t>
      </w:r>
      <w:r>
        <w:rPr>
          <w:rFonts w:cs="Calibri" w:ascii="Calibri" w:hAnsi="Calibri"/>
          <w:spacing w:val="-21"/>
        </w:rPr>
        <w:t xml:space="preserve"> </w:t>
      </w:r>
      <w:r>
        <w:rPr>
          <w:rFonts w:cs="Calibri" w:ascii="Calibri" w:hAnsi="Calibri"/>
        </w:rPr>
        <w:t>and</w:t>
      </w:r>
      <w:r>
        <w:rPr>
          <w:rFonts w:cs="Calibri" w:ascii="Calibri" w:hAnsi="Calibri"/>
          <w:spacing w:val="-22"/>
        </w:rPr>
        <w:t xml:space="preserve"> </w:t>
      </w:r>
      <w:r>
        <w:rPr>
          <w:rFonts w:cs="Calibri" w:ascii="Calibri" w:hAnsi="Calibri"/>
          <w:spacing w:val="-2"/>
        </w:rPr>
        <w:t>han</w:t>
      </w:r>
      <w:r>
        <w:rPr>
          <w:rFonts w:cs="Calibri" w:ascii="Calibri" w:hAnsi="Calibri"/>
          <w:spacing w:val="-1"/>
        </w:rPr>
        <w:t>gers.</w:t>
      </w:r>
      <w:r>
        <w:rPr>
          <w:rFonts w:cs="Calibri" w:ascii="Calibri" w:hAnsi="Calibri"/>
          <w:spacing w:val="31"/>
          <w:w w:val="99"/>
        </w:rPr>
        <w:t xml:space="preserve"> </w:t>
      </w:r>
    </w:p>
    <w:p>
      <w:pPr>
        <w:pStyle w:val="BodyText"/>
        <w:ind w:start="0" w:end="0"/>
        <w:rPr/>
      </w:pPr>
      <w:r>
        <w:rPr>
          <w:rFonts w:cs="Calibri" w:ascii="Calibri" w:hAnsi="Calibri"/>
          <w:spacing w:val="-2"/>
        </w:rPr>
        <w:t>Che</w:t>
      </w:r>
      <w:r>
        <w:rPr>
          <w:rFonts w:cs="Calibri" w:ascii="Calibri" w:hAnsi="Calibri"/>
          <w:spacing w:val="-1"/>
        </w:rPr>
        <w:t>ck/service/assemble</w:t>
      </w:r>
      <w:r>
        <w:rPr>
          <w:rFonts w:cs="Calibri" w:ascii="Calibri" w:hAnsi="Calibri"/>
          <w:spacing w:val="-18"/>
        </w:rPr>
        <w:t xml:space="preserve"> </w:t>
      </w:r>
      <w:r>
        <w:rPr>
          <w:rFonts w:cs="Calibri" w:ascii="Calibri" w:hAnsi="Calibri"/>
        </w:rPr>
        <w:t>flexible</w:t>
      </w:r>
      <w:r>
        <w:rPr>
          <w:rFonts w:cs="Calibri" w:ascii="Calibri" w:hAnsi="Calibri"/>
          <w:spacing w:val="-18"/>
        </w:rPr>
        <w:t xml:space="preserve"> </w:t>
      </w:r>
      <w:r>
        <w:rPr>
          <w:rFonts w:cs="Calibri" w:ascii="Calibri" w:hAnsi="Calibri"/>
          <w:spacing w:val="-1"/>
        </w:rPr>
        <w:t>couplings.</w:t>
      </w:r>
      <w:r>
        <w:rPr>
          <w:rFonts w:cs="Calibri" w:ascii="Calibri" w:hAnsi="Calibri"/>
          <w:spacing w:val="5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alignment</w:t>
      </w:r>
      <w:r>
        <w:rPr>
          <w:rFonts w:cs="Calibri" w:ascii="Calibri" w:hAnsi="Calibri"/>
        </w:rPr>
        <w:t xml:space="preserve"> of drive shafts.</w:t>
      </w:r>
    </w:p>
    <w:p>
      <w:pPr>
        <w:pStyle w:val="BodyText"/>
        <w:ind w:start="0" w:end="0"/>
        <w:rPr/>
      </w:pPr>
      <w:r>
        <w:rPr>
          <w:rFonts w:cs="Calibri" w:ascii="Calibri" w:hAnsi="Calibri"/>
          <w:spacing w:val="-1"/>
        </w:rPr>
        <w:t>Install</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rPr>
        <w:t>rig</w:t>
      </w:r>
      <w:r>
        <w:rPr>
          <w:rFonts w:cs="Calibri" w:ascii="Calibri" w:hAnsi="Calibri"/>
          <w:spacing w:val="-5"/>
        </w:rPr>
        <w:t xml:space="preserve"> </w:t>
      </w:r>
      <w:r>
        <w:rPr>
          <w:rFonts w:cs="Calibri" w:ascii="Calibri" w:hAnsi="Calibri"/>
        </w:rPr>
        <w:t>drive</w:t>
      </w:r>
      <w:r>
        <w:rPr>
          <w:rFonts w:cs="Calibri" w:ascii="Calibri" w:hAnsi="Calibri"/>
          <w:spacing w:val="-6"/>
        </w:rPr>
        <w:t xml:space="preserve"> </w:t>
      </w:r>
      <w:r>
        <w:rPr>
          <w:rFonts w:cs="Calibri" w:ascii="Calibri" w:hAnsi="Calibri"/>
        </w:rPr>
        <w:t>shafts.</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0"/>
        </w:rPr>
        <w:t>Rotorcraft</w:t>
      </w:r>
      <w:r>
        <w:rPr>
          <w:rFonts w:cs="Calibri" w:ascii="Calibri" w:hAnsi="Calibri"/>
          <w:b/>
          <w:spacing w:val="22"/>
          <w:w w:val="90"/>
        </w:rPr>
        <w:t xml:space="preserve"> </w:t>
      </w:r>
      <w:r>
        <w:rPr>
          <w:rFonts w:cs="Calibri" w:ascii="Calibri" w:hAnsi="Calibri"/>
          <w:b/>
          <w:spacing w:val="-1"/>
          <w:w w:val="90"/>
        </w:rPr>
        <w:t>Flight</w:t>
      </w:r>
      <w:r>
        <w:rPr>
          <w:rFonts w:cs="Calibri" w:ascii="Calibri" w:hAnsi="Calibri"/>
          <w:b/>
          <w:spacing w:val="23"/>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Install</w:t>
      </w:r>
      <w:r>
        <w:rPr>
          <w:rFonts w:cs="Calibri" w:ascii="Calibri" w:hAnsi="Calibri"/>
          <w:spacing w:val="-2"/>
        </w:rPr>
        <w:t xml:space="preserve"> </w:t>
      </w:r>
      <w:r>
        <w:rPr>
          <w:rFonts w:cs="Calibri" w:ascii="Calibri" w:hAnsi="Calibri"/>
          <w:spacing w:val="-1"/>
        </w:rPr>
        <w:t>sw</w:t>
      </w:r>
      <w:r>
        <w:rPr>
          <w:rFonts w:cs="Calibri" w:ascii="Calibri" w:hAnsi="Calibri"/>
          <w:spacing w:val="-2"/>
        </w:rPr>
        <w:t>a</w:t>
      </w:r>
      <w:r>
        <w:rPr>
          <w:rFonts w:cs="Calibri" w:ascii="Calibri" w:hAnsi="Calibri"/>
          <w:spacing w:val="-1"/>
        </w:rPr>
        <w:t>sh</w:t>
      </w:r>
      <w:r>
        <w:rPr>
          <w:rFonts w:cs="Calibri" w:ascii="Calibri" w:hAnsi="Calibri"/>
          <w:spacing w:val="-2"/>
        </w:rPr>
        <w:t xml:space="preserve"> </w:t>
      </w:r>
      <w:r>
        <w:rPr>
          <w:rFonts w:cs="Calibri" w:ascii="Calibri" w:hAnsi="Calibri"/>
          <w:spacing w:val="-1"/>
        </w:rPr>
        <w:t>plate.</w:t>
      </w:r>
      <w:r>
        <w:rPr>
          <w:rFonts w:cs="Calibri" w:ascii="Calibri" w:hAnsi="Calibri"/>
          <w:spacing w:val="25"/>
          <w:w w:val="99"/>
        </w:rPr>
        <w:t xml:space="preserve"> </w:t>
      </w:r>
      <w:r>
        <w:rPr>
          <w:rFonts w:cs="Calibri" w:ascii="Calibri" w:hAnsi="Calibri"/>
          <w:spacing w:val="-1"/>
        </w:rPr>
        <w:t>Install</w:t>
      </w:r>
      <w:r>
        <w:rPr>
          <w:rFonts w:cs="Calibri" w:ascii="Calibri" w:hAnsi="Calibri"/>
          <w:spacing w:val="-2"/>
        </w:rPr>
        <w:t xml:space="preserve"> </w:t>
      </w:r>
      <w:r>
        <w:rPr>
          <w:rFonts w:cs="Calibri" w:ascii="Calibri" w:hAnsi="Calibri"/>
          <w:spacing w:val="-1"/>
        </w:rPr>
        <w:t>mixing box.</w:t>
      </w:r>
      <w:r>
        <w:rPr>
          <w:rFonts w:cs="Calibri" w:ascii="Calibri" w:hAnsi="Calibri"/>
          <w:spacing w:val="25"/>
          <w:w w:val="99"/>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4"/>
        </w:rPr>
        <w:t xml:space="preserve"> </w:t>
      </w:r>
      <w:r>
        <w:rPr>
          <w:rFonts w:cs="Calibri" w:ascii="Calibri" w:hAnsi="Calibri"/>
          <w:spacing w:val="-1"/>
        </w:rPr>
        <w:t>pitch</w:t>
      </w:r>
      <w:r>
        <w:rPr>
          <w:rFonts w:cs="Calibri" w:ascii="Calibri" w:hAnsi="Calibri"/>
          <w:spacing w:val="3"/>
        </w:rPr>
        <w:t xml:space="preserve"> </w:t>
      </w:r>
      <w:r>
        <w:rPr>
          <w:rFonts w:cs="Calibri" w:ascii="Calibri" w:hAnsi="Calibri"/>
          <w:spacing w:val="-1"/>
        </w:rPr>
        <w:t>links.</w:t>
      </w:r>
    </w:p>
    <w:p>
      <w:pPr>
        <w:pStyle w:val="BodyText"/>
        <w:ind w:start="0" w:end="0"/>
        <w:rPr/>
      </w:pPr>
      <w:r>
        <w:rPr>
          <w:rFonts w:cs="Calibri" w:ascii="Calibri" w:hAnsi="Calibri"/>
          <w:spacing w:val="-2"/>
        </w:rPr>
        <w:t>Ri</w:t>
      </w:r>
      <w:r>
        <w:rPr>
          <w:rFonts w:cs="Calibri" w:ascii="Calibri" w:hAnsi="Calibri"/>
          <w:spacing w:val="-1"/>
        </w:rPr>
        <w:t>g</w:t>
      </w:r>
      <w:r>
        <w:rPr>
          <w:rFonts w:cs="Calibri" w:ascii="Calibri" w:hAnsi="Calibri"/>
          <w:spacing w:val="4"/>
        </w:rPr>
        <w:t xml:space="preserve"> </w:t>
      </w:r>
      <w:r>
        <w:rPr>
          <w:rFonts w:cs="Calibri" w:ascii="Calibri" w:hAnsi="Calibri"/>
          <w:spacing w:val="-1"/>
        </w:rPr>
        <w:t>collective</w:t>
      </w:r>
      <w:r>
        <w:rPr>
          <w:rFonts w:cs="Calibri" w:ascii="Calibri" w:hAnsi="Calibri"/>
          <w:spacing w:val="4"/>
        </w:rPr>
        <w:t xml:space="preserve"> </w:t>
      </w:r>
      <w:r>
        <w:rPr>
          <w:rFonts w:cs="Calibri" w:ascii="Calibri" w:hAnsi="Calibri"/>
          <w:spacing w:val="-1"/>
        </w:rPr>
        <w:t>system.</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Ri</w:t>
      </w:r>
      <w:r>
        <w:rPr>
          <w:rFonts w:cs="Calibri" w:ascii="Calibri" w:hAnsi="Calibri"/>
          <w:spacing w:val="-1"/>
        </w:rPr>
        <w:t>g</w:t>
      </w:r>
      <w:r>
        <w:rPr>
          <w:rFonts w:cs="Calibri" w:ascii="Calibri" w:hAnsi="Calibri"/>
          <w:spacing w:val="1"/>
        </w:rPr>
        <w:t xml:space="preserve"> </w:t>
      </w:r>
      <w:r>
        <w:rPr>
          <w:rFonts w:cs="Calibri" w:ascii="Calibri" w:hAnsi="Calibri"/>
          <w:spacing w:val="-1"/>
        </w:rPr>
        <w:t>cyclic</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rPr>
        <w:t>Rig</w:t>
      </w:r>
      <w:r>
        <w:rPr>
          <w:rFonts w:cs="Calibri" w:ascii="Calibri" w:hAnsi="Calibri"/>
          <w:spacing w:val="-2"/>
        </w:rPr>
        <w:t xml:space="preserve"> </w:t>
      </w:r>
      <w:r>
        <w:rPr>
          <w:rFonts w:cs="Calibri" w:ascii="Calibri" w:hAnsi="Calibri"/>
          <w:spacing w:val="-1"/>
        </w:rPr>
        <w:t>anti-torque</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spacing w:val="-2"/>
        </w:rPr>
        <w:t>as</w:t>
      </w:r>
      <w:r>
        <w:rPr>
          <w:rFonts w:cs="Calibri" w:ascii="Calibri" w:hAnsi="Calibri"/>
          <w:spacing w:val="-1"/>
        </w:rPr>
        <w:t>sembly</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locking.</w:t>
      </w:r>
      <w:r>
        <w:rPr>
          <w:rFonts w:cs="Calibri" w:ascii="Calibri" w:hAnsi="Calibri"/>
          <w:spacing w:val="51"/>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rPr>
        <w:t>operation</w:t>
      </w:r>
      <w:r>
        <w:rPr>
          <w:rFonts w:cs="Calibri" w:ascii="Calibri" w:hAnsi="Calibri"/>
          <w:spacing w:val="-7"/>
        </w:rPr>
        <w:t xml:space="preserve"> </w:t>
      </w:r>
      <w:r>
        <w:rPr>
          <w:rFonts w:cs="Calibri" w:ascii="Calibri" w:hAnsi="Calibri"/>
        </w:rPr>
        <w:t>and</w:t>
      </w:r>
      <w:r>
        <w:rPr>
          <w:rFonts w:cs="Calibri" w:ascii="Calibri" w:hAnsi="Calibri"/>
          <w:spacing w:val="-8"/>
        </w:rPr>
        <w:t xml:space="preserve"> </w:t>
      </w:r>
      <w:r>
        <w:rPr>
          <w:rFonts w:cs="Calibri" w:ascii="Calibri" w:hAnsi="Calibri"/>
        </w:rPr>
        <w:t>sense.</w:t>
      </w:r>
      <w:r>
        <w:rPr>
          <w:rFonts w:cs="Calibri" w:ascii="Calibri" w:hAnsi="Calibri"/>
          <w:spacing w:val="27"/>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Power</w:t>
      </w:r>
      <w:r>
        <w:rPr>
          <w:rFonts w:cs="Calibri" w:ascii="Calibri" w:hAnsi="Calibri"/>
          <w:b/>
          <w:spacing w:val="-2"/>
          <w:w w:val="95"/>
        </w:rPr>
        <w:t xml:space="preserve"> </w:t>
      </w:r>
      <w:r>
        <w:rPr>
          <w:rFonts w:cs="Calibri" w:ascii="Calibri" w:hAnsi="Calibri"/>
          <w:b/>
          <w:w w:val="95"/>
        </w:rPr>
        <w:t>Plant</w:t>
      </w:r>
    </w:p>
    <w:p>
      <w:pPr>
        <w:pStyle w:val="BodyText"/>
        <w:ind w:start="0" w:end="0"/>
        <w:rPr/>
      </w:pPr>
      <w:r>
        <w:rPr>
          <w:rFonts w:cs="Calibri" w:ascii="Calibri" w:hAnsi="Calibri"/>
        </w:rPr>
        <w:t>Build</w:t>
      </w:r>
      <w:r>
        <w:rPr>
          <w:rFonts w:cs="Calibri" w:ascii="Calibri" w:hAnsi="Calibri"/>
          <w:spacing w:val="-17"/>
        </w:rPr>
        <w:t xml:space="preserve"> </w:t>
      </w:r>
      <w:r>
        <w:rPr>
          <w:rFonts w:cs="Calibri" w:ascii="Calibri" w:hAnsi="Calibri"/>
        </w:rPr>
        <w:t>up</w:t>
      </w:r>
      <w:r>
        <w:rPr>
          <w:rFonts w:cs="Calibri" w:ascii="Calibri" w:hAnsi="Calibri"/>
          <w:spacing w:val="-17"/>
        </w:rPr>
        <w:t xml:space="preserve"> </w:t>
      </w:r>
      <w:r>
        <w:rPr>
          <w:rFonts w:cs="Calibri" w:ascii="Calibri" w:hAnsi="Calibri"/>
        </w:rPr>
        <w:t>ECU.</w:t>
      </w:r>
      <w:r>
        <w:rPr>
          <w:rFonts w:cs="Calibri" w:ascii="Calibri" w:hAnsi="Calibri"/>
          <w:w w:val="95"/>
        </w:rPr>
        <w:t xml:space="preserve"> </w:t>
      </w: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3"/>
        </w:rPr>
        <w:t xml:space="preserve"> </w:t>
      </w:r>
      <w:r>
        <w:rPr>
          <w:rFonts w:cs="Calibri" w:ascii="Calibri" w:hAnsi="Calibri"/>
          <w:spacing w:val="-1"/>
        </w:rPr>
        <w:t>engine.</w:t>
      </w:r>
      <w:r>
        <w:rPr>
          <w:rFonts w:cs="Calibri" w:ascii="Calibri" w:hAnsi="Calibri"/>
          <w:spacing w:val="24"/>
          <w:w w:val="99"/>
        </w:rPr>
        <w:t xml:space="preserve"> </w:t>
      </w:r>
    </w:p>
    <w:p>
      <w:pPr>
        <w:pStyle w:val="BodyText"/>
        <w:ind w:start="0" w:end="0"/>
        <w:rPr/>
      </w:pPr>
      <w:r>
        <w:rPr>
          <w:rFonts w:cs="Calibri" w:ascii="Calibri" w:hAnsi="Calibri"/>
          <w:spacing w:val="-2"/>
        </w:rPr>
        <w:t>Repa</w:t>
      </w:r>
      <w:r>
        <w:rPr>
          <w:rFonts w:cs="Calibri" w:ascii="Calibri" w:hAnsi="Calibri"/>
          <w:spacing w:val="-1"/>
        </w:rPr>
        <w:t>ir</w:t>
      </w:r>
      <w:r>
        <w:rPr>
          <w:rFonts w:cs="Calibri" w:ascii="Calibri" w:hAnsi="Calibri"/>
          <w:spacing w:val="-13"/>
        </w:rPr>
        <w:t xml:space="preserve"> </w:t>
      </w:r>
      <w:r>
        <w:rPr>
          <w:rFonts w:cs="Calibri" w:ascii="Calibri" w:hAnsi="Calibri"/>
        </w:rPr>
        <w:t>cooling</w:t>
      </w:r>
      <w:r>
        <w:rPr>
          <w:rFonts w:cs="Calibri" w:ascii="Calibri" w:hAnsi="Calibri"/>
          <w:spacing w:val="-13"/>
        </w:rPr>
        <w:t xml:space="preserve"> </w:t>
      </w:r>
      <w:r>
        <w:rPr>
          <w:rFonts w:cs="Calibri" w:ascii="Calibri" w:hAnsi="Calibri"/>
          <w:spacing w:val="-1"/>
        </w:rPr>
        <w:t>b</w:t>
      </w:r>
      <w:r>
        <w:rPr>
          <w:rFonts w:cs="Calibri" w:ascii="Calibri" w:hAnsi="Calibri"/>
          <w:spacing w:val="-2"/>
        </w:rPr>
        <w:t>a</w:t>
      </w:r>
      <w:r>
        <w:rPr>
          <w:rFonts w:cs="Calibri" w:ascii="Calibri" w:hAnsi="Calibri"/>
          <w:spacing w:val="-1"/>
        </w:rPr>
        <w:t>ffles.</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Repa</w:t>
      </w:r>
      <w:r>
        <w:rPr>
          <w:rFonts w:cs="Calibri" w:ascii="Calibri" w:hAnsi="Calibri"/>
          <w:spacing w:val="-1"/>
        </w:rPr>
        <w:t>ir</w:t>
      </w:r>
      <w:r>
        <w:rPr>
          <w:rFonts w:cs="Calibri" w:ascii="Calibri" w:hAnsi="Calibri"/>
          <w:spacing w:val="-6"/>
        </w:rPr>
        <w:t xml:space="preserve"> </w:t>
      </w:r>
      <w:r>
        <w:rPr>
          <w:rFonts w:cs="Calibri" w:ascii="Calibri" w:hAnsi="Calibri"/>
          <w:spacing w:val="-1"/>
        </w:rPr>
        <w:t>cowling.</w:t>
      </w:r>
    </w:p>
    <w:p>
      <w:pPr>
        <w:pStyle w:val="BodyText"/>
        <w:ind w:start="0" w:end="0"/>
        <w:rPr/>
      </w:pPr>
      <w:r>
        <w:rPr>
          <w:rFonts w:cs="Calibri" w:ascii="Calibri" w:hAnsi="Calibri"/>
        </w:rPr>
        <w:t>Adjust</w:t>
      </w:r>
      <w:r>
        <w:rPr>
          <w:rFonts w:cs="Calibri" w:ascii="Calibri" w:hAnsi="Calibri"/>
          <w:spacing w:val="11"/>
        </w:rPr>
        <w:t xml:space="preserve"> </w:t>
      </w:r>
      <w:r>
        <w:rPr>
          <w:rFonts w:cs="Calibri" w:ascii="Calibri" w:hAnsi="Calibri"/>
        </w:rPr>
        <w:t>cowl</w:t>
      </w:r>
      <w:r>
        <w:rPr>
          <w:rFonts w:cs="Calibri" w:ascii="Calibri" w:hAnsi="Calibri"/>
          <w:spacing w:val="11"/>
        </w:rPr>
        <w:t xml:space="preserve"> </w:t>
      </w:r>
      <w:r>
        <w:rPr>
          <w:rFonts w:cs="Calibri" w:ascii="Calibri" w:hAnsi="Calibri"/>
        </w:rPr>
        <w:t>flaps.</w:t>
      </w:r>
      <w:r>
        <w:rPr>
          <w:rFonts w:cs="Calibri" w:ascii="Calibri" w:hAnsi="Calibri"/>
          <w:w w:val="99"/>
        </w:rPr>
        <w:t xml:space="preserve"> </w:t>
      </w:r>
    </w:p>
    <w:p>
      <w:pPr>
        <w:pStyle w:val="BodyText"/>
        <w:ind w:start="0" w:end="0"/>
        <w:rPr/>
      </w:pPr>
      <w:r>
        <w:rPr>
          <w:rFonts w:cs="Calibri" w:ascii="Calibri" w:hAnsi="Calibri"/>
        </w:rPr>
        <w:t>Repair</w:t>
      </w:r>
      <w:r>
        <w:rPr>
          <w:rFonts w:cs="Calibri" w:ascii="Calibri" w:hAnsi="Calibri"/>
          <w:spacing w:val="1"/>
        </w:rPr>
        <w:t xml:space="preserve"> </w:t>
      </w:r>
      <w:r>
        <w:rPr>
          <w:rFonts w:cs="Calibri" w:ascii="Calibri" w:hAnsi="Calibri"/>
        </w:rPr>
        <w:t>faulty</w:t>
      </w:r>
      <w:r>
        <w:rPr>
          <w:rFonts w:cs="Calibri" w:ascii="Calibri" w:hAnsi="Calibri"/>
          <w:spacing w:val="2"/>
        </w:rPr>
        <w:t xml:space="preserve"> </w:t>
      </w:r>
      <w:r>
        <w:rPr>
          <w:rFonts w:cs="Calibri" w:ascii="Calibri" w:hAnsi="Calibri"/>
        </w:rPr>
        <w:t>wiring.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r>
        <w:rPr>
          <w:rFonts w:cs="Calibri" w:ascii="Calibri" w:hAnsi="Calibri"/>
          <w:spacing w:val="1"/>
        </w:rPr>
        <w:t xml:space="preserve"> </w:t>
      </w:r>
      <w:r>
        <w:rPr>
          <w:rFonts w:cs="Calibri" w:ascii="Calibri" w:hAnsi="Calibri"/>
        </w:rPr>
        <w:t>dry</w:t>
      </w:r>
      <w:r>
        <w:rPr>
          <w:rFonts w:cs="Calibri" w:ascii="Calibri" w:hAnsi="Calibri"/>
          <w:spacing w:val="4"/>
        </w:rPr>
        <w:t xml:space="preserve"> </w:t>
      </w:r>
      <w:r>
        <w:rPr>
          <w:rFonts w:cs="Calibri" w:ascii="Calibri" w:hAnsi="Calibri"/>
          <w:spacing w:val="-1"/>
        </w:rPr>
        <w:t>monitoring</w:t>
      </w:r>
      <w:r>
        <w:rPr>
          <w:rFonts w:cs="Calibri" w:ascii="Calibri" w:hAnsi="Calibri"/>
          <w:spacing w:val="3"/>
        </w:rPr>
        <w:t xml:space="preserve"> </w:t>
      </w:r>
      <w:r>
        <w:rPr>
          <w:rFonts w:cs="Calibri" w:ascii="Calibri" w:hAnsi="Calibri"/>
        </w:rPr>
        <w:t>check.</w:t>
      </w:r>
      <w:r>
        <w:rPr>
          <w:rFonts w:cs="Calibri" w:ascii="Calibri" w:hAnsi="Calibri"/>
          <w:spacing w:val="27"/>
          <w:w w:val="99"/>
        </w:rPr>
        <w:t xml:space="preserve"> </w:t>
      </w:r>
    </w:p>
    <w:p>
      <w:pPr>
        <w:pStyle w:val="BodyText"/>
        <w:ind w:start="0" w:end="0"/>
        <w:rPr/>
      </w:pPr>
      <w:r>
        <w:rPr>
          <w:rFonts w:cs="Calibri" w:ascii="Calibri" w:hAnsi="Calibri"/>
        </w:rPr>
        <w:t>Assist</w:t>
      </w:r>
      <w:r>
        <w:rPr>
          <w:rFonts w:cs="Calibri" w:ascii="Calibri" w:hAnsi="Calibri"/>
          <w:spacing w:val="12"/>
        </w:rPr>
        <w:t xml:space="preserve"> </w:t>
      </w:r>
      <w:r>
        <w:rPr>
          <w:rFonts w:cs="Calibri" w:ascii="Calibri" w:hAnsi="Calibri"/>
        </w:rPr>
        <w:t>in</w:t>
      </w:r>
      <w:r>
        <w:rPr>
          <w:rFonts w:cs="Calibri" w:ascii="Calibri" w:hAnsi="Calibri"/>
          <w:spacing w:val="10"/>
        </w:rPr>
        <w:t xml:space="preserve"> </w:t>
      </w:r>
      <w:r>
        <w:rPr>
          <w:rFonts w:cs="Calibri" w:ascii="Calibri" w:hAnsi="Calibri"/>
        </w:rPr>
        <w:t>wet</w:t>
      </w:r>
      <w:r>
        <w:rPr>
          <w:rFonts w:cs="Calibri" w:ascii="Calibri" w:hAnsi="Calibri"/>
          <w:spacing w:val="12"/>
        </w:rPr>
        <w:t xml:space="preserve"> </w:t>
      </w:r>
      <w:r>
        <w:rPr>
          <w:rFonts w:cs="Calibri" w:ascii="Calibri" w:hAnsi="Calibri"/>
          <w:spacing w:val="-1"/>
        </w:rPr>
        <w:t>monitoring</w:t>
      </w:r>
      <w:r>
        <w:rPr>
          <w:rFonts w:cs="Calibri" w:ascii="Calibri" w:hAnsi="Calibri"/>
          <w:spacing w:val="12"/>
        </w:rPr>
        <w:t xml:space="preserve"> </w:t>
      </w:r>
      <w:r>
        <w:rPr>
          <w:rFonts w:cs="Calibri" w:ascii="Calibri" w:hAnsi="Calibri"/>
        </w:rPr>
        <w:t>check.</w:t>
      </w:r>
      <w:r>
        <w:rPr>
          <w:rFonts w:cs="Calibri" w:ascii="Calibri" w:hAnsi="Calibri"/>
          <w:spacing w:val="28"/>
          <w:w w:val="99"/>
        </w:rPr>
        <w:t xml:space="preserve"> </w:t>
      </w:r>
    </w:p>
    <w:p>
      <w:pPr>
        <w:pStyle w:val="BodyText"/>
        <w:ind w:start="0" w:end="0"/>
        <w:rPr/>
      </w:pPr>
      <w:r>
        <w:rPr>
          <w:rFonts w:cs="Calibri" w:ascii="Calibri" w:hAnsi="Calibri"/>
        </w:rPr>
        <w:t>Assist</w:t>
      </w:r>
      <w:r>
        <w:rPr>
          <w:rFonts w:cs="Calibri" w:ascii="Calibri" w:hAnsi="Calibri"/>
          <w:spacing w:val="-6"/>
        </w:rPr>
        <w:t xml:space="preserve"> </w:t>
      </w:r>
      <w:r>
        <w:rPr>
          <w:rFonts w:cs="Calibri" w:ascii="Calibri" w:hAnsi="Calibri"/>
        </w:rPr>
        <w:t>in</w:t>
      </w:r>
      <w:r>
        <w:rPr>
          <w:rFonts w:cs="Calibri" w:ascii="Calibri" w:hAnsi="Calibri"/>
          <w:spacing w:val="-8"/>
        </w:rPr>
        <w:t xml:space="preserve"> </w:t>
      </w:r>
      <w:r>
        <w:rPr>
          <w:rFonts w:cs="Calibri" w:ascii="Calibri" w:hAnsi="Calibri"/>
        </w:rPr>
        <w:t>engine</w:t>
      </w:r>
      <w:r>
        <w:rPr>
          <w:rFonts w:cs="Calibri" w:ascii="Calibri" w:hAnsi="Calibri"/>
          <w:spacing w:val="-6"/>
        </w:rPr>
        <w:t xml:space="preserve"> </w:t>
      </w:r>
      <w:r>
        <w:rPr>
          <w:rFonts w:cs="Calibri" w:ascii="Calibri" w:hAnsi="Calibri"/>
        </w:rPr>
        <w:t>start</w:t>
      </w:r>
      <w:r>
        <w:rPr>
          <w:rFonts w:cs="Calibri" w:ascii="Calibri" w:hAnsi="Calibri"/>
          <w:spacing w:val="-6"/>
        </w:rPr>
        <w:t xml:space="preserve"> </w:t>
      </w:r>
      <w:r>
        <w:rPr>
          <w:rFonts w:cs="Calibri" w:ascii="Calibri" w:hAnsi="Calibri"/>
        </w:rPr>
        <w:t>(manual</w:t>
      </w:r>
      <w:r>
        <w:rPr>
          <w:rFonts w:cs="Calibri" w:ascii="Calibri" w:hAnsi="Calibri"/>
          <w:spacing w:val="-6"/>
        </w:rPr>
        <w:t xml:space="preserve"> </w:t>
      </w:r>
      <w:r>
        <w:rPr>
          <w:rFonts w:cs="Calibri" w:ascii="Calibri" w:hAnsi="Calibri"/>
          <w:spacing w:val="-1"/>
        </w:rPr>
        <w:t>mode</w:t>
      </w:r>
      <w:r>
        <w:rPr>
          <w:rFonts w:cs="Calibri" w:ascii="Calibri" w:hAnsi="Calibri"/>
          <w:spacing w:val="-2"/>
        </w:rPr>
        <w:t>).</w:t>
      </w:r>
      <w:r>
        <w:rPr>
          <w:rFonts w:cs="Calibri" w:ascii="Calibri" w:hAnsi="Calibri"/>
          <w:spacing w:val="25"/>
          <w:w w:val="90"/>
        </w:rPr>
        <w:t xml:space="preserve"> </w:t>
      </w:r>
    </w:p>
    <w:p>
      <w:pPr>
        <w:pStyle w:val="BodyText"/>
        <w:ind w:start="0" w:end="0"/>
        <w:rPr/>
      </w:pPr>
      <w:r>
        <w:rPr>
          <w:rFonts w:cs="Calibri" w:ascii="Calibri" w:hAnsi="Calibri"/>
          <w:spacing w:val="-2"/>
        </w:rPr>
        <w:t>Tr</w:t>
      </w:r>
      <w:r>
        <w:rPr>
          <w:rFonts w:cs="Calibri" w:ascii="Calibri" w:hAnsi="Calibri"/>
          <w:spacing w:val="-1"/>
        </w:rPr>
        <w:t>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5"/>
        </w:rPr>
        <w:t>Piston</w:t>
      </w:r>
      <w:r>
        <w:rPr>
          <w:rFonts w:cs="Calibri" w:ascii="Calibri" w:hAnsi="Calibri"/>
          <w:b/>
          <w:spacing w:val="-36"/>
          <w:w w:val="95"/>
        </w:rPr>
        <w:t xml:space="preserve"> </w:t>
      </w:r>
      <w:r>
        <w:rPr>
          <w:rFonts w:cs="Calibri" w:ascii="Calibri" w:hAnsi="Calibri"/>
          <w:b/>
          <w:spacing w:val="-1"/>
          <w:w w:val="95"/>
        </w:rPr>
        <w:t>E</w:t>
      </w:r>
      <w:r>
        <w:rPr>
          <w:rFonts w:cs="Calibri" w:ascii="Calibri" w:hAnsi="Calibri"/>
          <w:b/>
          <w:spacing w:val="-2"/>
          <w:w w:val="95"/>
        </w:rPr>
        <w:t>ngines</w:t>
      </w:r>
    </w:p>
    <w:p>
      <w:pPr>
        <w:pStyle w:val="BodyText"/>
        <w:ind w:start="0" w:end="0"/>
        <w:rPr/>
      </w:pPr>
      <w:r>
        <w:rPr>
          <w:rFonts w:cs="Calibri" w:ascii="Calibri" w:hAnsi="Calibri"/>
          <w:spacing w:val="-2"/>
        </w:rPr>
        <w:t>Re</w:t>
      </w:r>
      <w:r>
        <w:rPr>
          <w:rFonts w:cs="Calibri" w:ascii="Calibri" w:hAnsi="Calibri"/>
          <w:spacing w:val="-1"/>
        </w:rPr>
        <w:t>move/install</w:t>
      </w:r>
      <w:r>
        <w:rPr>
          <w:rFonts w:cs="Calibri" w:ascii="Calibri" w:hAnsi="Calibri"/>
          <w:spacing w:val="-12"/>
        </w:rPr>
        <w:t xml:space="preserve"> </w:t>
      </w:r>
      <w:r>
        <w:rPr>
          <w:rFonts w:cs="Calibri" w:ascii="Calibri" w:hAnsi="Calibri"/>
          <w:spacing w:val="-1"/>
        </w:rPr>
        <w:t>reduction</w:t>
      </w:r>
      <w:r>
        <w:rPr>
          <w:rFonts w:cs="Calibri" w:ascii="Calibri" w:hAnsi="Calibri"/>
          <w:spacing w:val="-11"/>
        </w:rPr>
        <w:t xml:space="preserve"> </w:t>
      </w:r>
      <w:r>
        <w:rPr>
          <w:rFonts w:cs="Calibri" w:ascii="Calibri" w:hAnsi="Calibri"/>
        </w:rPr>
        <w:t>gear.</w:t>
      </w:r>
      <w:r>
        <w:rPr>
          <w:rFonts w:cs="Calibri" w:ascii="Calibri" w:hAnsi="Calibri"/>
          <w:spacing w:val="41"/>
          <w:w w:val="97"/>
        </w:rPr>
        <w:t xml:space="preserve"> </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17"/>
        </w:rPr>
        <w:t xml:space="preserve"> </w:t>
      </w:r>
      <w:r>
        <w:rPr>
          <w:rFonts w:cs="Calibri" w:ascii="Calibri" w:hAnsi="Calibri"/>
        </w:rPr>
        <w:t>crankshaft</w:t>
      </w:r>
      <w:r>
        <w:rPr>
          <w:rFonts w:cs="Calibri" w:ascii="Calibri" w:hAnsi="Calibri"/>
          <w:spacing w:val="-19"/>
        </w:rPr>
        <w:t xml:space="preserve"> </w:t>
      </w:r>
      <w:r>
        <w:rPr>
          <w:rFonts w:cs="Calibri" w:ascii="Calibri" w:hAnsi="Calibri"/>
          <w:spacing w:val="-1"/>
        </w:rPr>
        <w:t>run-out.</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spacing w:val="-1"/>
        </w:rPr>
        <w:t>tappet</w:t>
      </w:r>
      <w:r>
        <w:rPr>
          <w:rFonts w:cs="Calibri" w:ascii="Calibri" w:hAnsi="Calibri"/>
          <w:spacing w:val="-20"/>
        </w:rPr>
        <w:t xml:space="preserve"> </w:t>
      </w:r>
      <w:r>
        <w:rPr>
          <w:rFonts w:cs="Calibri" w:ascii="Calibri" w:hAnsi="Calibri"/>
        </w:rPr>
        <w:t>clearance.</w:t>
      </w:r>
      <w:r>
        <w:rPr>
          <w:rFonts w:cs="Calibri" w:ascii="Calibri" w:hAnsi="Calibri"/>
          <w:spacing w:val="29"/>
          <w:w w:val="97"/>
        </w:rPr>
        <w:t xml:space="preserve"> </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16"/>
        </w:rPr>
        <w:t xml:space="preserve"> </w:t>
      </w:r>
      <w:r>
        <w:rPr>
          <w:rFonts w:cs="Calibri" w:ascii="Calibri" w:hAnsi="Calibri"/>
          <w:spacing w:val="-1"/>
        </w:rPr>
        <w:t>compression.</w:t>
      </w:r>
    </w:p>
    <w:p>
      <w:pPr>
        <w:pStyle w:val="BodyText"/>
        <w:ind w:start="0" w:end="0"/>
        <w:rPr/>
      </w:pPr>
      <w:r>
        <w:rPr>
          <w:rFonts w:cs="Calibri" w:ascii="Calibri" w:hAnsi="Calibri"/>
        </w:rPr>
        <w:t>Extract</w:t>
      </w:r>
      <w:r>
        <w:rPr>
          <w:rFonts w:cs="Calibri" w:ascii="Calibri" w:hAnsi="Calibri"/>
          <w:spacing w:val="-3"/>
        </w:rPr>
        <w:t xml:space="preserve"> </w:t>
      </w:r>
      <w:r>
        <w:rPr>
          <w:rFonts w:cs="Calibri" w:ascii="Calibri" w:hAnsi="Calibri"/>
          <w:spacing w:val="-1"/>
        </w:rPr>
        <w:t>broken</w:t>
      </w:r>
      <w:r>
        <w:rPr>
          <w:rFonts w:cs="Calibri" w:ascii="Calibri" w:hAnsi="Calibri"/>
          <w:spacing w:val="-4"/>
        </w:rPr>
        <w:t xml:space="preserve"> </w:t>
      </w:r>
      <w:r>
        <w:rPr>
          <w:rFonts w:cs="Calibri" w:ascii="Calibri" w:hAnsi="Calibri"/>
        </w:rPr>
        <w:t>stud.</w:t>
      </w:r>
      <w:r>
        <w:rPr>
          <w:rFonts w:cs="Calibri" w:ascii="Calibri" w:hAnsi="Calibri"/>
          <w:spacing w:val="25"/>
          <w:w w:val="102"/>
        </w:rPr>
        <w:t xml:space="preserve"> </w:t>
      </w:r>
    </w:p>
    <w:p>
      <w:pPr>
        <w:pStyle w:val="BodyText"/>
        <w:ind w:start="0" w:end="0"/>
        <w:rPr/>
      </w:pPr>
      <w:r>
        <w:rPr>
          <w:rFonts w:cs="Calibri" w:ascii="Calibri" w:hAnsi="Calibri"/>
        </w:rPr>
        <w:t>Install</w:t>
      </w:r>
      <w:r>
        <w:rPr>
          <w:rFonts w:cs="Calibri" w:ascii="Calibri" w:hAnsi="Calibri"/>
          <w:spacing w:val="-14"/>
        </w:rPr>
        <w:t xml:space="preserve"> </w:t>
      </w:r>
      <w:r>
        <w:rPr>
          <w:rFonts w:cs="Calibri" w:ascii="Calibri" w:hAnsi="Calibri"/>
        </w:rPr>
        <w:t>helicoil.</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ground</w:t>
      </w:r>
      <w:r>
        <w:rPr>
          <w:rFonts w:cs="Calibri" w:ascii="Calibri" w:hAnsi="Calibri"/>
          <w:spacing w:val="-2"/>
        </w:rPr>
        <w:t xml:space="preserve"> </w:t>
      </w:r>
      <w:r>
        <w:rPr>
          <w:rFonts w:cs="Calibri" w:ascii="Calibri" w:hAnsi="Calibri"/>
        </w:rPr>
        <w:t>run.</w:t>
      </w:r>
      <w:r>
        <w:rPr>
          <w:rFonts w:cs="Calibri" w:ascii="Calibri" w:hAnsi="Calibri"/>
          <w:w w:val="99"/>
        </w:rPr>
        <w:t xml:space="preserve"> </w:t>
      </w:r>
    </w:p>
    <w:p>
      <w:pPr>
        <w:pStyle w:val="BodyText"/>
        <w:ind w:start="0" w:end="0"/>
        <w:rPr/>
      </w:pPr>
      <w:r>
        <w:rPr>
          <w:rFonts w:cs="Calibri" w:ascii="Calibri" w:hAnsi="Calibri"/>
        </w:rPr>
        <w:t>Establish/check</w:t>
      </w:r>
      <w:r>
        <w:rPr>
          <w:rFonts w:cs="Calibri" w:ascii="Calibri" w:hAnsi="Calibri"/>
          <w:spacing w:val="-15"/>
        </w:rPr>
        <w:t xml:space="preserve"> </w:t>
      </w:r>
      <w:r>
        <w:rPr>
          <w:rFonts w:cs="Calibri" w:ascii="Calibri" w:hAnsi="Calibri"/>
          <w:spacing w:val="-1"/>
        </w:rPr>
        <w:t>reference</w:t>
      </w:r>
      <w:r>
        <w:rPr>
          <w:rFonts w:cs="Calibri" w:ascii="Calibri" w:hAnsi="Calibri"/>
          <w:spacing w:val="-16"/>
        </w:rPr>
        <w:t xml:space="preserve"> </w:t>
      </w:r>
      <w:r>
        <w:rPr>
          <w:rFonts w:cs="Calibri" w:ascii="Calibri" w:hAnsi="Calibri"/>
          <w:spacing w:val="-2"/>
        </w:rPr>
        <w:t>RP</w:t>
      </w:r>
      <w:r>
        <w:rPr>
          <w:rFonts w:cs="Calibri" w:ascii="Calibri" w:hAnsi="Calibri"/>
          <w:spacing w:val="-1"/>
        </w:rPr>
        <w:t>M.</w:t>
      </w:r>
      <w:r>
        <w:rPr>
          <w:rFonts w:cs="Calibri" w:ascii="Calibri" w:hAnsi="Calibri"/>
          <w:spacing w:val="29"/>
          <w:w w:val="109"/>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Turbine</w:t>
      </w:r>
      <w:r>
        <w:rPr>
          <w:rFonts w:cs="Calibri" w:ascii="Calibri" w:hAnsi="Calibri"/>
          <w:b/>
          <w:spacing w:val="23"/>
          <w:w w:val="90"/>
        </w:rPr>
        <w:t xml:space="preserve"> </w:t>
      </w:r>
      <w:r>
        <w:rPr>
          <w:rFonts w:cs="Calibri" w:ascii="Calibri" w:hAnsi="Calibri"/>
          <w:b/>
          <w:spacing w:val="-1"/>
          <w:w w:val="90"/>
        </w:rPr>
        <w:t>Engines</w:t>
      </w:r>
    </w:p>
    <w:p>
      <w:pPr>
        <w:pStyle w:val="BodyText"/>
        <w:ind w:start="0" w:end="0"/>
        <w:rPr/>
      </w:pPr>
      <w:r>
        <w:rPr>
          <w:rFonts w:cs="Calibri" w:ascii="Calibri" w:hAnsi="Calibri"/>
          <w:spacing w:val="-2"/>
        </w:rPr>
        <w:t>Replace</w:t>
      </w:r>
      <w:r>
        <w:rPr>
          <w:rFonts w:cs="Calibri" w:ascii="Calibri" w:hAnsi="Calibri"/>
          <w:spacing w:val="-18"/>
        </w:rPr>
        <w:t xml:space="preserve"> </w:t>
      </w:r>
      <w:r>
        <w:rPr>
          <w:rFonts w:cs="Calibri" w:ascii="Calibri" w:hAnsi="Calibri"/>
          <w:spacing w:val="-1"/>
        </w:rPr>
        <w:t>module.</w:t>
      </w:r>
      <w:r>
        <w:rPr>
          <w:rFonts w:cs="Calibri" w:ascii="Calibri" w:hAnsi="Calibri"/>
          <w:spacing w:val="24"/>
          <w:w w:val="99"/>
        </w:rPr>
        <w:t xml:space="preserve"> </w:t>
      </w:r>
    </w:p>
    <w:p>
      <w:pPr>
        <w:pStyle w:val="BodyText"/>
        <w:ind w:start="0" w:end="0"/>
        <w:rPr/>
      </w:pPr>
      <w:r>
        <w:rPr>
          <w:rFonts w:cs="Calibri" w:ascii="Calibri" w:hAnsi="Calibri"/>
          <w:spacing w:val="-2"/>
        </w:rPr>
        <w:t>Replace</w:t>
      </w:r>
      <w:r>
        <w:rPr>
          <w:rFonts w:cs="Calibri" w:ascii="Calibri" w:hAnsi="Calibri"/>
          <w:spacing w:val="-22"/>
        </w:rPr>
        <w:t xml:space="preserve"> </w:t>
      </w:r>
      <w:r>
        <w:rPr>
          <w:rFonts w:cs="Calibri" w:ascii="Calibri" w:hAnsi="Calibri"/>
        </w:rPr>
        <w:t>fan</w:t>
      </w:r>
      <w:r>
        <w:rPr>
          <w:rFonts w:cs="Calibri" w:ascii="Calibri" w:hAnsi="Calibri"/>
          <w:spacing w:val="-22"/>
        </w:rPr>
        <w:t xml:space="preserve"> </w:t>
      </w:r>
      <w:r>
        <w:rPr>
          <w:rFonts w:cs="Calibri" w:ascii="Calibri" w:hAnsi="Calibri"/>
        </w:rPr>
        <w:t>blade.</w:t>
      </w:r>
    </w:p>
    <w:p>
      <w:pPr>
        <w:pStyle w:val="BodyText"/>
        <w:ind w:start="0" w:end="0"/>
        <w:rPr/>
      </w:pPr>
      <w:r>
        <w:rPr>
          <w:rFonts w:cs="Calibri" w:ascii="Calibri" w:hAnsi="Calibri"/>
          <w:spacing w:val="-1"/>
        </w:rPr>
        <w:t>Hot</w:t>
      </w:r>
      <w:r>
        <w:rPr>
          <w:rFonts w:cs="Calibri" w:ascii="Calibri" w:hAnsi="Calibri"/>
        </w:rPr>
        <w:t xml:space="preserve"> section </w:t>
      </w:r>
      <w:r>
        <w:rPr>
          <w:rFonts w:cs="Calibri" w:ascii="Calibri" w:hAnsi="Calibri"/>
          <w:spacing w:val="-1"/>
        </w:rPr>
        <w:t>inspection/boroscope</w:t>
      </w:r>
      <w:r>
        <w:rPr>
          <w:rFonts w:cs="Calibri" w:ascii="Calibri" w:hAnsi="Calibri"/>
        </w:rPr>
        <w:t xml:space="preserve"> check.</w:t>
      </w:r>
      <w:r>
        <w:rPr>
          <w:rFonts w:cs="Calibri" w:ascii="Calibri" w:hAnsi="Calibri"/>
          <w:spacing w:val="42"/>
          <w:w w:val="99"/>
        </w:rPr>
        <w:t xml:space="preserve"> </w:t>
      </w:r>
    </w:p>
    <w:p>
      <w:pPr>
        <w:pStyle w:val="BodyText"/>
        <w:ind w:start="0" w:end="0"/>
        <w:rPr/>
      </w:pPr>
      <w:r>
        <w:rPr>
          <w:rFonts w:cs="Calibri" w:ascii="Calibri" w:hAnsi="Calibri"/>
        </w:rPr>
        <w:t>Carry</w:t>
      </w:r>
      <w:r>
        <w:rPr>
          <w:rFonts w:cs="Calibri" w:ascii="Calibri" w:hAnsi="Calibri"/>
          <w:spacing w:val="-9"/>
        </w:rPr>
        <w:t xml:space="preserve"> </w:t>
      </w:r>
      <w:r>
        <w:rPr>
          <w:rFonts w:cs="Calibri" w:ascii="Calibri" w:hAnsi="Calibri"/>
        </w:rPr>
        <w:t>out</w:t>
      </w:r>
      <w:r>
        <w:rPr>
          <w:rFonts w:cs="Calibri" w:ascii="Calibri" w:hAnsi="Calibri"/>
          <w:spacing w:val="-7"/>
        </w:rPr>
        <w:t xml:space="preserve"> </w:t>
      </w:r>
      <w:r>
        <w:rPr>
          <w:rFonts w:cs="Calibri" w:ascii="Calibri" w:hAnsi="Calibri"/>
          <w:spacing w:val="-1"/>
        </w:rPr>
        <w:t>engine/compressor</w:t>
      </w:r>
      <w:r>
        <w:rPr>
          <w:rFonts w:cs="Calibri" w:ascii="Calibri" w:hAnsi="Calibri"/>
          <w:spacing w:val="-6"/>
        </w:rPr>
        <w:t xml:space="preserve"> </w:t>
      </w:r>
      <w:r>
        <w:rPr>
          <w:rFonts w:cs="Calibri" w:ascii="Calibri" w:hAnsi="Calibri"/>
        </w:rPr>
        <w:t>wash.</w:t>
      </w:r>
    </w:p>
    <w:p>
      <w:pPr>
        <w:pStyle w:val="BodyText"/>
        <w:ind w:start="0" w:end="0"/>
        <w:rPr/>
      </w:pPr>
      <w:r>
        <w:rPr>
          <w:rFonts w:cs="Calibri" w:ascii="Calibri" w:hAnsi="Calibri"/>
        </w:rPr>
        <w:t>Carry</w:t>
      </w:r>
      <w:r>
        <w:rPr>
          <w:rFonts w:cs="Calibri" w:ascii="Calibri" w:hAnsi="Calibri"/>
          <w:spacing w:val="-11"/>
        </w:rPr>
        <w:t xml:space="preserve"> </w:t>
      </w:r>
      <w:r>
        <w:rPr>
          <w:rFonts w:cs="Calibri" w:ascii="Calibri" w:hAnsi="Calibri"/>
        </w:rPr>
        <w:t>out</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dry</w:t>
      </w:r>
      <w:r>
        <w:rPr>
          <w:rFonts w:cs="Calibri" w:ascii="Calibri" w:hAnsi="Calibri"/>
          <w:spacing w:val="-8"/>
        </w:rPr>
        <w:t xml:space="preserve"> </w:t>
      </w:r>
      <w:r>
        <w:rPr>
          <w:rFonts w:cs="Calibri" w:ascii="Calibri" w:hAnsi="Calibri"/>
        </w:rPr>
        <w:t>cycle.</w:t>
      </w:r>
      <w:r>
        <w:rPr>
          <w:rFonts w:cs="Calibri" w:ascii="Calibri" w:hAnsi="Calibri"/>
          <w:spacing w:val="27"/>
          <w:w w:val="99"/>
        </w:rPr>
        <w:t xml:space="preserve"> </w:t>
      </w:r>
    </w:p>
    <w:p>
      <w:pPr>
        <w:pStyle w:val="BodyText"/>
        <w:ind w:start="0" w:end="0"/>
        <w:rPr/>
      </w:pPr>
      <w:r>
        <w:rPr>
          <w:rFonts w:cs="Calibri" w:ascii="Calibri" w:hAnsi="Calibri"/>
          <w:spacing w:val="-2"/>
        </w:rPr>
        <w:t>Engin</w:t>
      </w:r>
      <w:r>
        <w:rPr>
          <w:rFonts w:cs="Calibri" w:ascii="Calibri" w:hAnsi="Calibri"/>
          <w:spacing w:val="-1"/>
        </w:rPr>
        <w:t>e</w:t>
      </w:r>
      <w:r>
        <w:rPr>
          <w:rFonts w:cs="Calibri" w:ascii="Calibri" w:hAnsi="Calibri"/>
          <w:spacing w:val="-12"/>
        </w:rPr>
        <w:t xml:space="preserve"> </w:t>
      </w:r>
      <w:r>
        <w:rPr>
          <w:rFonts w:cs="Calibri" w:ascii="Calibri" w:hAnsi="Calibri"/>
          <w:spacing w:val="-1"/>
        </w:rPr>
        <w:t>ground</w:t>
      </w:r>
      <w:r>
        <w:rPr>
          <w:rFonts w:cs="Calibri" w:ascii="Calibri" w:hAnsi="Calibri"/>
          <w:spacing w:val="-12"/>
        </w:rPr>
        <w:t xml:space="preserve"> </w:t>
      </w:r>
      <w:r>
        <w:rPr>
          <w:rFonts w:cs="Calibri" w:ascii="Calibri" w:hAnsi="Calibri"/>
        </w:rPr>
        <w:t>run.</w:t>
      </w:r>
    </w:p>
    <w:p>
      <w:pPr>
        <w:pStyle w:val="BodyText"/>
        <w:ind w:start="0" w:end="0"/>
        <w:rPr/>
      </w:pPr>
      <w:r>
        <w:rPr>
          <w:rFonts w:cs="Calibri" w:ascii="Calibri" w:hAnsi="Calibri"/>
        </w:rPr>
        <w:t>Establish</w:t>
      </w:r>
      <w:r>
        <w:rPr>
          <w:rFonts w:cs="Calibri" w:ascii="Calibri" w:hAnsi="Calibri"/>
          <w:spacing w:val="2"/>
        </w:rPr>
        <w:t xml:space="preserve"> </w:t>
      </w:r>
      <w:r>
        <w:rPr>
          <w:rFonts w:cs="Calibri" w:ascii="Calibri" w:hAnsi="Calibri"/>
          <w:spacing w:val="-1"/>
        </w:rPr>
        <w:t>reference</w:t>
      </w:r>
      <w:r>
        <w:rPr>
          <w:rFonts w:cs="Calibri" w:ascii="Calibri" w:hAnsi="Calibri"/>
          <w:spacing w:val="3"/>
        </w:rPr>
        <w:t xml:space="preserve"> </w:t>
      </w:r>
      <w:r>
        <w:rPr>
          <w:rFonts w:cs="Calibri" w:ascii="Calibri" w:hAnsi="Calibri"/>
        </w:rPr>
        <w:t>power.</w:t>
      </w:r>
    </w:p>
    <w:p>
      <w:pPr>
        <w:pStyle w:val="BodyText"/>
        <w:ind w:start="0" w:end="0"/>
        <w:rPr/>
      </w:pPr>
      <w:r>
        <w:rPr>
          <w:rFonts w:cs="Calibri" w:ascii="Calibri" w:hAnsi="Calibri"/>
        </w:rPr>
        <w:t>Trend</w:t>
      </w:r>
      <w:r>
        <w:rPr>
          <w:rFonts w:cs="Calibri" w:ascii="Calibri" w:hAnsi="Calibri"/>
          <w:spacing w:val="-21"/>
        </w:rPr>
        <w:t xml:space="preserve"> </w:t>
      </w:r>
      <w:r>
        <w:rPr>
          <w:rFonts w:cs="Calibri" w:ascii="Calibri" w:hAnsi="Calibri"/>
          <w:spacing w:val="-1"/>
        </w:rPr>
        <w:t>monitoring/g</w:t>
      </w:r>
      <w:r>
        <w:rPr>
          <w:rFonts w:cs="Calibri" w:ascii="Calibri" w:hAnsi="Calibri"/>
          <w:spacing w:val="-2"/>
        </w:rPr>
        <w:t>a</w:t>
      </w:r>
      <w:r>
        <w:rPr>
          <w:rFonts w:cs="Calibri" w:ascii="Calibri" w:hAnsi="Calibri"/>
          <w:spacing w:val="-1"/>
        </w:rPr>
        <w:t>s</w:t>
      </w:r>
      <w:r>
        <w:rPr>
          <w:rFonts w:cs="Calibri" w:ascii="Calibri" w:hAnsi="Calibri"/>
          <w:spacing w:val="-18"/>
        </w:rPr>
        <w:t xml:space="preserve"> </w:t>
      </w:r>
      <w:r>
        <w:rPr>
          <w:rFonts w:cs="Calibri" w:ascii="Calibri" w:hAnsi="Calibri"/>
        </w:rPr>
        <w:t>path</w:t>
      </w:r>
      <w:r>
        <w:rPr>
          <w:rFonts w:cs="Calibri" w:ascii="Calibri" w:hAnsi="Calibri"/>
          <w:spacing w:val="-19"/>
        </w:rPr>
        <w:t xml:space="preserve"> </w:t>
      </w:r>
      <w:r>
        <w:rPr>
          <w:rFonts w:cs="Calibri" w:ascii="Calibri" w:hAnsi="Calibri"/>
        </w:rPr>
        <w:t>analysis.</w:t>
      </w:r>
      <w:r>
        <w:rPr>
          <w:rFonts w:cs="Calibri" w:ascii="Calibri" w:hAnsi="Calibri"/>
          <w:spacing w:val="24"/>
          <w:w w:val="96"/>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eastAsia="Lucida Sans" w:cs="Lucida Sans"/>
          <w:b/>
          <w:bCs/>
          <w:w w:val="95"/>
        </w:rPr>
      </w:pPr>
      <w:r>
        <w:rPr>
          <w:rFonts w:eastAsia="Lucida Sans" w:cs="Lucida Sans" w:ascii="Calibri" w:hAnsi="Calibri"/>
          <w:b/>
          <w:bCs/>
          <w:w w:val="95"/>
        </w:rPr>
      </w:r>
    </w:p>
    <w:p>
      <w:pPr>
        <w:pStyle w:val="BodyText"/>
        <w:ind w:start="0" w:end="0"/>
        <w:rPr>
          <w:rFonts w:ascii="Calibri" w:hAnsi="Calibri" w:eastAsia="Lucida Sans" w:cs="Lucida Sans"/>
        </w:rPr>
      </w:pPr>
      <w:r>
        <w:rPr>
          <w:rFonts w:eastAsia="Lucida Sans" w:cs="Lucida Sans" w:ascii="Calibri" w:hAnsi="Calibri"/>
          <w:b/>
          <w:bCs/>
          <w:w w:val="95"/>
        </w:rPr>
        <w:t>Fuel</w:t>
      </w:r>
      <w:r>
        <w:rPr>
          <w:rFonts w:eastAsia="Lucida Sans" w:cs="Lucida Sans" w:ascii="Calibri" w:hAnsi="Calibri"/>
          <w:b/>
          <w:bCs/>
          <w:spacing w:val="-18"/>
          <w:w w:val="95"/>
        </w:rPr>
        <w:t xml:space="preserve"> </w:t>
      </w:r>
      <w:r>
        <w:rPr>
          <w:rFonts w:eastAsia="Lucida Sans" w:cs="Lucida Sans" w:ascii="Calibri" w:hAnsi="Calibri"/>
          <w:b/>
          <w:bCs/>
          <w:spacing w:val="-1"/>
          <w:w w:val="95"/>
        </w:rPr>
        <w:t>a</w:t>
      </w:r>
      <w:r>
        <w:rPr>
          <w:rFonts w:eastAsia="Lucida Sans" w:cs="Lucida Sans" w:ascii="Calibri" w:hAnsi="Calibri"/>
          <w:b/>
          <w:bCs/>
          <w:spacing w:val="-2"/>
          <w:w w:val="95"/>
        </w:rPr>
        <w:t>nd</w:t>
      </w:r>
      <w:r>
        <w:rPr>
          <w:rFonts w:eastAsia="Lucida Sans" w:cs="Lucida Sans" w:ascii="Calibri" w:hAnsi="Calibri"/>
          <w:b/>
          <w:bCs/>
          <w:spacing w:val="-17"/>
          <w:w w:val="95"/>
        </w:rPr>
        <w:t xml:space="preserve"> </w:t>
      </w:r>
      <w:r>
        <w:rPr>
          <w:rFonts w:eastAsia="Lucida Sans" w:cs="Lucida Sans" w:ascii="Calibri" w:hAnsi="Calibri"/>
          <w:b/>
          <w:bCs/>
          <w:spacing w:val="-1"/>
          <w:w w:val="95"/>
        </w:rPr>
        <w:t>Contro</w:t>
      </w:r>
      <w:r>
        <w:rPr>
          <w:rFonts w:eastAsia="Lucida Sans" w:cs="Lucida Sans" w:ascii="Calibri" w:hAnsi="Calibri"/>
          <w:b/>
          <w:bCs/>
          <w:spacing w:val="-2"/>
          <w:w w:val="95"/>
        </w:rPr>
        <w:t>l</w:t>
      </w:r>
      <w:r>
        <w:rPr>
          <w:rFonts w:eastAsia="Lucida Sans" w:cs="Lucida Sans" w:ascii="Calibri" w:hAnsi="Calibri"/>
          <w:b/>
          <w:bCs/>
          <w:spacing w:val="-18"/>
          <w:w w:val="95"/>
        </w:rPr>
        <w:t xml:space="preserve"> </w:t>
      </w:r>
      <w:r>
        <w:rPr>
          <w:rFonts w:eastAsia="Lucida Sans" w:cs="Lucida Sans" w:ascii="Calibri" w:hAnsi="Calibri"/>
          <w:b/>
          <w:bCs/>
          <w:w w:val="95"/>
        </w:rPr>
        <w:t>–</w:t>
      </w:r>
      <w:r>
        <w:rPr>
          <w:rFonts w:eastAsia="Lucida Sans" w:cs="Lucida Sans" w:ascii="Calibri" w:hAnsi="Calibri"/>
          <w:b/>
          <w:bCs/>
          <w:spacing w:val="-17"/>
          <w:w w:val="95"/>
        </w:rPr>
        <w:t xml:space="preserve"> </w:t>
      </w:r>
      <w:r>
        <w:rPr>
          <w:rFonts w:eastAsia="Lucida Sans" w:cs="Lucida Sans" w:ascii="Calibri" w:hAnsi="Calibri"/>
          <w:b/>
          <w:bCs/>
          <w:spacing w:val="-1"/>
          <w:w w:val="95"/>
        </w:rPr>
        <w:t>Pi</w:t>
      </w:r>
      <w:r>
        <w:rPr>
          <w:rFonts w:eastAsia="Lucida Sans" w:cs="Lucida Sans" w:ascii="Calibri" w:hAnsi="Calibri"/>
          <w:b/>
          <w:bCs/>
          <w:spacing w:val="-2"/>
          <w:w w:val="95"/>
        </w:rPr>
        <w:t>ston</w:t>
      </w:r>
    </w:p>
    <w:p>
      <w:pPr>
        <w:pStyle w:val="BodyText"/>
        <w:ind w:start="0" w:end="0"/>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r>
        <w:rPr>
          <w:rFonts w:cs="Calibri" w:ascii="Calibri" w:hAnsi="Calibri"/>
          <w:spacing w:val="25"/>
          <w:w w:val="103"/>
        </w:rPr>
        <w:t xml:space="preserve"> </w:t>
      </w:r>
    </w:p>
    <w:p>
      <w:pPr>
        <w:pStyle w:val="BodyText"/>
        <w:ind w:start="0" w:end="0"/>
        <w:rPr/>
      </w:pPr>
      <w:r>
        <w:rPr>
          <w:rFonts w:cs="Calibri" w:ascii="Calibri" w:hAnsi="Calibri"/>
        </w:rPr>
        <w:t>Adjust</w:t>
      </w:r>
      <w:r>
        <w:rPr>
          <w:rFonts w:cs="Calibri" w:ascii="Calibri" w:hAnsi="Calibri"/>
          <w:spacing w:val="18"/>
        </w:rPr>
        <w:t xml:space="preserve"> </w:t>
      </w:r>
      <w:r>
        <w:rPr>
          <w:rFonts w:cs="Calibri" w:ascii="Calibri" w:hAnsi="Calibri"/>
        </w:rPr>
        <w:t>AMC.</w:t>
      </w:r>
    </w:p>
    <w:p>
      <w:pPr>
        <w:pStyle w:val="BodyText"/>
        <w:ind w:start="0" w:end="0"/>
        <w:rPr/>
      </w:pPr>
      <w:r>
        <w:rPr>
          <w:rFonts w:cs="Calibri" w:ascii="Calibri" w:hAnsi="Calibri"/>
        </w:rPr>
        <w:t>Adjust</w:t>
      </w:r>
      <w:r>
        <w:rPr>
          <w:rFonts w:cs="Calibri" w:ascii="Calibri" w:hAnsi="Calibri"/>
          <w:spacing w:val="-7"/>
        </w:rPr>
        <w:t xml:space="preserve"> </w:t>
      </w:r>
      <w:r>
        <w:rPr>
          <w:rFonts w:cs="Calibri" w:ascii="Calibri" w:hAnsi="Calibri"/>
        </w:rPr>
        <w:t>ABC.</w:t>
      </w:r>
    </w:p>
    <w:p>
      <w:pPr>
        <w:pStyle w:val="BodyText"/>
        <w:ind w:start="0" w:end="0"/>
        <w:rPr/>
      </w:pPr>
      <w:r>
        <w:rPr>
          <w:rFonts w:cs="Calibri" w:ascii="Calibri" w:hAnsi="Calibri"/>
        </w:rPr>
        <w:t>Install</w:t>
      </w:r>
      <w:r>
        <w:rPr>
          <w:rFonts w:cs="Calibri" w:ascii="Calibri" w:hAnsi="Calibri"/>
          <w:spacing w:val="6"/>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Adjust</w:t>
      </w:r>
      <w:r>
        <w:rPr>
          <w:rFonts w:cs="Calibri" w:ascii="Calibri" w:hAnsi="Calibri"/>
          <w:spacing w:val="21"/>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Clean</w:t>
      </w:r>
      <w:r>
        <w:rPr>
          <w:rFonts w:cs="Calibri" w:ascii="Calibri" w:hAnsi="Calibri"/>
          <w:spacing w:val="-29"/>
        </w:rPr>
        <w:t xml:space="preserve"> </w:t>
      </w:r>
      <w:r>
        <w:rPr>
          <w:rFonts w:cs="Calibri" w:ascii="Calibri" w:hAnsi="Calibri"/>
        </w:rPr>
        <w:t>injector</w:t>
      </w:r>
      <w:r>
        <w:rPr>
          <w:rFonts w:cs="Calibri" w:ascii="Calibri" w:hAnsi="Calibri"/>
          <w:spacing w:val="-28"/>
        </w:rPr>
        <w:t xml:space="preserve"> </w:t>
      </w:r>
      <w:r>
        <w:rPr>
          <w:rFonts w:cs="Calibri" w:ascii="Calibri" w:hAnsi="Calibri"/>
        </w:rPr>
        <w:t>nozzles.</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primer</w:t>
      </w:r>
      <w:r>
        <w:rPr>
          <w:rFonts w:cs="Calibri" w:ascii="Calibri" w:hAnsi="Calibri"/>
          <w:spacing w:val="-10"/>
        </w:rPr>
        <w:t xml:space="preserve"> </w:t>
      </w:r>
      <w:r>
        <w:rPr>
          <w:rFonts w:cs="Calibri" w:ascii="Calibri" w:hAnsi="Calibri"/>
          <w:spacing w:val="-1"/>
        </w:rPr>
        <w:t>line.</w:t>
      </w:r>
    </w:p>
    <w:p>
      <w:pPr>
        <w:pStyle w:val="BodyText"/>
        <w:ind w:start="0" w:end="0"/>
        <w:rPr/>
      </w:pPr>
      <w:r>
        <w:rPr>
          <w:rFonts w:cs="Calibri" w:ascii="Calibri" w:hAnsi="Calibri"/>
        </w:rPr>
        <w:t>Check</w:t>
      </w:r>
      <w:r>
        <w:rPr>
          <w:rFonts w:cs="Calibri" w:ascii="Calibri" w:hAnsi="Calibri"/>
          <w:spacing w:val="2"/>
        </w:rPr>
        <w:t xml:space="preserve"> </w:t>
      </w:r>
      <w:r>
        <w:rPr>
          <w:rFonts w:cs="Calibri" w:ascii="Calibri" w:hAnsi="Calibri"/>
        </w:rPr>
        <w:t>carburettor</w:t>
      </w:r>
      <w:r>
        <w:rPr>
          <w:rFonts w:cs="Calibri" w:ascii="Calibri" w:hAnsi="Calibri"/>
          <w:spacing w:val="2"/>
        </w:rPr>
        <w:t xml:space="preserve"> </w:t>
      </w:r>
      <w:r>
        <w:rPr>
          <w:rFonts w:cs="Calibri" w:ascii="Calibri" w:hAnsi="Calibri"/>
        </w:rPr>
        <w:t>float</w:t>
      </w:r>
      <w:r>
        <w:rPr>
          <w:rFonts w:cs="Calibri" w:ascii="Calibri" w:hAnsi="Calibri"/>
          <w:spacing w:val="3"/>
        </w:rPr>
        <w:t xml:space="preserve"> </w:t>
      </w:r>
      <w:r>
        <w:rPr>
          <w:rFonts w:cs="Calibri" w:ascii="Calibri" w:hAnsi="Calibri"/>
          <w:spacing w:val="-1"/>
        </w:rPr>
        <w:t>setting.</w:t>
      </w:r>
      <w:r>
        <w:rPr>
          <w:rFonts w:cs="Calibri" w:ascii="Calibri" w:hAnsi="Calibri"/>
          <w:spacing w:val="26"/>
          <w:w w:val="99"/>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1"/>
          <w:w w:val="90"/>
        </w:rPr>
        <w:t>Fuel</w:t>
      </w:r>
      <w:r>
        <w:rPr>
          <w:rFonts w:eastAsia="Lucida Sans" w:cs="Lucida Sans" w:ascii="Calibri" w:hAnsi="Calibri"/>
          <w:b/>
          <w:bCs/>
          <w:spacing w:val="10"/>
          <w:w w:val="90"/>
        </w:rPr>
        <w:t xml:space="preserve"> </w:t>
      </w:r>
      <w:r>
        <w:rPr>
          <w:rFonts w:eastAsia="Lucida Sans" w:cs="Lucida Sans" w:ascii="Calibri" w:hAnsi="Calibri"/>
          <w:b/>
          <w:bCs/>
          <w:w w:val="90"/>
        </w:rPr>
        <w:t>and</w:t>
      </w:r>
      <w:r>
        <w:rPr>
          <w:rFonts w:eastAsia="Lucida Sans" w:cs="Lucida Sans" w:ascii="Calibri" w:hAnsi="Calibri"/>
          <w:b/>
          <w:bCs/>
          <w:spacing w:val="11"/>
          <w:w w:val="90"/>
        </w:rPr>
        <w:t xml:space="preserve"> </w:t>
      </w:r>
      <w:r>
        <w:rPr>
          <w:rFonts w:eastAsia="Lucida Sans" w:cs="Lucida Sans" w:ascii="Calibri" w:hAnsi="Calibri"/>
          <w:b/>
          <w:bCs/>
          <w:w w:val="90"/>
        </w:rPr>
        <w:t>Control</w:t>
      </w:r>
      <w:r>
        <w:rPr>
          <w:rFonts w:eastAsia="Lucida Sans" w:cs="Lucida Sans" w:ascii="Calibri" w:hAnsi="Calibri"/>
          <w:b/>
          <w:bCs/>
          <w:spacing w:val="10"/>
          <w:w w:val="90"/>
        </w:rPr>
        <w:t xml:space="preserve"> </w:t>
      </w:r>
      <w:r>
        <w:rPr>
          <w:rFonts w:eastAsia="Lucida Sans" w:cs="Lucida Sans" w:ascii="Calibri" w:hAnsi="Calibri"/>
          <w:b/>
          <w:bCs/>
          <w:w w:val="90"/>
        </w:rPr>
        <w:t>–</w:t>
      </w:r>
      <w:r>
        <w:rPr>
          <w:rFonts w:eastAsia="Lucida Sans" w:cs="Lucida Sans" w:ascii="Calibri" w:hAnsi="Calibri"/>
          <w:b/>
          <w:bCs/>
          <w:spacing w:val="11"/>
          <w:w w:val="90"/>
        </w:rPr>
        <w:t xml:space="preserve"> </w:t>
      </w:r>
      <w:r>
        <w:rPr>
          <w:rFonts w:eastAsia="Lucida Sans" w:cs="Lucida Sans" w:ascii="Calibri" w:hAnsi="Calibri"/>
          <w:b/>
          <w:bCs/>
          <w:w w:val="90"/>
        </w:rPr>
        <w:t>Turbine</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12"/>
          <w:w w:val="95"/>
        </w:rPr>
        <w:t xml:space="preserve"> </w:t>
      </w:r>
      <w:r>
        <w:rPr>
          <w:rFonts w:cs="Calibri" w:ascii="Calibri" w:hAnsi="Calibri"/>
          <w:w w:val="95"/>
        </w:rPr>
        <w:t>FCU.</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Eng</w:t>
      </w:r>
      <w:r>
        <w:rPr>
          <w:rFonts w:cs="Calibri" w:ascii="Calibri" w:hAnsi="Calibri"/>
          <w:spacing w:val="-1"/>
        </w:rPr>
        <w:t>ine</w:t>
      </w:r>
      <w:r>
        <w:rPr>
          <w:rFonts w:cs="Calibri" w:ascii="Calibri" w:hAnsi="Calibri"/>
          <w:spacing w:val="-23"/>
        </w:rPr>
        <w:t xml:space="preserve"> </w:t>
      </w:r>
      <w:r>
        <w:rPr>
          <w:rFonts w:cs="Calibri" w:ascii="Calibri" w:hAnsi="Calibri"/>
          <w:spacing w:val="-1"/>
        </w:rPr>
        <w:t>Electronic</w:t>
      </w:r>
      <w:r>
        <w:rPr>
          <w:rFonts w:cs="Calibri" w:ascii="Calibri" w:hAnsi="Calibri"/>
          <w:spacing w:val="-23"/>
        </w:rPr>
        <w:t xml:space="preserve"> </w:t>
      </w:r>
      <w:r>
        <w:rPr>
          <w:rFonts w:cs="Calibri" w:ascii="Calibri" w:hAnsi="Calibri"/>
        </w:rPr>
        <w:t>Control</w:t>
      </w:r>
      <w:r>
        <w:rPr>
          <w:rFonts w:cs="Calibri" w:ascii="Calibri" w:hAnsi="Calibri"/>
          <w:spacing w:val="-23"/>
        </w:rPr>
        <w:t xml:space="preserve"> </w:t>
      </w:r>
      <w:r>
        <w:rPr>
          <w:rFonts w:cs="Calibri" w:ascii="Calibri" w:hAnsi="Calibri"/>
          <w:spacing w:val="-1"/>
        </w:rPr>
        <w:t>Unit</w:t>
      </w:r>
      <w:r>
        <w:rPr>
          <w:rFonts w:cs="Calibri" w:ascii="Calibri" w:hAnsi="Calibri"/>
          <w:spacing w:val="-23"/>
        </w:rPr>
        <w:t xml:space="preserve"> </w:t>
      </w:r>
      <w:r>
        <w:rPr>
          <w:rFonts w:cs="Calibri" w:ascii="Calibri" w:hAnsi="Calibri"/>
        </w:rPr>
        <w:t>(FADEC).</w:t>
      </w:r>
      <w:r>
        <w:rPr>
          <w:rFonts w:cs="Calibri" w:ascii="Calibri" w:hAnsi="Calibri"/>
          <w:spacing w:val="45"/>
          <w:w w:val="9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2"/>
        </w:rPr>
        <w:t>Fue</w:t>
      </w:r>
      <w:r>
        <w:rPr>
          <w:rFonts w:cs="Calibri" w:ascii="Calibri" w:hAnsi="Calibri"/>
          <w:spacing w:val="-1"/>
        </w:rPr>
        <w:t>l</w:t>
      </w:r>
      <w:r>
        <w:rPr>
          <w:rFonts w:cs="Calibri" w:ascii="Calibri" w:hAnsi="Calibri"/>
          <w:spacing w:val="-16"/>
        </w:rPr>
        <w:t xml:space="preserve"> </w:t>
      </w:r>
      <w:r>
        <w:rPr>
          <w:rFonts w:cs="Calibri" w:ascii="Calibri" w:hAnsi="Calibri"/>
          <w:spacing w:val="-1"/>
        </w:rPr>
        <w:t>Metering</w:t>
      </w:r>
      <w:r>
        <w:rPr>
          <w:rFonts w:cs="Calibri" w:ascii="Calibri" w:hAnsi="Calibri"/>
          <w:spacing w:val="-17"/>
        </w:rPr>
        <w:t xml:space="preserve"> </w:t>
      </w:r>
      <w:r>
        <w:rPr>
          <w:rFonts w:cs="Calibri" w:ascii="Calibri" w:hAnsi="Calibri"/>
        </w:rPr>
        <w:t>Unit</w:t>
      </w:r>
      <w:r>
        <w:rPr>
          <w:rFonts w:cs="Calibri" w:ascii="Calibri" w:hAnsi="Calibri"/>
          <w:spacing w:val="-16"/>
        </w:rPr>
        <w:t xml:space="preserve"> </w:t>
      </w:r>
      <w:r>
        <w:rPr>
          <w:rFonts w:cs="Calibri" w:ascii="Calibri" w:hAnsi="Calibri"/>
        </w:rPr>
        <w:t>(FADEC).</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engine</w:t>
      </w:r>
      <w:r>
        <w:rPr>
          <w:rFonts w:cs="Calibri" w:ascii="Calibri" w:hAnsi="Calibri"/>
          <w:spacing w:val="-10"/>
        </w:rPr>
        <w:t xml:space="preserve"> </w:t>
      </w:r>
      <w:r>
        <w:rPr>
          <w:rFonts w:cs="Calibri" w:ascii="Calibri" w:hAnsi="Calibri"/>
          <w:spacing w:val="-1"/>
        </w:rPr>
        <w:t>driven</w:t>
      </w:r>
      <w:r>
        <w:rPr>
          <w:rFonts w:cs="Calibri" w:ascii="Calibri" w:hAnsi="Calibri"/>
          <w:spacing w:val="-10"/>
        </w:rPr>
        <w:t xml:space="preserve"> </w:t>
      </w:r>
      <w:r>
        <w:rPr>
          <w:rFonts w:cs="Calibri" w:ascii="Calibri" w:hAnsi="Calibri"/>
          <w:spacing w:val="-1"/>
        </w:rPr>
        <w:t>pump.</w:t>
      </w:r>
      <w:r>
        <w:rPr>
          <w:rFonts w:cs="Calibri" w:ascii="Calibri" w:hAnsi="Calibri"/>
          <w:spacing w:val="39"/>
          <w:w w:val="99"/>
        </w:rPr>
        <w:t xml:space="preserve"> </w:t>
      </w:r>
    </w:p>
    <w:p>
      <w:pPr>
        <w:pStyle w:val="BodyText"/>
        <w:ind w:start="0" w:end="0"/>
        <w:rPr/>
      </w:pPr>
      <w:r>
        <w:rPr>
          <w:rFonts w:cs="Calibri" w:ascii="Calibri" w:hAnsi="Calibri"/>
          <w:spacing w:val="-1"/>
        </w:rPr>
        <w:t>Clean/test</w:t>
      </w:r>
      <w:r>
        <w:rPr>
          <w:rFonts w:cs="Calibri" w:ascii="Calibri" w:hAnsi="Calibri"/>
          <w:spacing w:val="-15"/>
        </w:rPr>
        <w:t xml:space="preserve"> </w:t>
      </w:r>
      <w:r>
        <w:rPr>
          <w:rFonts w:cs="Calibri" w:ascii="Calibri" w:hAnsi="Calibri"/>
          <w:spacing w:val="-1"/>
        </w:rPr>
        <w:t>fuel</w:t>
      </w:r>
      <w:r>
        <w:rPr>
          <w:rFonts w:cs="Calibri" w:ascii="Calibri" w:hAnsi="Calibri"/>
          <w:spacing w:val="-15"/>
        </w:rPr>
        <w:t xml:space="preserve"> </w:t>
      </w:r>
      <w:r>
        <w:rPr>
          <w:rFonts w:cs="Calibri" w:ascii="Calibri" w:hAnsi="Calibri"/>
        </w:rPr>
        <w:t>nozzles.</w:t>
      </w:r>
    </w:p>
    <w:p>
      <w:pPr>
        <w:pStyle w:val="BodyText"/>
        <w:ind w:start="0" w:end="0"/>
        <w:rPr/>
      </w:pPr>
      <w:r>
        <w:rPr>
          <w:rFonts w:cs="Calibri" w:ascii="Calibri" w:hAnsi="Calibri"/>
          <w:spacing w:val="-2"/>
        </w:rPr>
        <w:t>Clean/replace</w:t>
      </w:r>
      <w:r>
        <w:rPr>
          <w:rFonts w:cs="Calibri" w:ascii="Calibri" w:hAnsi="Calibri"/>
          <w:spacing w:val="-19"/>
        </w:rPr>
        <w:t xml:space="preserve"> </w:t>
      </w:r>
      <w:r>
        <w:rPr>
          <w:rFonts w:cs="Calibri" w:ascii="Calibri" w:hAnsi="Calibri"/>
        </w:rPr>
        <w:t>filters.</w:t>
      </w:r>
      <w:r>
        <w:rPr>
          <w:rFonts w:cs="Calibri" w:ascii="Calibri" w:hAnsi="Calibri"/>
          <w:spacing w:val="24"/>
          <w:w w:val="103"/>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22"/>
        </w:rPr>
        <w:t xml:space="preserve"> </w:t>
      </w:r>
      <w:r>
        <w:rPr>
          <w:rFonts w:cs="Calibri" w:ascii="Calibri" w:hAnsi="Calibri"/>
          <w:spacing w:val="-2"/>
        </w:rPr>
        <w:t>FC</w:t>
      </w:r>
      <w:r>
        <w:rPr>
          <w:rFonts w:cs="Calibri" w:ascii="Calibri" w:hAnsi="Calibri"/>
          <w:spacing w:val="-1"/>
        </w:rPr>
        <w:t>U.</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FADEC.</w:t>
      </w:r>
      <w:r>
        <w:rPr>
          <w:rFonts w:cs="Calibri" w:ascii="Calibri" w:hAnsi="Calibri"/>
          <w:spacing w:val="29"/>
          <w:w w:val="95"/>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1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16"/>
          <w:w w:val="95"/>
        </w:rPr>
        <w:t xml:space="preserve"> </w:t>
      </w:r>
      <w:r>
        <w:rPr>
          <w:rFonts w:eastAsia="Lucida Sans" w:cs="Lucida Sans" w:ascii="Calibri" w:hAnsi="Calibri"/>
          <w:b/>
          <w:bCs/>
          <w:w w:val="95"/>
        </w:rPr>
        <w:t>–</w:t>
      </w:r>
      <w:r>
        <w:rPr>
          <w:rFonts w:eastAsia="Lucida Sans" w:cs="Lucida Sans" w:ascii="Calibri" w:hAnsi="Calibri"/>
          <w:b/>
          <w:bCs/>
          <w:spacing w:val="-16"/>
          <w:w w:val="95"/>
        </w:rPr>
        <w:t xml:space="preserve"> </w:t>
      </w:r>
      <w:r>
        <w:rPr>
          <w:rFonts w:eastAsia="Lucida Sans" w:cs="Lucida Sans" w:ascii="Calibri" w:hAnsi="Calibri"/>
          <w:b/>
          <w:bCs/>
          <w:w w:val="95"/>
        </w:rPr>
        <w:t>Piston</w:t>
      </w:r>
    </w:p>
    <w:p>
      <w:pPr>
        <w:pStyle w:val="BodyText"/>
        <w:ind w:start="0" w:end="0"/>
        <w:rPr/>
      </w:pPr>
      <w:r>
        <w:rPr>
          <w:rFonts w:cs="Calibri" w:ascii="Calibri" w:hAnsi="Calibri"/>
        </w:rPr>
        <w:t>Change</w:t>
      </w:r>
      <w:r>
        <w:rPr>
          <w:rFonts w:cs="Calibri" w:ascii="Calibri" w:hAnsi="Calibri"/>
          <w:spacing w:val="-27"/>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gneto.</w:t>
      </w:r>
      <w:r>
        <w:rPr>
          <w:rFonts w:cs="Calibri" w:ascii="Calibri" w:hAnsi="Calibri"/>
          <w:spacing w:val="26"/>
          <w:w w:val="104"/>
        </w:rPr>
        <w:t xml:space="preserve"> </w:t>
      </w:r>
    </w:p>
    <w:p>
      <w:pPr>
        <w:pStyle w:val="BodyText"/>
        <w:ind w:start="0" w:end="0"/>
        <w:rPr/>
      </w:pPr>
      <w:r>
        <w:rPr>
          <w:rFonts w:cs="Calibri" w:ascii="Calibri" w:hAnsi="Calibri"/>
        </w:rPr>
        <w:t>Change</w:t>
      </w:r>
      <w:r>
        <w:rPr>
          <w:rFonts w:cs="Calibri" w:ascii="Calibri" w:hAnsi="Calibri"/>
          <w:spacing w:val="-16"/>
        </w:rPr>
        <w:t xml:space="preserve"> </w:t>
      </w:r>
      <w:r>
        <w:rPr>
          <w:rFonts w:cs="Calibri" w:ascii="Calibri" w:hAnsi="Calibri"/>
        </w:rPr>
        <w:t>ignition</w:t>
      </w:r>
      <w:r>
        <w:rPr>
          <w:rFonts w:cs="Calibri" w:ascii="Calibri" w:hAnsi="Calibri"/>
          <w:spacing w:val="-16"/>
        </w:rPr>
        <w:t xml:space="preserve"> </w:t>
      </w:r>
      <w:r>
        <w:rPr>
          <w:rFonts w:cs="Calibri" w:ascii="Calibri" w:hAnsi="Calibri"/>
        </w:rPr>
        <w:t>vibrator.</w:t>
      </w:r>
    </w:p>
    <w:p>
      <w:pPr>
        <w:pStyle w:val="BodyText"/>
        <w:ind w:start="0" w:end="0"/>
        <w:rPr>
          <w:rFonts w:ascii="Calibri" w:hAnsi="Calibri" w:cs="Calibri"/>
        </w:rPr>
      </w:pPr>
      <w:r>
        <w:rPr>
          <w:rFonts w:cs="Calibri" w:ascii="Calibri" w:hAnsi="Calibri"/>
        </w:rPr>
        <w:t>Change</w:t>
      </w:r>
      <w:r>
        <w:rPr>
          <w:rFonts w:cs="Calibri" w:ascii="Calibri" w:hAnsi="Calibri"/>
          <w:spacing w:val="-37"/>
        </w:rPr>
        <w:t xml:space="preserve"> </w:t>
      </w:r>
      <w:r>
        <w:rPr>
          <w:rFonts w:cs="Calibri" w:ascii="Calibri" w:hAnsi="Calibri"/>
          <w:spacing w:val="-1"/>
        </w:rPr>
        <w:t>plugs.</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7"/>
        </w:rPr>
        <w:t xml:space="preserve"> </w:t>
      </w:r>
      <w:r>
        <w:rPr>
          <w:rFonts w:cs="Calibri" w:ascii="Calibri" w:hAnsi="Calibri"/>
        </w:rPr>
        <w:t>plugs.</w:t>
      </w:r>
      <w:r>
        <w:rPr>
          <w:rFonts w:cs="Calibri" w:ascii="Calibri" w:hAnsi="Calibri"/>
          <w:spacing w:val="2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1"/>
        </w:rPr>
        <w:t>Install</w:t>
      </w:r>
      <w:r>
        <w:rPr>
          <w:rFonts w:cs="Calibri" w:ascii="Calibri" w:hAnsi="Calibri"/>
          <w:spacing w:val="1"/>
        </w:rPr>
        <w:t xml:space="preserve"> </w:t>
      </w:r>
      <w:r>
        <w:rPr>
          <w:rFonts w:cs="Calibri" w:ascii="Calibri" w:hAnsi="Calibri"/>
          <w:spacing w:val="-1"/>
        </w:rPr>
        <w:t>new</w:t>
      </w:r>
      <w:r>
        <w:rPr>
          <w:rFonts w:cs="Calibri" w:ascii="Calibri" w:hAnsi="Calibri"/>
          <w:spacing w:val="1"/>
        </w:rPr>
        <w:t xml:space="preserve"> </w:t>
      </w:r>
      <w:r>
        <w:rPr>
          <w:rFonts w:cs="Calibri" w:ascii="Calibri" w:hAnsi="Calibri"/>
          <w:spacing w:val="-1"/>
        </w:rPr>
        <w:t>le</w:t>
      </w:r>
      <w:r>
        <w:rPr>
          <w:rFonts w:cs="Calibri" w:ascii="Calibri" w:hAnsi="Calibri"/>
          <w:spacing w:val="-2"/>
        </w:rPr>
        <w:t>ads</w:t>
      </w:r>
      <w:r>
        <w:rPr>
          <w:rFonts w:cs="Calibri" w:ascii="Calibri" w:hAnsi="Calibri"/>
          <w:spacing w:val="-1"/>
        </w:rPr>
        <w:t>.</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timing.</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system</w:t>
      </w:r>
      <w:r>
        <w:rPr>
          <w:rFonts w:cs="Calibri" w:ascii="Calibri" w:hAnsi="Calibri"/>
          <w:spacing w:val="-1"/>
        </w:rPr>
        <w:t xml:space="preserve"> bonding.</w:t>
      </w:r>
      <w:r>
        <w:rPr>
          <w:rFonts w:cs="Calibri" w:ascii="Calibri" w:hAnsi="Calibri"/>
          <w:spacing w:val="21"/>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2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26"/>
          <w:w w:val="95"/>
        </w:rPr>
        <w:t xml:space="preserve"> </w:t>
      </w:r>
      <w:r>
        <w:rPr>
          <w:rFonts w:eastAsia="Lucida Sans" w:cs="Lucida Sans" w:ascii="Calibri" w:hAnsi="Calibri"/>
          <w:b/>
          <w:bCs/>
          <w:w w:val="95"/>
        </w:rPr>
        <w:t>–</w:t>
      </w:r>
      <w:r>
        <w:rPr>
          <w:rFonts w:eastAsia="Lucida Sans" w:cs="Lucida Sans" w:ascii="Calibri" w:hAnsi="Calibri"/>
          <w:b/>
          <w:bCs/>
          <w:spacing w:val="-26"/>
          <w:w w:val="95"/>
        </w:rPr>
        <w:t xml:space="preserve"> </w:t>
      </w:r>
      <w:r>
        <w:rPr>
          <w:rFonts w:eastAsia="Lucida Sans" w:cs="Lucida Sans" w:ascii="Calibri" w:hAnsi="Calibri"/>
          <w:b/>
          <w:bCs/>
          <w:w w:val="95"/>
        </w:rPr>
        <w:t>Turbine</w:t>
      </w:r>
    </w:p>
    <w:p>
      <w:pPr>
        <w:pStyle w:val="BodyText"/>
        <w:ind w:start="0" w:end="0"/>
        <w:rPr/>
      </w:pPr>
      <w:r>
        <w:rPr>
          <w:rFonts w:cs="Calibri" w:ascii="Calibri" w:hAnsi="Calibri"/>
        </w:rPr>
        <w:t>Perform</w:t>
      </w:r>
      <w:r>
        <w:rPr>
          <w:rFonts w:cs="Calibri" w:ascii="Calibri" w:hAnsi="Calibri"/>
          <w:spacing w:val="14"/>
        </w:rPr>
        <w:t xml:space="preserve"> </w:t>
      </w:r>
      <w:r>
        <w:rPr>
          <w:rFonts w:cs="Calibri" w:ascii="Calibri" w:hAnsi="Calibri"/>
        </w:rPr>
        <w:t>functional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4"/>
        </w:rPr>
        <w:t xml:space="preserve"> </w:t>
      </w:r>
      <w:r>
        <w:rPr>
          <w:rFonts w:cs="Calibri" w:ascii="Calibri" w:hAnsi="Calibri"/>
        </w:rPr>
        <w:t>the</w:t>
      </w:r>
      <w:r>
        <w:rPr>
          <w:rFonts w:cs="Calibri" w:ascii="Calibri" w:hAnsi="Calibri"/>
          <w:spacing w:val="14"/>
        </w:rPr>
        <w:t xml:space="preserve"> </w:t>
      </w:r>
      <w:r>
        <w:rPr>
          <w:rFonts w:cs="Calibri" w:ascii="Calibri" w:hAnsi="Calibri"/>
        </w:rPr>
        <w:t>ignition</w:t>
      </w:r>
      <w:r>
        <w:rPr>
          <w:rFonts w:cs="Calibri" w:ascii="Calibri" w:hAnsi="Calibri"/>
          <w:spacing w:val="14"/>
        </w:rPr>
        <w:t xml:space="preserve"> </w:t>
      </w:r>
      <w:r>
        <w:rPr>
          <w:rFonts w:cs="Calibri" w:ascii="Calibri" w:hAnsi="Calibri"/>
          <w:spacing w:val="-1"/>
        </w:rPr>
        <w:t>system.</w:t>
      </w:r>
      <w:r>
        <w:rPr>
          <w:rFonts w:cs="Calibri" w:ascii="Calibri" w:hAnsi="Calibri"/>
          <w:spacing w:val="25"/>
          <w:w w:val="103"/>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glow</w:t>
      </w:r>
      <w:r>
        <w:rPr>
          <w:rFonts w:cs="Calibri" w:ascii="Calibri" w:hAnsi="Calibri"/>
          <w:spacing w:val="5"/>
        </w:rPr>
        <w:t xml:space="preserve"> </w:t>
      </w:r>
      <w:r>
        <w:rPr>
          <w:rFonts w:cs="Calibri" w:ascii="Calibri" w:hAnsi="Calibri"/>
          <w:spacing w:val="-1"/>
        </w:rPr>
        <w:t>plugs/ignitors.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 xml:space="preserve">ignition </w:t>
      </w:r>
      <w:r>
        <w:rPr>
          <w:rFonts w:cs="Calibri" w:ascii="Calibri" w:hAnsi="Calibri"/>
          <w:spacing w:val="-1"/>
        </w:rPr>
        <w:t>unit.</w:t>
      </w:r>
      <w:r>
        <w:rPr>
          <w:rFonts w:cs="Calibri" w:ascii="Calibri" w:hAnsi="Calibri"/>
          <w:spacing w:val="28"/>
          <w:w w:val="10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spacing w:val="-1"/>
        </w:rPr>
        <w:t>ignition</w:t>
      </w:r>
      <w:r>
        <w:rPr>
          <w:rFonts w:cs="Calibri" w:ascii="Calibri" w:hAnsi="Calibri"/>
          <w:spacing w:val="-4"/>
        </w:rPr>
        <w:t xml:space="preserve"> </w:t>
      </w:r>
      <w:r>
        <w:rPr>
          <w:rFonts w:cs="Calibri" w:ascii="Calibri" w:hAnsi="Calibri"/>
        </w:rPr>
        <w:t>unit.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43"/>
          <w:w w:val="95"/>
        </w:rPr>
        <w:t xml:space="preserve"> </w:t>
      </w:r>
      <w:r>
        <w:rPr>
          <w:rFonts w:cs="Calibri" w:ascii="Calibri" w:hAnsi="Calibri"/>
          <w:b/>
          <w:w w:val="95"/>
        </w:rPr>
        <w:t>Controls</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thrust</w:t>
      </w:r>
      <w:r>
        <w:rPr>
          <w:rFonts w:cs="Calibri" w:ascii="Calibri" w:hAnsi="Calibri"/>
          <w:spacing w:val="2"/>
        </w:rPr>
        <w:t xml:space="preserve"> </w:t>
      </w:r>
      <w:r>
        <w:rPr>
          <w:rFonts w:cs="Calibri" w:ascii="Calibri" w:hAnsi="Calibri"/>
        </w:rPr>
        <w:t>lever.</w:t>
      </w:r>
      <w:r>
        <w:rPr>
          <w:rFonts w:cs="Calibri" w:ascii="Calibri" w:hAnsi="Calibri"/>
          <w:w w:val="99"/>
        </w:rPr>
        <w:t xml:space="preserve"> </w:t>
      </w:r>
    </w:p>
    <w:p>
      <w:pPr>
        <w:pStyle w:val="BodyText"/>
        <w:ind w:start="0" w:end="0"/>
        <w:rPr>
          <w:rFonts w:ascii="Calibri" w:hAnsi="Calibri" w:cs="Calibri"/>
        </w:rPr>
      </w:pPr>
      <w:r>
        <w:rPr>
          <w:rFonts w:cs="Calibri" w:ascii="Calibri" w:hAnsi="Calibri"/>
        </w:rPr>
        <w:t>Rig</w:t>
      </w:r>
      <w:r>
        <w:rPr>
          <w:rFonts w:cs="Calibri" w:ascii="Calibri" w:hAnsi="Calibri"/>
          <w:spacing w:val="-6"/>
        </w:rPr>
        <w:t xml:space="preserve"> </w:t>
      </w:r>
      <w:r>
        <w:rPr>
          <w:rFonts w:cs="Calibri" w:ascii="Calibri" w:hAnsi="Calibri"/>
        </w:rPr>
        <w:t>RPM</w:t>
      </w:r>
      <w:r>
        <w:rPr>
          <w:rFonts w:cs="Calibri" w:ascii="Calibri" w:hAnsi="Calibri"/>
          <w:spacing w:val="-5"/>
        </w:rPr>
        <w:t xml:space="preserve"> </w:t>
      </w:r>
      <w:r>
        <w:rPr>
          <w:rFonts w:cs="Calibri" w:ascii="Calibri" w:hAnsi="Calibri"/>
          <w:spacing w:val="-1"/>
        </w:rPr>
        <w:t>control.</w:t>
      </w:r>
    </w:p>
    <w:p>
      <w:pPr>
        <w:pStyle w:val="BodyText"/>
        <w:ind w:start="0" w:end="0"/>
        <w:rPr/>
      </w:pPr>
      <w:r>
        <w:rPr>
          <w:rFonts w:cs="Calibri" w:ascii="Calibri" w:hAnsi="Calibri"/>
        </w:rPr>
        <w:t>Rig</w:t>
      </w:r>
      <w:r>
        <w:rPr>
          <w:rFonts w:cs="Calibri" w:ascii="Calibri" w:hAnsi="Calibri"/>
          <w:spacing w:val="54"/>
        </w:rPr>
        <w:t xml:space="preserve"> </w:t>
      </w:r>
      <w:r>
        <w:rPr>
          <w:rFonts w:cs="Calibri" w:ascii="Calibri" w:hAnsi="Calibri"/>
        </w:rPr>
        <w:t>mixture</w:t>
      </w:r>
      <w:r>
        <w:rPr>
          <w:rFonts w:cs="Calibri" w:ascii="Calibri" w:hAnsi="Calibri"/>
          <w:spacing w:val="-3"/>
        </w:rPr>
        <w:t xml:space="preserve"> </w:t>
      </w:r>
      <w:r>
        <w:rPr>
          <w:rFonts w:cs="Calibri" w:ascii="Calibri" w:hAnsi="Calibri"/>
        </w:rPr>
        <w:t>HP</w:t>
      </w:r>
      <w:r>
        <w:rPr>
          <w:rFonts w:cs="Calibri" w:ascii="Calibri" w:hAnsi="Calibri"/>
          <w:spacing w:val="-4"/>
        </w:rPr>
        <w:t xml:space="preserve"> </w:t>
      </w:r>
      <w:r>
        <w:rPr>
          <w:rFonts w:cs="Calibri" w:ascii="Calibri" w:hAnsi="Calibri"/>
        </w:rPr>
        <w:t>cock</w:t>
      </w:r>
      <w:r>
        <w:rPr>
          <w:rFonts w:cs="Calibri" w:ascii="Calibri" w:hAnsi="Calibri"/>
          <w:spacing w:val="-3"/>
        </w:rPr>
        <w:t xml:space="preserve"> </w:t>
      </w:r>
      <w:r>
        <w:rPr>
          <w:rFonts w:cs="Calibri" w:ascii="Calibri" w:hAnsi="Calibri"/>
          <w:spacing w:val="-1"/>
        </w:rPr>
        <w:t>lever.</w:t>
      </w:r>
      <w:r>
        <w:rPr>
          <w:rFonts w:cs="Calibri" w:ascii="Calibri" w:hAnsi="Calibri"/>
          <w:spacing w:val="25"/>
          <w:w w:val="99"/>
        </w:rPr>
        <w:t xml:space="preserve"> </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power lever.</w:t>
      </w:r>
    </w:p>
    <w:p>
      <w:pPr>
        <w:pStyle w:val="BodyText"/>
        <w:ind w:start="0" w:end="0"/>
        <w:rPr/>
      </w:pPr>
      <w:r>
        <w:rPr>
          <w:rFonts w:cs="Calibri" w:ascii="Calibri" w:hAnsi="Calibri"/>
        </w:rPr>
        <w:t>Check</w:t>
      </w:r>
      <w:r>
        <w:rPr>
          <w:rFonts w:cs="Calibri" w:ascii="Calibri" w:hAnsi="Calibri"/>
          <w:spacing w:val="-13"/>
        </w:rPr>
        <w:t xml:space="preserve"> </w:t>
      </w:r>
      <w:r>
        <w:rPr>
          <w:rFonts w:cs="Calibri" w:ascii="Calibri" w:hAnsi="Calibri"/>
        </w:rPr>
        <w:t>control</w:t>
      </w:r>
      <w:r>
        <w:rPr>
          <w:rFonts w:cs="Calibri" w:ascii="Calibri" w:hAnsi="Calibri"/>
          <w:spacing w:val="-13"/>
        </w:rPr>
        <w:t xml:space="preserve"> </w:t>
      </w:r>
      <w:r>
        <w:rPr>
          <w:rFonts w:cs="Calibri" w:ascii="Calibri" w:hAnsi="Calibri"/>
        </w:rPr>
        <w:t>sync</w:t>
      </w:r>
      <w:r>
        <w:rPr>
          <w:rFonts w:cs="Calibri" w:ascii="Calibri" w:hAnsi="Calibri"/>
          <w:spacing w:val="-13"/>
        </w:rPr>
        <w:t xml:space="preserve"> </w:t>
      </w:r>
      <w:r>
        <w:rPr>
          <w:rFonts w:cs="Calibri" w:ascii="Calibri" w:hAnsi="Calibri"/>
        </w:rPr>
        <w:t>(multi-eng).</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5"/>
        </w:rPr>
        <w:t xml:space="preserve"> </w:t>
      </w:r>
      <w:r>
        <w:rPr>
          <w:rFonts w:cs="Calibri" w:ascii="Calibri" w:hAnsi="Calibri"/>
          <w:spacing w:val="-1"/>
        </w:rPr>
        <w:t>controls</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rPr>
        <w:t>correct</w:t>
      </w:r>
      <w:r>
        <w:rPr>
          <w:rFonts w:cs="Calibri" w:ascii="Calibri" w:hAnsi="Calibri"/>
          <w:spacing w:val="-6"/>
        </w:rPr>
        <w:t xml:space="preserve"> </w:t>
      </w:r>
      <w:r>
        <w:rPr>
          <w:rFonts w:cs="Calibri" w:ascii="Calibri" w:hAnsi="Calibri"/>
        </w:rPr>
        <w:t>assembly</w:t>
      </w:r>
      <w:r>
        <w:rPr>
          <w:rFonts w:cs="Calibri" w:ascii="Calibri" w:hAnsi="Calibri"/>
          <w:spacing w:val="-4"/>
        </w:rPr>
        <w:t xml:space="preserve"> </w:t>
      </w:r>
      <w:r>
        <w:rPr>
          <w:rFonts w:cs="Calibri" w:ascii="Calibri" w:hAnsi="Calibri"/>
        </w:rPr>
        <w:t>and</w:t>
      </w:r>
      <w:r>
        <w:rPr>
          <w:rFonts w:cs="Calibri" w:ascii="Calibri" w:hAnsi="Calibri"/>
          <w:spacing w:val="-5"/>
        </w:rPr>
        <w:t xml:space="preserve"> </w:t>
      </w:r>
      <w:r>
        <w:rPr>
          <w:rFonts w:cs="Calibri" w:ascii="Calibri" w:hAnsi="Calibri"/>
        </w:rPr>
        <w:t>locking.</w:t>
      </w:r>
    </w:p>
    <w:p>
      <w:pPr>
        <w:pStyle w:val="BodyText"/>
        <w:ind w:start="0" w:end="0"/>
        <w:rPr>
          <w:rFonts w:ascii="Calibri" w:hAnsi="Calibri" w:cs="Calibri"/>
        </w:rPr>
      </w:pPr>
      <w:r>
        <w:rPr>
          <w:rFonts w:cs="Calibri" w:ascii="Calibri" w:hAnsi="Calibri"/>
          <w:spacing w:val="-1"/>
        </w:rPr>
        <w:t>Check controls for range and sense of operation  direction  of</w:t>
      </w:r>
      <w:r>
        <w:rPr>
          <w:rFonts w:cs="Calibri" w:ascii="Calibri" w:hAnsi="Calibri"/>
          <w:spacing w:val="31"/>
          <w:w w:val="106"/>
        </w:rPr>
        <w:t xml:space="preserve"> </w:t>
      </w:r>
      <w:r>
        <w:rPr>
          <w:rFonts w:cs="Calibri" w:ascii="Calibri" w:hAnsi="Calibri"/>
          <w:spacing w:val="-1"/>
        </w:rPr>
        <w:t>movement.</w:t>
      </w:r>
    </w:p>
    <w:p>
      <w:pPr>
        <w:pStyle w:val="BodyText"/>
        <w:ind w:start="0" w:end="0"/>
        <w:rPr/>
      </w:pPr>
      <w:r>
        <w:rPr>
          <w:rFonts w:cs="Calibri" w:ascii="Calibri" w:hAnsi="Calibri"/>
          <w:spacing w:val="-1"/>
        </w:rPr>
        <w:t>Adjust</w:t>
      </w:r>
      <w:r>
        <w:rPr>
          <w:rFonts w:cs="Calibri" w:ascii="Calibri" w:hAnsi="Calibri"/>
          <w:spacing w:val="14"/>
        </w:rPr>
        <w:t xml:space="preserve"> </w:t>
      </w:r>
      <w:r>
        <w:rPr>
          <w:rFonts w:cs="Calibri" w:ascii="Calibri" w:hAnsi="Calibri"/>
          <w:spacing w:val="-1"/>
        </w:rPr>
        <w:t>pedestal</w:t>
      </w:r>
      <w:r>
        <w:rPr>
          <w:rFonts w:cs="Calibri" w:ascii="Calibri" w:hAnsi="Calibri"/>
          <w:spacing w:val="15"/>
        </w:rPr>
        <w:t xml:space="preserve"> </w:t>
      </w:r>
      <w:r>
        <w:rPr>
          <w:rFonts w:cs="Calibri" w:ascii="Calibri" w:hAnsi="Calibri"/>
        </w:rPr>
        <w:t>micro-switches.</w:t>
      </w:r>
      <w:r>
        <w:rPr>
          <w:rFonts w:cs="Calibri" w:ascii="Calibri" w:hAnsi="Calibri"/>
          <w:spacing w:val="24"/>
          <w:w w:val="102"/>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Engine</w:t>
      </w:r>
      <w:r>
        <w:rPr>
          <w:rFonts w:cs="Calibri" w:ascii="Calibri" w:hAnsi="Calibri"/>
          <w:b/>
          <w:spacing w:val="35"/>
          <w:w w:val="90"/>
        </w:rPr>
        <w:t xml:space="preserve"> </w:t>
      </w:r>
      <w:r>
        <w:rPr>
          <w:rFonts w:cs="Calibri" w:ascii="Calibri" w:hAnsi="Calibri"/>
          <w:b/>
          <w:spacing w:val="-2"/>
          <w:w w:val="90"/>
        </w:rPr>
        <w:t>I</w:t>
      </w:r>
      <w:r>
        <w:rPr>
          <w:rFonts w:cs="Calibri" w:ascii="Calibri" w:hAnsi="Calibri"/>
          <w:b/>
          <w:spacing w:val="-1"/>
          <w:w w:val="90"/>
        </w:rPr>
        <w:t>ndicating</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instrument</w:t>
      </w:r>
      <w:r>
        <w:rPr>
          <w:rFonts w:cs="Calibri" w:ascii="Calibri" w:hAnsi="Calibri"/>
          <w:spacing w:val="-2"/>
        </w:rPr>
        <w:t>(s).</w:t>
      </w:r>
      <w:r>
        <w:rPr>
          <w:rFonts w:cs="Calibri" w:ascii="Calibri" w:hAnsi="Calibri"/>
          <w:spacing w:val="49"/>
          <w:w w:val="92"/>
        </w:rPr>
        <w:t xml:space="preserve"> </w:t>
      </w:r>
    </w:p>
    <w:p>
      <w:pPr>
        <w:pStyle w:val="BodyText"/>
        <w:ind w:start="0" w:end="0"/>
        <w:rPr/>
      </w:pPr>
      <w:r>
        <w:rPr>
          <w:rFonts w:cs="Calibri" w:ascii="Calibri" w:hAnsi="Calibri"/>
          <w:spacing w:val="-2"/>
        </w:rPr>
        <w:t xml:space="preserve">Replace </w:t>
      </w:r>
      <w:r>
        <w:rPr>
          <w:rFonts w:cs="Calibri" w:ascii="Calibri" w:hAnsi="Calibri"/>
          <w:spacing w:val="-1"/>
        </w:rPr>
        <w:t>oil</w:t>
      </w:r>
      <w:r>
        <w:rPr>
          <w:rFonts w:cs="Calibri" w:ascii="Calibri" w:hAnsi="Calibri"/>
          <w:spacing w:val="-2"/>
        </w:rPr>
        <w:t xml:space="preserve"> </w:t>
      </w:r>
      <w:r>
        <w:rPr>
          <w:rFonts w:cs="Calibri" w:ascii="Calibri" w:hAnsi="Calibri"/>
          <w:spacing w:val="-1"/>
        </w:rPr>
        <w:t>temperature</w:t>
      </w:r>
      <w:r>
        <w:rPr>
          <w:rFonts w:cs="Calibri" w:ascii="Calibri" w:hAnsi="Calibri"/>
          <w:spacing w:val="-2"/>
        </w:rPr>
        <w:t xml:space="preserve"> </w:t>
      </w:r>
      <w:r>
        <w:rPr>
          <w:rFonts w:cs="Calibri" w:ascii="Calibri" w:hAnsi="Calibri"/>
          <w:spacing w:val="-1"/>
        </w:rPr>
        <w:t>bulb.</w:t>
      </w:r>
      <w:r>
        <w:rPr>
          <w:rFonts w:cs="Calibri" w:ascii="Calibri" w:hAnsi="Calibri"/>
          <w:spacing w:val="45"/>
          <w:w w:val="99"/>
        </w:rPr>
        <w:t xml:space="preserve"> </w:t>
      </w:r>
    </w:p>
    <w:p>
      <w:pPr>
        <w:pStyle w:val="BodyText"/>
        <w:ind w:start="0" w:end="0"/>
        <w:rPr>
          <w:rFonts w:ascii="Calibri" w:hAnsi="Calibri" w:cs="Calibri"/>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thermocouples.</w:t>
      </w:r>
    </w:p>
    <w:p>
      <w:pPr>
        <w:pStyle w:val="BodyText"/>
        <w:ind w:start="0" w:end="0"/>
        <w:rPr/>
      </w:pPr>
      <w:r>
        <w:rPr>
          <w:rFonts w:cs="Calibri" w:ascii="Calibri" w:hAnsi="Calibri"/>
        </w:rPr>
        <w:t>Check</w:t>
      </w:r>
      <w:r>
        <w:rPr>
          <w:rFonts w:cs="Calibri" w:ascii="Calibri" w:hAnsi="Calibri"/>
          <w:spacing w:val="-40"/>
        </w:rPr>
        <w:t xml:space="preserve"> </w:t>
      </w:r>
      <w:r>
        <w:rPr>
          <w:rFonts w:cs="Calibri" w:ascii="Calibri" w:hAnsi="Calibri"/>
        </w:rPr>
        <w:t>calibration.</w:t>
      </w:r>
      <w:r>
        <w:rPr>
          <w:rFonts w:cs="Calibri" w:ascii="Calibri" w:hAnsi="Calibri"/>
          <w:w w:val="98"/>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15"/>
          <w:w w:val="95"/>
        </w:rPr>
        <w:t xml:space="preserve"> </w:t>
      </w:r>
      <w:r>
        <w:rPr>
          <w:rFonts w:eastAsia="Lucida Sans" w:cs="Lucida Sans" w:ascii="Calibri" w:hAnsi="Calibri"/>
          <w:b/>
          <w:bCs/>
          <w:w w:val="95"/>
        </w:rPr>
        <w:t>–</w:t>
      </w:r>
      <w:r>
        <w:rPr>
          <w:rFonts w:eastAsia="Lucida Sans" w:cs="Lucida Sans" w:ascii="Calibri" w:hAnsi="Calibri"/>
          <w:b/>
          <w:bCs/>
          <w:spacing w:val="-15"/>
          <w:w w:val="95"/>
        </w:rPr>
        <w:t xml:space="preserve"> </w:t>
      </w:r>
      <w:r>
        <w:rPr>
          <w:rFonts w:eastAsia="Lucida Sans" w:cs="Lucida Sans" w:ascii="Calibri" w:hAnsi="Calibri"/>
          <w:b/>
          <w:bCs/>
          <w:w w:val="95"/>
        </w:rPr>
        <w:t>Piston</w:t>
      </w:r>
    </w:p>
    <w:p>
      <w:pPr>
        <w:pStyle w:val="BodyText"/>
        <w:ind w:start="0" w:end="0"/>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exhaust</w:t>
      </w:r>
      <w:r>
        <w:rPr>
          <w:rFonts w:cs="Calibri" w:ascii="Calibri" w:hAnsi="Calibri"/>
          <w:spacing w:val="-19"/>
        </w:rPr>
        <w:t xml:space="preserve"> </w:t>
      </w:r>
      <w:r>
        <w:rPr>
          <w:rFonts w:cs="Calibri" w:ascii="Calibri" w:hAnsi="Calibri"/>
          <w:spacing w:val="-1"/>
        </w:rPr>
        <w:t>gasket.</w:t>
      </w:r>
      <w:r>
        <w:rPr>
          <w:rFonts w:cs="Calibri" w:ascii="Calibri" w:hAnsi="Calibri"/>
          <w:spacing w:val="37"/>
          <w:w w:val="99"/>
        </w:rPr>
        <w:t xml:space="preserve"> </w:t>
      </w:r>
    </w:p>
    <w:p>
      <w:pPr>
        <w:pStyle w:val="BodyText"/>
        <w:ind w:start="0" w:end="0"/>
        <w:rPr/>
      </w:pPr>
      <w:r>
        <w:rPr>
          <w:rFonts w:cs="Calibri" w:ascii="Calibri" w:hAnsi="Calibri"/>
          <w:spacing w:val="-1"/>
        </w:rPr>
        <w:t>Inspect</w:t>
      </w:r>
      <w:r>
        <w:rPr>
          <w:rFonts w:cs="Calibri" w:ascii="Calibri" w:hAnsi="Calibri"/>
          <w:spacing w:val="3"/>
        </w:rPr>
        <w:t xml:space="preserve"> </w:t>
      </w:r>
      <w:r>
        <w:rPr>
          <w:rFonts w:cs="Calibri" w:ascii="Calibri" w:hAnsi="Calibri"/>
          <w:spacing w:val="-1"/>
        </w:rPr>
        <w:t>welded</w:t>
      </w:r>
      <w:r>
        <w:rPr>
          <w:rFonts w:cs="Calibri" w:ascii="Calibri" w:hAnsi="Calibri"/>
          <w:spacing w:val="4"/>
        </w:rPr>
        <w:t xml:space="preserve"> </w:t>
      </w:r>
      <w:r>
        <w:rPr>
          <w:rFonts w:cs="Calibri" w:ascii="Calibri" w:hAnsi="Calibri"/>
        </w:rPr>
        <w:t>repair.</w:t>
      </w:r>
    </w:p>
    <w:p>
      <w:pPr>
        <w:pStyle w:val="BodyText"/>
        <w:ind w:start="0" w:end="0"/>
        <w:rPr/>
      </w:pPr>
      <w:r>
        <w:rPr>
          <w:rFonts w:cs="Calibri" w:ascii="Calibri" w:hAnsi="Calibri"/>
        </w:rPr>
        <w:t>Pressure</w:t>
      </w:r>
      <w:r>
        <w:rPr>
          <w:rFonts w:cs="Calibri" w:ascii="Calibri" w:hAnsi="Calibri"/>
          <w:spacing w:val="-3"/>
        </w:rPr>
        <w:t xml:space="preserve"> </w:t>
      </w:r>
      <w:r>
        <w:rPr>
          <w:rFonts w:cs="Calibri" w:ascii="Calibri" w:hAnsi="Calibri"/>
        </w:rPr>
        <w:t>check</w:t>
      </w:r>
      <w:r>
        <w:rPr>
          <w:rFonts w:cs="Calibri" w:ascii="Calibri" w:hAnsi="Calibri"/>
          <w:spacing w:val="-3"/>
        </w:rPr>
        <w:t xml:space="preserve"> </w:t>
      </w:r>
      <w:r>
        <w:rPr>
          <w:rFonts w:cs="Calibri" w:ascii="Calibri" w:hAnsi="Calibri"/>
        </w:rPr>
        <w:t>cabin</w:t>
      </w:r>
      <w:r>
        <w:rPr>
          <w:rFonts w:cs="Calibri" w:ascii="Calibri" w:hAnsi="Calibri"/>
          <w:spacing w:val="-3"/>
        </w:rPr>
        <w:t xml:space="preserve"> </w:t>
      </w:r>
      <w:r>
        <w:rPr>
          <w:rFonts w:cs="Calibri" w:ascii="Calibri" w:hAnsi="Calibri"/>
        </w:rPr>
        <w:t>heater</w:t>
      </w:r>
      <w:r>
        <w:rPr>
          <w:rFonts w:cs="Calibri" w:ascii="Calibri" w:hAnsi="Calibri"/>
          <w:spacing w:val="-3"/>
        </w:rPr>
        <w:t xml:space="preserve"> </w:t>
      </w:r>
      <w:r>
        <w:rPr>
          <w:rFonts w:cs="Calibri" w:ascii="Calibri" w:hAnsi="Calibri"/>
        </w:rPr>
        <w:t>muff.</w:t>
      </w:r>
      <w:r>
        <w:rPr>
          <w:rFonts w:cs="Calibri" w:ascii="Calibri" w:hAnsi="Calibri"/>
          <w:w w:val="107"/>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25"/>
          <w:w w:val="95"/>
        </w:rPr>
        <w:t xml:space="preserve"> </w:t>
      </w:r>
      <w:r>
        <w:rPr>
          <w:rFonts w:eastAsia="Lucida Sans" w:cs="Lucida Sans" w:ascii="Calibri" w:hAnsi="Calibri"/>
          <w:b/>
          <w:bCs/>
          <w:w w:val="95"/>
        </w:rPr>
        <w:t>–</w:t>
      </w:r>
      <w:r>
        <w:rPr>
          <w:rFonts w:eastAsia="Lucida Sans" w:cs="Lucida Sans" w:ascii="Calibri" w:hAnsi="Calibri"/>
          <w:b/>
          <w:bCs/>
          <w:spacing w:val="-24"/>
          <w:w w:val="95"/>
        </w:rPr>
        <w:t xml:space="preserve"> </w:t>
      </w:r>
      <w:r>
        <w:rPr>
          <w:rFonts w:eastAsia="Lucida Sans" w:cs="Lucida Sans" w:ascii="Calibri" w:hAnsi="Calibri"/>
          <w:b/>
          <w:bCs/>
          <w:spacing w:val="-2"/>
          <w:w w:val="95"/>
        </w:rPr>
        <w:t>Turbin</w:t>
      </w:r>
      <w:r>
        <w:rPr>
          <w:rFonts w:eastAsia="Lucida Sans" w:cs="Lucida Sans" w:ascii="Calibri" w:hAnsi="Calibri"/>
          <w:b/>
          <w:bCs/>
          <w:spacing w:val="-1"/>
          <w:w w:val="95"/>
        </w:rPr>
        <w:t>e</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w:t>
      </w:r>
      <w:r>
        <w:rPr>
          <w:rFonts w:cs="Calibri" w:ascii="Calibri" w:hAnsi="Calibri"/>
          <w:spacing w:val="-2"/>
        </w:rPr>
        <w:t>a</w:t>
      </w:r>
      <w:r>
        <w:rPr>
          <w:rFonts w:cs="Calibri" w:ascii="Calibri" w:hAnsi="Calibri"/>
          <w:spacing w:val="-1"/>
        </w:rPr>
        <w:t>nge</w:t>
      </w:r>
      <w:r>
        <w:rPr>
          <w:rFonts w:cs="Calibri" w:ascii="Calibri" w:hAnsi="Calibri"/>
          <w:spacing w:val="-13"/>
        </w:rPr>
        <w:t xml:space="preserve"> </w:t>
      </w:r>
      <w:r>
        <w:rPr>
          <w:rFonts w:cs="Calibri" w:ascii="Calibri" w:hAnsi="Calibri"/>
        </w:rPr>
        <w:t>jet</w:t>
      </w:r>
      <w:r>
        <w:rPr>
          <w:rFonts w:cs="Calibri" w:ascii="Calibri" w:hAnsi="Calibri"/>
          <w:spacing w:val="-12"/>
        </w:rPr>
        <w:t xml:space="preserve"> </w:t>
      </w:r>
      <w:r>
        <w:rPr>
          <w:rFonts w:cs="Calibri" w:ascii="Calibri" w:hAnsi="Calibri"/>
          <w:spacing w:val="-1"/>
        </w:rPr>
        <w:t>pipe.</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0"/>
        </w:rPr>
        <w:t xml:space="preserve"> </w:t>
      </w:r>
      <w:r>
        <w:rPr>
          <w:rFonts w:cs="Calibri" w:ascii="Calibri" w:hAnsi="Calibri"/>
          <w:spacing w:val="-1"/>
        </w:rPr>
        <w:t>shroud</w:t>
      </w:r>
      <w:r>
        <w:rPr>
          <w:rFonts w:cs="Calibri" w:ascii="Calibri" w:hAnsi="Calibri"/>
          <w:spacing w:val="-19"/>
        </w:rPr>
        <w:t xml:space="preserve"> </w:t>
      </w:r>
      <w:r>
        <w:rPr>
          <w:rFonts w:cs="Calibri" w:ascii="Calibri" w:hAnsi="Calibri"/>
          <w:spacing w:val="-2"/>
        </w:rPr>
        <w:t>a</w:t>
      </w:r>
      <w:r>
        <w:rPr>
          <w:rFonts w:cs="Calibri" w:ascii="Calibri" w:hAnsi="Calibri"/>
          <w:spacing w:val="-1"/>
        </w:rPr>
        <w:t>ssembly.</w:t>
      </w:r>
      <w:r>
        <w:rPr>
          <w:rFonts w:cs="Calibri" w:ascii="Calibri" w:hAnsi="Calibri"/>
          <w:spacing w:val="31"/>
          <w:w w:val="99"/>
        </w:rPr>
        <w:t xml:space="preserve"> </w:t>
      </w:r>
    </w:p>
    <w:p>
      <w:pPr>
        <w:pStyle w:val="BodyText"/>
        <w:ind w:start="0" w:end="0"/>
        <w:rPr/>
      </w:pPr>
      <w:r>
        <w:rPr>
          <w:rFonts w:cs="Calibri" w:ascii="Calibri" w:hAnsi="Calibri"/>
        </w:rPr>
        <w:t>Install</w:t>
      </w:r>
      <w:r>
        <w:rPr>
          <w:rFonts w:cs="Calibri" w:ascii="Calibri" w:hAnsi="Calibri"/>
          <w:spacing w:val="21"/>
        </w:rPr>
        <w:t xml:space="preserve"> </w:t>
      </w:r>
      <w:r>
        <w:rPr>
          <w:rFonts w:cs="Calibri" w:ascii="Calibri" w:hAnsi="Calibri"/>
        </w:rPr>
        <w:t>trimmers.</w:t>
      </w:r>
    </w:p>
    <w:p>
      <w:pPr>
        <w:pStyle w:val="BodyText"/>
        <w:ind w:start="0" w:end="0"/>
        <w:rPr/>
      </w:pPr>
      <w:r>
        <w:rPr>
          <w:rFonts w:cs="Calibri" w:ascii="Calibri" w:hAnsi="Calibri"/>
        </w:rPr>
        <w:t>Inspect/replace</w:t>
      </w:r>
      <w:r>
        <w:rPr>
          <w:rFonts w:cs="Calibri" w:ascii="Calibri" w:hAnsi="Calibri"/>
          <w:spacing w:val="-1"/>
        </w:rPr>
        <w:t xml:space="preserve"> </w:t>
      </w:r>
      <w:r>
        <w:rPr>
          <w:rFonts w:cs="Calibri" w:ascii="Calibri" w:hAnsi="Calibri"/>
        </w:rPr>
        <w:t>thrust</w:t>
      </w:r>
      <w:r>
        <w:rPr>
          <w:rFonts w:cs="Calibri" w:ascii="Calibri" w:hAnsi="Calibri"/>
          <w:spacing w:val="-1"/>
        </w:rPr>
        <w:t xml:space="preserve"> </w:t>
      </w:r>
      <w:r>
        <w:rPr>
          <w:rFonts w:cs="Calibri" w:ascii="Calibri" w:hAnsi="Calibri"/>
        </w:rPr>
        <w:t>reverser.</w:t>
      </w:r>
      <w:r>
        <w:rPr>
          <w:rFonts w:cs="Calibri" w:ascii="Calibri" w:hAnsi="Calibri"/>
          <w:w w:val="99"/>
        </w:rPr>
        <w:t xml:space="preserve"> </w:t>
      </w:r>
    </w:p>
    <w:p>
      <w:pPr>
        <w:pStyle w:val="BodyText"/>
        <w:ind w:start="0" w:end="0"/>
        <w:rPr/>
      </w:pPr>
      <w:r>
        <w:rPr>
          <w:rFonts w:cs="Calibri" w:ascii="Calibri" w:hAnsi="Calibri"/>
          <w:spacing w:val="-2"/>
        </w:rPr>
        <w:t>Replace</w:t>
      </w:r>
      <w:r>
        <w:rPr>
          <w:rFonts w:cs="Calibri" w:ascii="Calibri" w:hAnsi="Calibri"/>
          <w:spacing w:val="1"/>
        </w:rPr>
        <w:t xml:space="preserve"> </w:t>
      </w:r>
      <w:r>
        <w:rPr>
          <w:rFonts w:cs="Calibri" w:ascii="Calibri" w:hAnsi="Calibri"/>
          <w:spacing w:val="-1"/>
        </w:rPr>
        <w:t>thrust</w:t>
      </w:r>
      <w:r>
        <w:rPr>
          <w:rFonts w:cs="Calibri" w:ascii="Calibri" w:hAnsi="Calibri"/>
          <w:spacing w:val="2"/>
        </w:rPr>
        <w:t xml:space="preserve"> </w:t>
      </w:r>
      <w:r>
        <w:rPr>
          <w:rFonts w:cs="Calibri" w:ascii="Calibri" w:hAnsi="Calibri"/>
          <w:spacing w:val="-1"/>
        </w:rPr>
        <w:t>reverser</w:t>
      </w:r>
      <w:r>
        <w:rPr>
          <w:rFonts w:cs="Calibri" w:ascii="Calibri" w:hAnsi="Calibri"/>
          <w:spacing w:val="2"/>
        </w:rPr>
        <w:t xml:space="preserve"> </w:t>
      </w:r>
      <w:r>
        <w:rPr>
          <w:rFonts w:cs="Calibri" w:ascii="Calibri" w:hAnsi="Calibri"/>
          <w:spacing w:val="-1"/>
        </w:rPr>
        <w:t>component.</w:t>
      </w:r>
      <w:r>
        <w:rPr>
          <w:rFonts w:cs="Calibri" w:ascii="Calibri" w:hAnsi="Calibri"/>
          <w:spacing w:val="53"/>
          <w:w w:val="104"/>
        </w:rPr>
        <w:t xml:space="preserve"> </w:t>
      </w:r>
    </w:p>
    <w:p>
      <w:pPr>
        <w:pStyle w:val="BodyText"/>
        <w:ind w:start="0" w:end="0"/>
        <w:rPr/>
      </w:pPr>
      <w:r>
        <w:rPr>
          <w:rFonts w:cs="Calibri" w:ascii="Calibri" w:hAnsi="Calibri"/>
          <w:spacing w:val="-1"/>
        </w:rPr>
        <w:t>Deactivate/reactivate</w:t>
      </w:r>
      <w:r>
        <w:rPr>
          <w:rFonts w:cs="Calibri" w:ascii="Calibri" w:hAnsi="Calibri"/>
          <w:spacing w:val="-4"/>
        </w:rPr>
        <w:t xml:space="preserve"> </w:t>
      </w:r>
      <w:r>
        <w:rPr>
          <w:rFonts w:cs="Calibri" w:ascii="Calibri" w:hAnsi="Calibri"/>
        </w:rPr>
        <w:t>thrust</w:t>
      </w:r>
      <w:r>
        <w:rPr>
          <w:rFonts w:cs="Calibri" w:ascii="Calibri" w:hAnsi="Calibri"/>
          <w:spacing w:val="-4"/>
        </w:rPr>
        <w:t xml:space="preserve"> </w:t>
      </w:r>
      <w:r>
        <w:rPr>
          <w:rFonts w:cs="Calibri" w:ascii="Calibri" w:hAnsi="Calibri"/>
        </w:rPr>
        <w:t>reverser.</w:t>
      </w:r>
    </w:p>
    <w:p>
      <w:pPr>
        <w:pStyle w:val="BodyText"/>
        <w:ind w:start="0" w:end="0"/>
        <w:rPr/>
      </w:pPr>
      <w:r>
        <w:rPr>
          <w:rFonts w:cs="Calibri" w:ascii="Calibri" w:hAnsi="Calibri"/>
        </w:rPr>
        <w:t>Operational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the</w:t>
      </w:r>
      <w:r>
        <w:rPr>
          <w:rFonts w:cs="Calibri" w:ascii="Calibri" w:hAnsi="Calibri"/>
          <w:spacing w:val="9"/>
        </w:rPr>
        <w:t xml:space="preserve"> </w:t>
      </w:r>
      <w:r>
        <w:rPr>
          <w:rFonts w:cs="Calibri" w:ascii="Calibri" w:hAnsi="Calibri"/>
        </w:rPr>
        <w:t>thrust</w:t>
      </w:r>
      <w:r>
        <w:rPr>
          <w:rFonts w:cs="Calibri" w:ascii="Calibri" w:hAnsi="Calibri"/>
          <w:spacing w:val="10"/>
        </w:rPr>
        <w:t xml:space="preserve"> </w:t>
      </w:r>
      <w:r>
        <w:rPr>
          <w:rFonts w:cs="Calibri" w:ascii="Calibri" w:hAnsi="Calibri"/>
        </w:rPr>
        <w:t>reverser</w:t>
      </w:r>
      <w:r>
        <w:rPr>
          <w:rFonts w:cs="Calibri" w:ascii="Calibri" w:hAnsi="Calibri"/>
          <w:spacing w:val="9"/>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Oil</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8"/>
        </w:rPr>
        <w:t xml:space="preserve"> </w:t>
      </w:r>
      <w:r>
        <w:rPr>
          <w:rFonts w:cs="Calibri" w:ascii="Calibri" w:hAnsi="Calibri"/>
          <w:spacing w:val="-1"/>
        </w:rPr>
        <w:t>oil.</w:t>
      </w:r>
      <w:r>
        <w:rPr>
          <w:rFonts w:cs="Calibri" w:ascii="Calibri" w:hAnsi="Calibri"/>
          <w:spacing w:val="27"/>
          <w:w w:val="99"/>
        </w:rPr>
        <w:t xml:space="preserve"> </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3"/>
        </w:rPr>
        <w:t xml:space="preserve"> </w:t>
      </w:r>
      <w:r>
        <w:rPr>
          <w:rFonts w:cs="Calibri" w:ascii="Calibri" w:hAnsi="Calibri"/>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pressure</w:t>
      </w:r>
      <w:r>
        <w:rPr>
          <w:rFonts w:cs="Calibri" w:ascii="Calibri" w:hAnsi="Calibri"/>
          <w:spacing w:val="-2"/>
        </w:rPr>
        <w:t xml:space="preserve"> </w:t>
      </w:r>
      <w:r>
        <w:rPr>
          <w:rFonts w:cs="Calibri" w:ascii="Calibri" w:hAnsi="Calibri"/>
          <w:spacing w:val="-1"/>
        </w:rPr>
        <w:t>relief</w:t>
      </w:r>
      <w:r>
        <w:rPr>
          <w:rFonts w:cs="Calibri" w:ascii="Calibri" w:hAnsi="Calibri"/>
          <w:spacing w:val="-2"/>
        </w:rPr>
        <w:t xml:space="preserve"> valve</w:t>
      </w:r>
      <w:r>
        <w:rPr>
          <w:rFonts w:cs="Calibri" w:ascii="Calibri" w:hAnsi="Calibri"/>
          <w:spacing w:val="-1"/>
        </w:rPr>
        <w:t>.</w:t>
      </w:r>
      <w:r>
        <w:rPr>
          <w:rFonts w:cs="Calibri" w:ascii="Calibri" w:hAnsi="Calibri"/>
          <w:spacing w:val="31"/>
          <w:w w:val="99"/>
        </w:rPr>
        <w:t xml:space="preserve"> </w:t>
      </w:r>
    </w:p>
    <w:p>
      <w:pPr>
        <w:pStyle w:val="BodyText"/>
        <w:ind w:start="0" w:end="0"/>
        <w:rPr/>
      </w:pPr>
      <w:r>
        <w:rPr>
          <w:rFonts w:cs="Calibri" w:ascii="Calibri" w:hAnsi="Calibri"/>
          <w:spacing w:val="-2"/>
        </w:rPr>
        <w:t>Replace</w:t>
      </w:r>
      <w:r>
        <w:rPr>
          <w:rFonts w:cs="Calibri" w:ascii="Calibri" w:hAnsi="Calibri"/>
          <w:spacing w:val="-15"/>
        </w:rPr>
        <w:t xml:space="preserve"> </w:t>
      </w:r>
      <w:r>
        <w:rPr>
          <w:rFonts w:cs="Calibri" w:ascii="Calibri" w:hAnsi="Calibri"/>
          <w:spacing w:val="-1"/>
        </w:rPr>
        <w:t>oil</w:t>
      </w:r>
      <w:r>
        <w:rPr>
          <w:rFonts w:cs="Calibri" w:ascii="Calibri" w:hAnsi="Calibri"/>
          <w:spacing w:val="-15"/>
        </w:rPr>
        <w:t xml:space="preserve"> </w:t>
      </w:r>
      <w:r>
        <w:rPr>
          <w:rFonts w:cs="Calibri" w:ascii="Calibri" w:hAnsi="Calibri"/>
        </w:rPr>
        <w:t>tank.</w:t>
      </w:r>
    </w:p>
    <w:p>
      <w:pPr>
        <w:pStyle w:val="BodyText"/>
        <w:ind w:start="0" w:end="0"/>
        <w:rPr>
          <w:rFonts w:ascii="Calibri" w:hAnsi="Calibri" w:cs="Calibri"/>
        </w:rPr>
      </w:pPr>
      <w:r>
        <w:rPr>
          <w:rFonts w:cs="Calibri" w:ascii="Calibri" w:hAnsi="Calibri"/>
          <w:spacing w:val="-2"/>
        </w:rPr>
        <w:t>Replace</w:t>
      </w:r>
      <w:r>
        <w:rPr>
          <w:rFonts w:cs="Calibri" w:ascii="Calibri" w:hAnsi="Calibri"/>
          <w:spacing w:val="-9"/>
        </w:rPr>
        <w:t xml:space="preserve"> </w:t>
      </w:r>
      <w:r>
        <w:rPr>
          <w:rFonts w:cs="Calibri" w:ascii="Calibri" w:hAnsi="Calibri"/>
          <w:spacing w:val="-1"/>
        </w:rPr>
        <w:t>oil</w:t>
      </w:r>
      <w:r>
        <w:rPr>
          <w:rFonts w:cs="Calibri" w:ascii="Calibri" w:hAnsi="Calibri"/>
          <w:spacing w:val="-8"/>
        </w:rPr>
        <w:t xml:space="preserve"> </w:t>
      </w:r>
      <w:r>
        <w:rPr>
          <w:rFonts w:cs="Calibri" w:ascii="Calibri" w:hAnsi="Calibri"/>
          <w:spacing w:val="-1"/>
        </w:rPr>
        <w:t>pump.</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rPr>
        <w:t>oil</w:t>
      </w:r>
      <w:r>
        <w:rPr>
          <w:rFonts w:cs="Calibri" w:ascii="Calibri" w:hAnsi="Calibri"/>
          <w:spacing w:val="-17"/>
        </w:rPr>
        <w:t xml:space="preserve"> </w:t>
      </w:r>
      <w:r>
        <w:rPr>
          <w:rFonts w:cs="Calibri" w:ascii="Calibri" w:hAnsi="Calibri"/>
          <w:spacing w:val="-1"/>
        </w:rPr>
        <w:t>cooler.</w:t>
      </w:r>
    </w:p>
    <w:p>
      <w:pPr>
        <w:pStyle w:val="BodyText"/>
        <w:ind w:start="0" w:end="0"/>
        <w:rPr/>
      </w:pPr>
      <w:r>
        <w:rPr>
          <w:rFonts w:cs="Calibri" w:ascii="Calibri" w:hAnsi="Calibri"/>
          <w:spacing w:val="-2"/>
        </w:rPr>
        <w:t>Replac</w:t>
      </w:r>
      <w:r>
        <w:rPr>
          <w:rFonts w:cs="Calibri" w:ascii="Calibri" w:hAnsi="Calibri"/>
          <w:spacing w:val="-1"/>
        </w:rPr>
        <w:t>e firewall shut-off</w:t>
      </w:r>
      <w:r>
        <w:rPr>
          <w:rFonts w:cs="Calibri" w:ascii="Calibri" w:hAnsi="Calibri"/>
          <w:spacing w:val="-3"/>
        </w:rPr>
        <w:t xml:space="preserve"> </w:t>
      </w:r>
      <w:r>
        <w:rPr>
          <w:rFonts w:cs="Calibri" w:ascii="Calibri" w:hAnsi="Calibri"/>
          <w:spacing w:val="-2"/>
        </w:rPr>
        <w:t>val</w:t>
      </w:r>
      <w:r>
        <w:rPr>
          <w:rFonts w:cs="Calibri" w:ascii="Calibri" w:hAnsi="Calibri"/>
          <w:spacing w:val="-1"/>
        </w:rPr>
        <w:t>ve.</w:t>
      </w:r>
      <w:r>
        <w:rPr>
          <w:rFonts w:cs="Calibri" w:ascii="Calibri" w:hAnsi="Calibri"/>
          <w:spacing w:val="47"/>
          <w:w w:val="99"/>
        </w:rPr>
        <w:t xml:space="preserve"> </w:t>
      </w:r>
    </w:p>
    <w:p>
      <w:pPr>
        <w:pStyle w:val="BodyText"/>
        <w:ind w:start="0" w:end="0"/>
        <w:rPr/>
      </w:pPr>
      <w:r>
        <w:rPr>
          <w:rFonts w:cs="Calibri" w:ascii="Calibri" w:hAnsi="Calibri"/>
        </w:rPr>
        <w:t>Perform</w:t>
      </w:r>
      <w:r>
        <w:rPr>
          <w:rFonts w:cs="Calibri" w:ascii="Calibri" w:hAnsi="Calibri"/>
          <w:spacing w:val="11"/>
        </w:rPr>
        <w:t xml:space="preserve"> </w:t>
      </w:r>
      <w:r>
        <w:rPr>
          <w:rFonts w:cs="Calibri" w:ascii="Calibri" w:hAnsi="Calibri"/>
        </w:rPr>
        <w:t>oil</w:t>
      </w:r>
      <w:r>
        <w:rPr>
          <w:rFonts w:cs="Calibri" w:ascii="Calibri" w:hAnsi="Calibri"/>
          <w:spacing w:val="11"/>
        </w:rPr>
        <w:t xml:space="preserve"> </w:t>
      </w:r>
      <w:r>
        <w:rPr>
          <w:rFonts w:cs="Calibri" w:ascii="Calibri" w:hAnsi="Calibri"/>
        </w:rPr>
        <w:t>dilution</w:t>
      </w:r>
      <w:r>
        <w:rPr>
          <w:rFonts w:cs="Calibri" w:ascii="Calibri" w:hAnsi="Calibri"/>
          <w:spacing w:val="11"/>
        </w:rPr>
        <w:t xml:space="preserve"> </w:t>
      </w:r>
      <w:r>
        <w:rPr>
          <w:rFonts w:cs="Calibri" w:ascii="Calibri" w:hAnsi="Calibri"/>
        </w:rPr>
        <w:t>test.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keepNext w:val="true"/>
        <w:ind w:start="0" w:end="0"/>
        <w:rPr>
          <w:rFonts w:ascii="Calibri" w:hAnsi="Calibri" w:eastAsia="Lucida Sans" w:cs="Lucida Sans"/>
        </w:rPr>
      </w:pPr>
      <w:r>
        <w:rPr>
          <w:rFonts w:cs="Calibri" w:ascii="Calibri" w:hAnsi="Calibri"/>
          <w:b/>
          <w:w w:val="95"/>
        </w:rPr>
        <w:t>Starting</w:t>
      </w:r>
    </w:p>
    <w:p>
      <w:pPr>
        <w:pStyle w:val="BodyText"/>
        <w:keepNext w:val="true"/>
        <w:ind w:start="0" w:end="0"/>
        <w:rPr>
          <w:rFonts w:ascii="Calibri" w:hAnsi="Calibri" w:eastAsia="Lucida Sans" w:cs="Lucida Sans"/>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22"/>
        </w:rPr>
        <w:t xml:space="preserve"> </w:t>
      </w:r>
      <w:r>
        <w:rPr>
          <w:rFonts w:cs="Calibri" w:ascii="Calibri" w:hAnsi="Calibri"/>
          <w:spacing w:val="-1"/>
        </w:rPr>
        <w:t>starter.</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18"/>
        </w:rPr>
        <w:t xml:space="preserve"> </w:t>
      </w:r>
      <w:r>
        <w:rPr>
          <w:rFonts w:cs="Calibri" w:ascii="Calibri" w:hAnsi="Calibri"/>
          <w:spacing w:val="-1"/>
        </w:rPr>
        <w:t>start</w:t>
      </w:r>
      <w:r>
        <w:rPr>
          <w:rFonts w:cs="Calibri" w:ascii="Calibri" w:hAnsi="Calibri"/>
          <w:spacing w:val="-18"/>
        </w:rPr>
        <w:t xml:space="preserve"> </w:t>
      </w:r>
      <w:r>
        <w:rPr>
          <w:rFonts w:cs="Calibri" w:ascii="Calibri" w:hAnsi="Calibri"/>
          <w:spacing w:val="-1"/>
        </w:rPr>
        <w:t>rel</w:t>
      </w:r>
      <w:r>
        <w:rPr>
          <w:rFonts w:cs="Calibri" w:ascii="Calibri" w:hAnsi="Calibri"/>
          <w:spacing w:val="-2"/>
        </w:rPr>
        <w:t>a</w:t>
      </w:r>
      <w:r>
        <w:rPr>
          <w:rFonts w:cs="Calibri" w:ascii="Calibri" w:hAnsi="Calibri"/>
          <w:spacing w:val="-1"/>
        </w:rPr>
        <w:t>y.</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8"/>
        </w:rPr>
        <w:t xml:space="preserve"> </w:t>
      </w:r>
      <w:r>
        <w:rPr>
          <w:rFonts w:cs="Calibri" w:ascii="Calibri" w:hAnsi="Calibri"/>
          <w:spacing w:val="-1"/>
        </w:rPr>
        <w:t>start</w:t>
      </w:r>
      <w:r>
        <w:rPr>
          <w:rFonts w:cs="Calibri" w:ascii="Calibri" w:hAnsi="Calibri"/>
          <w:spacing w:val="-7"/>
        </w:rPr>
        <w:t xml:space="preserve"> </w:t>
      </w:r>
      <w:r>
        <w:rPr>
          <w:rFonts w:cs="Calibri" w:ascii="Calibri" w:hAnsi="Calibri"/>
          <w:spacing w:val="-1"/>
        </w:rPr>
        <w:t>control</w:t>
      </w:r>
      <w:r>
        <w:rPr>
          <w:rFonts w:cs="Calibri" w:ascii="Calibri" w:hAnsi="Calibri"/>
          <w:spacing w:val="-8"/>
        </w:rPr>
        <w:t xml:space="preserve"> </w:t>
      </w:r>
      <w:r>
        <w:rPr>
          <w:rFonts w:cs="Calibri" w:ascii="Calibri" w:hAnsi="Calibri"/>
          <w:spacing w:val="-2"/>
        </w:rPr>
        <w:t>val</w:t>
      </w:r>
      <w:r>
        <w:rPr>
          <w:rFonts w:cs="Calibri" w:ascii="Calibri" w:hAnsi="Calibri"/>
          <w:spacing w:val="-1"/>
        </w:rPr>
        <w:t>ve.</w:t>
      </w:r>
      <w:r>
        <w:rPr>
          <w:rFonts w:cs="Calibri" w:ascii="Calibri" w:hAnsi="Calibri"/>
          <w:spacing w:val="39"/>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1"/>
        </w:rPr>
        <w:t xml:space="preserve"> </w:t>
      </w:r>
      <w:r>
        <w:rPr>
          <w:rFonts w:cs="Calibri" w:ascii="Calibri" w:hAnsi="Calibri"/>
          <w:spacing w:val="-2"/>
        </w:rPr>
        <w:t>cran</w:t>
      </w:r>
      <w:r>
        <w:rPr>
          <w:rFonts w:cs="Calibri" w:ascii="Calibri" w:hAnsi="Calibri"/>
          <w:spacing w:val="-1"/>
        </w:rPr>
        <w:t>king</w:t>
      </w:r>
      <w:r>
        <w:rPr>
          <w:rFonts w:cs="Calibri" w:ascii="Calibri" w:hAnsi="Calibri"/>
          <w:spacing w:val="-20"/>
        </w:rPr>
        <w:t xml:space="preserve"> </w:t>
      </w:r>
      <w:r>
        <w:rPr>
          <w:rFonts w:cs="Calibri" w:ascii="Calibri" w:hAnsi="Calibri"/>
          <w:spacing w:val="-1"/>
        </w:rPr>
        <w:t>speed.</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Turbo</w:t>
      </w:r>
      <w:r>
        <w:rPr>
          <w:rFonts w:eastAsia="Lucida Sans" w:cs="Lucida Sans" w:ascii="Calibri" w:hAnsi="Calibri"/>
          <w:b/>
          <w:bCs/>
          <w:spacing w:val="-1"/>
          <w:w w:val="95"/>
        </w:rPr>
        <w:t>c</w:t>
      </w:r>
      <w:r>
        <w:rPr>
          <w:rFonts w:eastAsia="Lucida Sans" w:cs="Lucida Sans" w:ascii="Calibri" w:hAnsi="Calibri"/>
          <w:b/>
          <w:bCs/>
          <w:spacing w:val="-2"/>
          <w:w w:val="95"/>
        </w:rPr>
        <w:t>harger</w:t>
      </w:r>
      <w:r>
        <w:rPr>
          <w:rFonts w:eastAsia="Lucida Sans" w:cs="Lucida Sans" w:ascii="Calibri" w:hAnsi="Calibri"/>
          <w:b/>
          <w:bCs/>
          <w:spacing w:val="-33"/>
          <w:w w:val="95"/>
        </w:rPr>
        <w:t xml:space="preserve"> </w:t>
      </w:r>
      <w:r>
        <w:rPr>
          <w:rFonts w:eastAsia="Lucida Sans" w:cs="Lucida Sans" w:ascii="Calibri" w:hAnsi="Calibri"/>
          <w:b/>
          <w:bCs/>
          <w:w w:val="95"/>
        </w:rPr>
        <w:t>–</w:t>
      </w:r>
      <w:r>
        <w:rPr>
          <w:rFonts w:eastAsia="Lucida Sans" w:cs="Lucida Sans" w:ascii="Calibri" w:hAnsi="Calibri"/>
          <w:b/>
          <w:bCs/>
          <w:spacing w:val="-32"/>
          <w:w w:val="95"/>
        </w:rPr>
        <w:t xml:space="preserve"> </w:t>
      </w:r>
      <w:r>
        <w:rPr>
          <w:rFonts w:eastAsia="Lucida Sans" w:cs="Lucida Sans" w:ascii="Calibri" w:hAnsi="Calibri"/>
          <w:b/>
          <w:bCs/>
          <w:w w:val="95"/>
        </w:rPr>
        <w:t>Piston</w:t>
      </w:r>
      <w:r>
        <w:rPr>
          <w:rFonts w:eastAsia="Lucida Sans" w:cs="Lucida Sans" w:ascii="Calibri" w:hAnsi="Calibri"/>
          <w:b/>
          <w:bCs/>
          <w:spacing w:val="-33"/>
          <w:w w:val="95"/>
        </w:rPr>
        <w:t xml:space="preserve"> </w:t>
      </w:r>
      <w:r>
        <w:rPr>
          <w:rFonts w:eastAsia="Lucida Sans" w:cs="Lucida Sans" w:ascii="Calibri" w:hAnsi="Calibri"/>
          <w:b/>
          <w:bCs/>
          <w:w w:val="95"/>
        </w:rPr>
        <w:t>Engines</w:t>
      </w:r>
    </w:p>
    <w:p>
      <w:pPr>
        <w:pStyle w:val="BodyText"/>
        <w:ind w:start="0" w:end="0"/>
        <w:rPr/>
      </w:pPr>
      <w:r>
        <w:rPr>
          <w:rFonts w:cs="Calibri" w:ascii="Calibri" w:hAnsi="Calibri"/>
          <w:spacing w:val="-1"/>
          <w:w w:val="95"/>
        </w:rPr>
        <w:t>Replace</w:t>
      </w:r>
      <w:r>
        <w:rPr>
          <w:rFonts w:cs="Calibri" w:ascii="Calibri" w:hAnsi="Calibri"/>
          <w:spacing w:val="-3"/>
          <w:w w:val="95"/>
        </w:rPr>
        <w:t xml:space="preserve"> </w:t>
      </w:r>
      <w:r>
        <w:rPr>
          <w:rFonts w:cs="Calibri" w:ascii="Calibri" w:hAnsi="Calibri"/>
          <w:w w:val="95"/>
        </w:rPr>
        <w:t>PRT.</w:t>
      </w:r>
      <w:r>
        <w:rPr>
          <w:rFonts w:cs="Calibri" w:ascii="Calibri" w:hAnsi="Calibri"/>
          <w:w w:val="92"/>
        </w:rPr>
        <w:t xml:space="preserve"> </w:t>
      </w:r>
      <w:r>
        <w:rPr>
          <w:rFonts w:cs="Calibri" w:ascii="Calibri" w:hAnsi="Calibri"/>
          <w:spacing w:val="26"/>
          <w:w w:val="92"/>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turbo-blower.</w:t>
      </w:r>
      <w:r>
        <w:rPr>
          <w:rFonts w:cs="Calibri" w:ascii="Calibri" w:hAnsi="Calibri"/>
          <w:spacing w:val="36"/>
          <w:w w:val="101"/>
        </w:rPr>
        <w:t xml:space="preserve"> </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17"/>
        </w:rPr>
        <w:t xml:space="preserve"> </w:t>
      </w:r>
      <w:r>
        <w:rPr>
          <w:rFonts w:cs="Calibri" w:ascii="Calibri" w:hAnsi="Calibri"/>
          <w:spacing w:val="-2"/>
        </w:rPr>
        <w:t>hea</w:t>
      </w:r>
      <w:r>
        <w:rPr>
          <w:rFonts w:cs="Calibri" w:ascii="Calibri" w:hAnsi="Calibri"/>
          <w:spacing w:val="-1"/>
        </w:rPr>
        <w:t>t</w:t>
      </w:r>
      <w:r>
        <w:rPr>
          <w:rFonts w:cs="Calibri" w:ascii="Calibri" w:hAnsi="Calibri"/>
          <w:spacing w:val="-16"/>
        </w:rPr>
        <w:t xml:space="preserve"> </w:t>
      </w:r>
      <w:r>
        <w:rPr>
          <w:rFonts w:cs="Calibri" w:ascii="Calibri" w:hAnsi="Calibri"/>
          <w:spacing w:val="-1"/>
        </w:rPr>
        <w:t>shields.</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6"/>
        </w:rPr>
        <w:t xml:space="preserve"> </w:t>
      </w:r>
      <w:r>
        <w:rPr>
          <w:rFonts w:cs="Calibri" w:ascii="Calibri" w:hAnsi="Calibri"/>
          <w:spacing w:val="-1"/>
        </w:rPr>
        <w:t>waste</w:t>
      </w:r>
      <w:r>
        <w:rPr>
          <w:rFonts w:cs="Calibri" w:ascii="Calibri" w:hAnsi="Calibri"/>
          <w:spacing w:val="-6"/>
        </w:rPr>
        <w:t xml:space="preserve"> </w:t>
      </w:r>
      <w:r>
        <w:rPr>
          <w:rFonts w:cs="Calibri" w:ascii="Calibri" w:hAnsi="Calibri"/>
          <w:spacing w:val="-1"/>
        </w:rPr>
        <w:t>gate.</w:t>
      </w:r>
    </w:p>
    <w:p>
      <w:pPr>
        <w:pStyle w:val="BodyText"/>
        <w:ind w:start="0" w:end="0"/>
        <w:rPr/>
      </w:pPr>
      <w:r>
        <w:rPr>
          <w:rFonts w:cs="Calibri" w:ascii="Calibri" w:hAnsi="Calibri"/>
        </w:rPr>
        <w:t>Adjust</w:t>
      </w:r>
      <w:r>
        <w:rPr>
          <w:rFonts w:cs="Calibri" w:ascii="Calibri" w:hAnsi="Calibri"/>
          <w:spacing w:val="10"/>
        </w:rPr>
        <w:t xml:space="preserve"> </w:t>
      </w:r>
      <w:r>
        <w:rPr>
          <w:rFonts w:cs="Calibri" w:ascii="Calibri" w:hAnsi="Calibri"/>
          <w:spacing w:val="-1"/>
        </w:rPr>
        <w:t>density</w:t>
      </w:r>
      <w:r>
        <w:rPr>
          <w:rFonts w:cs="Calibri" w:ascii="Calibri" w:hAnsi="Calibri"/>
          <w:spacing w:val="10"/>
        </w:rPr>
        <w:t xml:space="preserve"> </w:t>
      </w:r>
      <w:r>
        <w:rPr>
          <w:rFonts w:cs="Calibri" w:ascii="Calibri" w:hAnsi="Calibri"/>
        </w:rPr>
        <w:t>controller.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20"/>
          <w:w w:val="95"/>
        </w:rPr>
        <w:t xml:space="preserve"> </w:t>
      </w:r>
      <w:r>
        <w:rPr>
          <w:rFonts w:cs="Calibri" w:ascii="Calibri" w:hAnsi="Calibri"/>
          <w:b/>
          <w:w w:val="95"/>
        </w:rPr>
        <w:t>Water</w:t>
      </w:r>
      <w:r>
        <w:rPr>
          <w:rFonts w:cs="Calibri" w:ascii="Calibri" w:hAnsi="Calibri"/>
          <w:b/>
          <w:spacing w:val="-19"/>
          <w:w w:val="95"/>
        </w:rPr>
        <w:t xml:space="preserve"> </w:t>
      </w:r>
      <w:r>
        <w:rPr>
          <w:rFonts w:cs="Calibri" w:ascii="Calibri" w:hAnsi="Calibri"/>
          <w:b/>
          <w:w w:val="95"/>
        </w:rPr>
        <w:t>Injection</w:t>
      </w:r>
    </w:p>
    <w:p>
      <w:pPr>
        <w:pStyle w:val="BodyText"/>
        <w:ind w:start="0" w:end="0"/>
        <w:rPr/>
      </w:pPr>
      <w:r>
        <w:rPr>
          <w:rFonts w:cs="Calibri" w:ascii="Calibri" w:hAnsi="Calibri"/>
        </w:rPr>
        <w:t>Replace</w:t>
      </w:r>
      <w:r>
        <w:rPr>
          <w:rFonts w:cs="Calibri" w:ascii="Calibri" w:hAnsi="Calibri"/>
          <w:spacing w:val="1"/>
        </w:rPr>
        <w:t xml:space="preserve"> </w:t>
      </w:r>
      <w:r>
        <w:rPr>
          <w:rFonts w:cs="Calibri" w:ascii="Calibri" w:hAnsi="Calibri"/>
        </w:rPr>
        <w:t>water/methanol</w:t>
      </w:r>
      <w:r>
        <w:rPr>
          <w:rFonts w:cs="Calibri" w:ascii="Calibri" w:hAnsi="Calibri"/>
          <w:spacing w:val="2"/>
        </w:rPr>
        <w:t xml:space="preserve"> </w:t>
      </w:r>
      <w:r>
        <w:rPr>
          <w:rFonts w:cs="Calibri" w:ascii="Calibri" w:hAnsi="Calibri"/>
        </w:rPr>
        <w:t>pump.</w:t>
      </w:r>
      <w:r>
        <w:rPr>
          <w:rFonts w:cs="Calibri" w:ascii="Calibri" w:hAnsi="Calibri"/>
          <w:w w:val="101"/>
        </w:rPr>
        <w:t xml:space="preserve"> </w:t>
      </w:r>
    </w:p>
    <w:p>
      <w:pPr>
        <w:pStyle w:val="BodyText"/>
        <w:ind w:start="0" w:end="0"/>
        <w:rPr/>
      </w:pPr>
      <w:r>
        <w:rPr>
          <w:rFonts w:cs="Calibri" w:ascii="Calibri" w:hAnsi="Calibri"/>
        </w:rPr>
        <w:t>Flow</w:t>
      </w:r>
      <w:r>
        <w:rPr>
          <w:rFonts w:cs="Calibri" w:ascii="Calibri" w:hAnsi="Calibri"/>
          <w:spacing w:val="15"/>
        </w:rPr>
        <w:t xml:space="preserve"> </w:t>
      </w:r>
      <w:r>
        <w:rPr>
          <w:rFonts w:cs="Calibri" w:ascii="Calibri" w:hAnsi="Calibri"/>
        </w:rPr>
        <w:t>check</w:t>
      </w:r>
      <w:r>
        <w:rPr>
          <w:rFonts w:cs="Calibri" w:ascii="Calibri" w:hAnsi="Calibri"/>
          <w:spacing w:val="17"/>
        </w:rPr>
        <w:t xml:space="preserve"> </w:t>
      </w:r>
      <w:r>
        <w:rPr>
          <w:rFonts w:cs="Calibri" w:ascii="Calibri" w:hAnsi="Calibri"/>
          <w:spacing w:val="-1"/>
        </w:rPr>
        <w:t>water/methanol</w:t>
      </w:r>
      <w:r>
        <w:rPr>
          <w:rFonts w:cs="Calibri" w:ascii="Calibri" w:hAnsi="Calibri"/>
          <w:spacing w:val="15"/>
        </w:rPr>
        <w:t xml:space="preserve"> </w:t>
      </w:r>
      <w:r>
        <w:rPr>
          <w:rFonts w:cs="Calibri" w:ascii="Calibri" w:hAnsi="Calibri"/>
        </w:rPr>
        <w:t>system.</w:t>
      </w:r>
      <w:r>
        <w:rPr>
          <w:rFonts w:cs="Calibri" w:ascii="Calibri" w:hAnsi="Calibri"/>
          <w:spacing w:val="26"/>
          <w:w w:val="103"/>
        </w:rPr>
        <w:t xml:space="preserve"> </w:t>
      </w:r>
    </w:p>
    <w:p>
      <w:pPr>
        <w:pStyle w:val="BodyText"/>
        <w:ind w:start="0" w:end="0"/>
        <w:rPr/>
      </w:pPr>
      <w:r>
        <w:rPr>
          <w:rFonts w:cs="Calibri" w:ascii="Calibri" w:hAnsi="Calibri"/>
        </w:rPr>
        <w:t>Adjust</w:t>
      </w:r>
      <w:r>
        <w:rPr>
          <w:rFonts w:cs="Calibri" w:ascii="Calibri" w:hAnsi="Calibri"/>
          <w:spacing w:val="17"/>
        </w:rPr>
        <w:t xml:space="preserve"> </w:t>
      </w:r>
      <w:r>
        <w:rPr>
          <w:rFonts w:cs="Calibri" w:ascii="Calibri" w:hAnsi="Calibri"/>
        </w:rPr>
        <w:t>water/methanol</w:t>
      </w:r>
      <w:r>
        <w:rPr>
          <w:rFonts w:cs="Calibri" w:ascii="Calibri" w:hAnsi="Calibri"/>
          <w:spacing w:val="14"/>
        </w:rPr>
        <w:t xml:space="preserve"> </w:t>
      </w:r>
      <w:r>
        <w:rPr>
          <w:rFonts w:cs="Calibri" w:ascii="Calibri" w:hAnsi="Calibri"/>
        </w:rPr>
        <w:t>control</w:t>
      </w:r>
      <w:r>
        <w:rPr>
          <w:rFonts w:cs="Calibri" w:ascii="Calibri" w:hAnsi="Calibri"/>
          <w:spacing w:val="18"/>
        </w:rPr>
        <w:t xml:space="preserve"> </w:t>
      </w:r>
      <w:r>
        <w:rPr>
          <w:rFonts w:cs="Calibri" w:ascii="Calibri" w:hAnsi="Calibri"/>
        </w:rPr>
        <w:t>unit.</w:t>
      </w:r>
      <w:r>
        <w:rPr>
          <w:rFonts w:cs="Calibri" w:ascii="Calibri" w:hAnsi="Calibri"/>
          <w:w w:val="102"/>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fluid</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quality.</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Accessory</w:t>
      </w:r>
      <w:r>
        <w:rPr>
          <w:rFonts w:cs="Calibri" w:ascii="Calibri" w:hAnsi="Calibri"/>
          <w:b/>
          <w:spacing w:val="61"/>
          <w:w w:val="90"/>
        </w:rPr>
        <w:t xml:space="preserve"> </w:t>
      </w:r>
      <w:r>
        <w:rPr>
          <w:rFonts w:cs="Calibri" w:ascii="Calibri" w:hAnsi="Calibri"/>
          <w:b/>
          <w:spacing w:val="-1"/>
          <w:w w:val="90"/>
        </w:rPr>
        <w:t>Gearboxes</w:t>
      </w:r>
    </w:p>
    <w:p>
      <w:pPr>
        <w:pStyle w:val="BodyText"/>
        <w:ind w:start="0" w:end="0"/>
        <w:rPr/>
      </w:pPr>
      <w:r>
        <w:rPr>
          <w:rFonts w:cs="Calibri" w:ascii="Calibri" w:hAnsi="Calibri"/>
          <w:spacing w:val="-1"/>
          <w:w w:val="95"/>
        </w:rPr>
        <w:t>Replace</w:t>
      </w:r>
      <w:r>
        <w:rPr>
          <w:rFonts w:cs="Calibri" w:ascii="Calibri" w:hAnsi="Calibri"/>
          <w:spacing w:val="38"/>
          <w:w w:val="95"/>
        </w:rPr>
        <w:t xml:space="preserve"> </w:t>
      </w:r>
      <w:r>
        <w:rPr>
          <w:rFonts w:cs="Calibri" w:ascii="Calibri" w:hAnsi="Calibri"/>
          <w:w w:val="95"/>
        </w:rPr>
        <w:t>gearbox.</w:t>
      </w:r>
      <w:r>
        <w:rPr>
          <w:rFonts w:cs="Calibri" w:ascii="Calibri" w:hAnsi="Calibri"/>
          <w:spacing w:val="26"/>
          <w:w w:val="98"/>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drive</w:t>
      </w:r>
      <w:r>
        <w:rPr>
          <w:rFonts w:cs="Calibri" w:ascii="Calibri" w:hAnsi="Calibri"/>
          <w:spacing w:val="-9"/>
        </w:rPr>
        <w:t xml:space="preserve"> </w:t>
      </w:r>
      <w:r>
        <w:rPr>
          <w:rFonts w:cs="Calibri" w:ascii="Calibri" w:hAnsi="Calibri"/>
        </w:rPr>
        <w:t>shaft.</w:t>
      </w:r>
    </w:p>
    <w:p>
      <w:pPr>
        <w:pStyle w:val="BodyText"/>
        <w:ind w:start="0" w:end="0"/>
        <w:rPr/>
      </w:pPr>
      <w:r>
        <w:rPr>
          <w:rFonts w:cs="Calibri" w:ascii="Calibri" w:hAnsi="Calibri"/>
          <w:spacing w:val="-2"/>
        </w:rPr>
        <w:t>Che</w:t>
      </w:r>
      <w:r>
        <w:rPr>
          <w:rFonts w:cs="Calibri" w:ascii="Calibri" w:hAnsi="Calibri"/>
          <w:spacing w:val="-1"/>
        </w:rPr>
        <w:t>ck/inspect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rPr>
        <w:t>detector.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rPr>
        <w:t>APU</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APU.</w:t>
      </w:r>
      <w:r>
        <w:rPr>
          <w:rFonts w:cs="Calibri" w:ascii="Calibri" w:hAnsi="Calibri"/>
          <w:spacing w:val="36"/>
          <w:w w:val="97"/>
        </w:rPr>
        <w:t xml:space="preserve"> </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inlet</w:t>
      </w:r>
      <w:r>
        <w:rPr>
          <w:rFonts w:cs="Calibri" w:ascii="Calibri" w:hAnsi="Calibri"/>
          <w:spacing w:val="-8"/>
        </w:rPr>
        <w:t xml:space="preserve"> </w:t>
      </w:r>
      <w:r>
        <w:rPr>
          <w:rFonts w:cs="Calibri" w:ascii="Calibri" w:hAnsi="Calibri"/>
          <w:spacing w:val="-1"/>
        </w:rPr>
        <w:t>guide</w:t>
      </w:r>
      <w:r>
        <w:rPr>
          <w:rFonts w:cs="Calibri" w:ascii="Calibri" w:hAnsi="Calibri"/>
          <w:spacing w:val="-2"/>
        </w:rPr>
        <w:t>-vane</w:t>
      </w:r>
      <w:r>
        <w:rPr>
          <w:rFonts w:cs="Calibri" w:ascii="Calibri" w:hAnsi="Calibri"/>
          <w:spacing w:val="-7"/>
        </w:rPr>
        <w:t xml:space="preserve"> </w:t>
      </w:r>
      <w:r>
        <w:rPr>
          <w:rFonts w:cs="Calibri" w:ascii="Calibri" w:hAnsi="Calibri"/>
        </w:rPr>
        <w:t>actuator.</w:t>
      </w:r>
      <w:r>
        <w:rPr>
          <w:rFonts w:cs="Calibri" w:ascii="Calibri" w:hAnsi="Calibri"/>
          <w:spacing w:val="55"/>
          <w:w w:val="99"/>
        </w:rPr>
        <w:t xml:space="preserve"> </w:t>
      </w:r>
    </w:p>
    <w:p>
      <w:pPr>
        <w:pStyle w:val="BodyText"/>
        <w:ind w:start="0" w:end="0"/>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rPr>
        <w:t xml:space="preserve"> 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APU.</w:t>
      </w:r>
    </w:p>
    <w:p>
      <w:pPr>
        <w:pStyle w:val="Normal"/>
        <w:rPr>
          <w:rFonts w:ascii="Calibri" w:hAnsi="Calibri" w:cs="Calibri"/>
        </w:rPr>
      </w:pPr>
      <w:r>
        <w:rPr>
          <w:rFonts w:cs="Calibri" w:ascii="Calibri" w:hAnsi="Calibri"/>
        </w:rPr>
      </w:r>
    </w:p>
    <w:p>
      <w:pPr>
        <w:sectPr>
          <w:type w:val="continuous"/>
          <w:pgSz w:orient="landscape" w:w="16838" w:h="11906"/>
          <w:pgMar w:left="851" w:right="851" w:gutter="0" w:header="567" w:top="794" w:footer="567" w:bottom="794"/>
          <w:cols w:num="2" w:space="566" w:equalWidth="true" w:sep="false"/>
          <w:formProt w:val="false"/>
          <w:textDirection w:val="lrTb"/>
          <w:docGrid w:type="default" w:linePitch="299" w:charSpace="0"/>
        </w:sectPr>
      </w:pPr>
    </w:p>
    <w:p>
      <w:pPr>
        <w:pStyle w:val="Normal"/>
        <w:spacing w:before="60" w:after="0"/>
        <w:jc w:val="both"/>
        <w:rPr/>
      </w:pPr>
      <w:r>
        <w:rPr/>
      </w:r>
      <w:r>
        <w:br w:type="page"/>
      </w:r>
    </w:p>
    <w:p>
      <w:pPr>
        <w:pStyle w:val="Heading2"/>
        <w:tabs>
          <w:tab w:val="clear" w:pos="720"/>
          <w:tab w:val="left" w:pos="2102" w:leader="none"/>
        </w:tabs>
        <w:spacing w:before="60" w:after="0"/>
        <w:ind w:start="0" w:end="0"/>
        <w:jc w:val="both"/>
        <w:rPr>
          <w:rFonts w:ascii="Calibri" w:hAnsi="Calibri" w:cs="Calibri"/>
          <w:b/>
          <w:w w:val="95"/>
          <w:sz w:val="22"/>
          <w:szCs w:val="22"/>
        </w:rPr>
      </w:pPr>
      <w:bookmarkStart w:id="4" w:name="Section_3.3_Glossary"/>
      <w:bookmarkEnd w:id="4"/>
      <w:r>
        <w:rPr>
          <w:rFonts w:cs="Calibri" w:ascii="Calibri" w:hAnsi="Calibri"/>
          <w:b/>
          <w:w w:val="95"/>
          <w:sz w:val="22"/>
          <w:szCs w:val="22"/>
        </w:rPr>
        <w:t>Glossary</w:t>
      </w:r>
    </w:p>
    <w:p>
      <w:pPr>
        <w:pStyle w:val="Normal"/>
        <w:spacing w:before="60" w:after="0"/>
        <w:jc w:val="both"/>
        <w:rPr>
          <w:rFonts w:ascii="Calibri" w:hAnsi="Calibri" w:cs="Calibri"/>
          <w:b/>
          <w:w w:val="95"/>
          <w:sz w:val="22"/>
          <w:szCs w:val="22"/>
        </w:rPr>
      </w:pPr>
      <w:r>
        <w:rPr>
          <w:rFonts w:cs="Calibri" w:ascii="Calibri" w:hAnsi="Calibri"/>
          <w:b/>
          <w:w w:val="95"/>
          <w:sz w:val="22"/>
          <w:szCs w:val="22"/>
        </w:rPr>
      </w:r>
    </w:p>
    <w:p>
      <w:pPr>
        <w:pStyle w:val="Normal"/>
        <w:spacing w:before="60" w:after="0"/>
        <w:jc w:val="both"/>
        <w:rPr>
          <w:rFonts w:cs="Arial"/>
        </w:rPr>
      </w:pPr>
      <w:r>
        <w:rPr>
          <w:rFonts w:cs="Arial"/>
        </w:rPr>
      </w:r>
    </w:p>
    <w:tbl>
      <w:tblPr>
        <w:tblW w:w="14260" w:type="dxa"/>
        <w:jc w:val="start"/>
        <w:tblInd w:w="140" w:type="dxa"/>
        <w:tblLayout w:type="fixed"/>
        <w:tblCellMar>
          <w:top w:w="0" w:type="dxa"/>
          <w:start w:w="0" w:type="dxa"/>
          <w:bottom w:w="0" w:type="dxa"/>
          <w:end w:w="0" w:type="dxa"/>
        </w:tblCellMar>
      </w:tblPr>
      <w:tblGrid>
        <w:gridCol w:w="1140"/>
        <w:gridCol w:w="5275"/>
        <w:gridCol w:w="2161"/>
        <w:gridCol w:w="3770"/>
        <w:gridCol w:w="1914"/>
      </w:tblGrid>
      <w:tr>
        <w:trPr/>
        <w:tc>
          <w:tcPr>
            <w:tcW w:w="1140" w:type="dxa"/>
            <w:tcBorders/>
          </w:tcPr>
          <w:p>
            <w:pPr>
              <w:pStyle w:val="TableParagraph"/>
              <w:spacing w:before="60" w:after="0"/>
              <w:jc w:val="both"/>
              <w:rPr>
                <w:rFonts w:eastAsia="Arial" w:cs="Arial"/>
              </w:rPr>
            </w:pPr>
            <w:r>
              <w:rPr>
                <w:rFonts w:cs="Arial"/>
                <w:w w:val="95"/>
              </w:rPr>
              <w:t>ABC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8"/>
              </w:rPr>
              <w:t xml:space="preserve"> </w:t>
            </w:r>
            <w:r>
              <w:rPr>
                <w:rFonts w:cs="Arial"/>
                <w:spacing w:val="-1"/>
              </w:rPr>
              <w:t>Boost</w:t>
            </w:r>
            <w:r>
              <w:rPr>
                <w:rFonts w:cs="Arial"/>
                <w:spacing w:val="9"/>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w w:val="95"/>
              </w:rPr>
              <w:t>FDR</w:t>
            </w:r>
          </w:p>
        </w:tc>
        <w:tc>
          <w:tcPr>
            <w:tcW w:w="3770" w:type="dxa"/>
            <w:tcBorders/>
          </w:tcPr>
          <w:p>
            <w:pPr>
              <w:pStyle w:val="TableParagraph"/>
              <w:spacing w:before="60" w:after="0"/>
              <w:jc w:val="both"/>
              <w:rPr>
                <w:rFonts w:eastAsia="Arial" w:cs="Arial"/>
              </w:rPr>
            </w:pPr>
            <w:r>
              <w:rPr>
                <w:rFonts w:cs="Arial"/>
              </w:rPr>
              <w:t>Flight</w:t>
            </w:r>
            <w:r>
              <w:rPr>
                <w:rFonts w:cs="Arial"/>
                <w:spacing w:val="-21"/>
              </w:rPr>
              <w:t xml:space="preserve"> </w:t>
            </w:r>
            <w:r>
              <w:rPr>
                <w:rFonts w:cs="Arial"/>
              </w:rPr>
              <w:t>Data</w:t>
            </w:r>
            <w:r>
              <w:rPr>
                <w:rFonts w:cs="Arial"/>
                <w:spacing w:val="-21"/>
              </w:rPr>
              <w:t xml:space="preserve"> </w:t>
            </w:r>
            <w:r>
              <w:rPr>
                <w:rFonts w:cs="Arial"/>
                <w:spacing w:val="-2"/>
              </w:rPr>
              <w:t>R</w:t>
            </w:r>
            <w:r>
              <w:rPr>
                <w:rFonts w:cs="Arial"/>
                <w:spacing w:val="-1"/>
              </w:rPr>
              <w:t>ecorder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ADI</w:t>
            </w:r>
          </w:p>
        </w:tc>
        <w:tc>
          <w:tcPr>
            <w:tcW w:w="5275" w:type="dxa"/>
            <w:tcBorders/>
          </w:tcPr>
          <w:p>
            <w:pPr>
              <w:pStyle w:val="TableParagraph"/>
              <w:spacing w:before="60" w:after="0"/>
              <w:jc w:val="both"/>
              <w:rPr>
                <w:rFonts w:eastAsia="Arial" w:cs="Arial"/>
              </w:rPr>
            </w:pPr>
            <w:r>
              <w:rPr>
                <w:rFonts w:cs="Arial"/>
                <w:spacing w:val="-3"/>
              </w:rPr>
              <w:t>Attitude</w:t>
            </w:r>
            <w:r>
              <w:rPr>
                <w:rFonts w:cs="Arial"/>
                <w:spacing w:val="12"/>
              </w:rPr>
              <w:t xml:space="preserve"> </w:t>
            </w:r>
            <w:r>
              <w:rPr>
                <w:rFonts w:cs="Arial"/>
                <w:spacing w:val="-1"/>
              </w:rPr>
              <w:t>Direction</w:t>
            </w:r>
            <w:r>
              <w:rPr>
                <w:rFonts w:cs="Arial"/>
                <w:spacing w:val="13"/>
              </w:rPr>
              <w:t xml:space="preserve"> </w:t>
            </w:r>
            <w:r>
              <w:rPr>
                <w:rFonts w:cs="Arial"/>
              </w:rPr>
              <w:t>Indicator</w:t>
            </w:r>
          </w:p>
        </w:tc>
        <w:tc>
          <w:tcPr>
            <w:tcW w:w="2161" w:type="dxa"/>
            <w:tcBorders/>
          </w:tcPr>
          <w:p>
            <w:pPr>
              <w:pStyle w:val="TableParagraph"/>
              <w:spacing w:before="60" w:after="0"/>
              <w:jc w:val="both"/>
              <w:rPr>
                <w:rFonts w:eastAsia="Arial" w:cs="Arial"/>
              </w:rPr>
            </w:pPr>
            <w:r>
              <w:rPr>
                <w:rFonts w:cs="Arial"/>
                <w:spacing w:val="-1"/>
                <w:w w:val="90"/>
              </w:rPr>
              <w:t>GPS</w:t>
            </w:r>
          </w:p>
        </w:tc>
        <w:tc>
          <w:tcPr>
            <w:tcW w:w="3770" w:type="dxa"/>
            <w:tcBorders/>
          </w:tcPr>
          <w:p>
            <w:pPr>
              <w:pStyle w:val="TableParagraph"/>
              <w:spacing w:before="60" w:after="0"/>
              <w:jc w:val="both"/>
              <w:rPr>
                <w:rFonts w:eastAsia="Arial" w:cs="Arial"/>
              </w:rPr>
            </w:pPr>
            <w:r>
              <w:rPr>
                <w:rFonts w:cs="Arial"/>
              </w:rPr>
              <w:t>Global</w:t>
            </w:r>
            <w:r>
              <w:rPr>
                <w:rFonts w:cs="Arial"/>
                <w:spacing w:val="-17"/>
              </w:rPr>
              <w:t xml:space="preserve"> </w:t>
            </w:r>
            <w:r>
              <w:rPr>
                <w:rFonts w:cs="Arial"/>
                <w:spacing w:val="-3"/>
              </w:rPr>
              <w:t>P</w:t>
            </w:r>
            <w:r>
              <w:rPr>
                <w:rFonts w:cs="Arial"/>
                <w:spacing w:val="-2"/>
              </w:rPr>
              <w:t>ositioning</w:t>
            </w:r>
            <w:r>
              <w:rPr>
                <w:rFonts w:cs="Arial"/>
                <w:spacing w:val="-17"/>
              </w:rPr>
              <w:t xml:space="preserve"> </w:t>
            </w:r>
            <w:r>
              <w:rPr>
                <w:rFonts w:cs="Arial"/>
                <w:spacing w:val="-3"/>
              </w:rPr>
              <w:t>S</w:t>
            </w:r>
            <w:r>
              <w:rPr>
                <w:rFonts w:cs="Arial"/>
                <w:spacing w:val="-2"/>
              </w:rPr>
              <w:t>ystem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AMC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18"/>
              </w:rPr>
              <w:t xml:space="preserve"> </w:t>
            </w:r>
            <w:r>
              <w:rPr>
                <w:rFonts w:cs="Arial"/>
                <w:spacing w:val="-1"/>
              </w:rPr>
              <w:t>Mixture</w:t>
            </w:r>
            <w:r>
              <w:rPr>
                <w:rFonts w:cs="Arial"/>
                <w:spacing w:val="18"/>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spacing w:val="-1"/>
                <w:w w:val="95"/>
              </w:rPr>
              <w:t>H</w:t>
            </w:r>
            <w:r>
              <w:rPr>
                <w:rFonts w:cs="Arial"/>
                <w:spacing w:val="-2"/>
                <w:w w:val="95"/>
              </w:rPr>
              <w:t>F</w:t>
            </w:r>
          </w:p>
        </w:tc>
        <w:tc>
          <w:tcPr>
            <w:tcW w:w="3770" w:type="dxa"/>
            <w:tcBorders/>
          </w:tcPr>
          <w:p>
            <w:pPr>
              <w:pStyle w:val="TableParagraph"/>
              <w:spacing w:before="60" w:after="0"/>
              <w:jc w:val="both"/>
              <w:rPr>
                <w:rFonts w:eastAsia="Arial" w:cs="Arial"/>
              </w:rPr>
            </w:pPr>
            <w:r>
              <w:rPr>
                <w:rFonts w:cs="Arial"/>
                <w:spacing w:val="-1"/>
              </w:rPr>
              <w:t>High</w:t>
            </w:r>
            <w:r>
              <w:rPr>
                <w:rFonts w:cs="Arial"/>
                <w:spacing w:val="-26"/>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110"/>
              </w:rPr>
              <w:t>AMM</w:t>
            </w:r>
          </w:p>
        </w:tc>
        <w:tc>
          <w:tcPr>
            <w:tcW w:w="5275" w:type="dxa"/>
            <w:tcBorders/>
          </w:tcPr>
          <w:p>
            <w:pPr>
              <w:pStyle w:val="TableParagraph"/>
              <w:spacing w:before="60" w:after="0"/>
              <w:jc w:val="both"/>
              <w:rPr>
                <w:rFonts w:eastAsia="Arial" w:cs="Arial"/>
              </w:rPr>
            </w:pPr>
            <w:r>
              <w:rPr>
                <w:rFonts w:cs="Arial"/>
                <w:spacing w:val="-2"/>
              </w:rPr>
              <w:t>Aircraft</w:t>
            </w:r>
            <w:r>
              <w:rPr>
                <w:rFonts w:cs="Arial"/>
              </w:rPr>
              <w:t xml:space="preserve"> Maintenance </w:t>
            </w:r>
            <w:r>
              <w:rPr>
                <w:rFonts w:cs="Arial"/>
                <w:spacing w:val="-1"/>
              </w:rPr>
              <w:t>Manu</w:t>
            </w:r>
            <w:r>
              <w:rPr>
                <w:rFonts w:cs="Arial"/>
                <w:spacing w:val="-2"/>
              </w:rPr>
              <w:t>al</w:t>
            </w:r>
          </w:p>
        </w:tc>
        <w:tc>
          <w:tcPr>
            <w:tcW w:w="2161" w:type="dxa"/>
            <w:tcBorders/>
          </w:tcPr>
          <w:p>
            <w:pPr>
              <w:pStyle w:val="TableParagraph"/>
              <w:spacing w:before="60" w:after="0"/>
              <w:jc w:val="both"/>
              <w:rPr>
                <w:rFonts w:eastAsia="Arial" w:cs="Arial"/>
              </w:rPr>
            </w:pPr>
            <w:r>
              <w:rPr>
                <w:rFonts w:cs="Arial"/>
                <w:w w:val="95"/>
              </w:rPr>
              <w:t>HIRF</w:t>
            </w:r>
          </w:p>
        </w:tc>
        <w:tc>
          <w:tcPr>
            <w:tcW w:w="3770" w:type="dxa"/>
            <w:tcBorders/>
          </w:tcPr>
          <w:p>
            <w:pPr>
              <w:pStyle w:val="TableParagraph"/>
              <w:spacing w:before="60" w:after="0"/>
              <w:jc w:val="both"/>
              <w:rPr>
                <w:rFonts w:eastAsia="Arial" w:cs="Arial"/>
              </w:rPr>
            </w:pPr>
            <w:r>
              <w:rPr>
                <w:rFonts w:cs="Arial"/>
              </w:rPr>
              <w:t>High</w:t>
            </w:r>
            <w:r>
              <w:rPr>
                <w:rFonts w:cs="Arial"/>
                <w:spacing w:val="-11"/>
              </w:rPr>
              <w:t xml:space="preserve"> </w:t>
            </w:r>
            <w:r>
              <w:rPr>
                <w:rFonts w:cs="Arial"/>
              </w:rPr>
              <w:t>Intensity</w:t>
            </w:r>
            <w:r>
              <w:rPr>
                <w:rFonts w:cs="Arial"/>
                <w:spacing w:val="-11"/>
              </w:rPr>
              <w:t xml:space="preserve"> </w:t>
            </w:r>
            <w:r>
              <w:rPr>
                <w:rFonts w:cs="Arial"/>
                <w:spacing w:val="-2"/>
              </w:rPr>
              <w:t>Ra</w:t>
            </w:r>
            <w:r>
              <w:rPr>
                <w:rFonts w:cs="Arial"/>
                <w:spacing w:val="-1"/>
              </w:rPr>
              <w:t>diated</w:t>
            </w:r>
            <w:r>
              <w:rPr>
                <w:rFonts w:cs="Arial"/>
                <w:spacing w:val="-11"/>
              </w:rPr>
              <w:t xml:space="preserve"> </w:t>
            </w:r>
            <w:r>
              <w:rPr>
                <w:rFonts w:cs="Arial"/>
                <w:spacing w:val="-2"/>
              </w:rPr>
              <w:t>F</w:t>
            </w:r>
            <w:r>
              <w:rPr>
                <w:rFonts w:cs="Arial"/>
                <w:spacing w:val="-1"/>
              </w:rPr>
              <w:t>ield</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APU</w:t>
            </w:r>
          </w:p>
        </w:tc>
        <w:tc>
          <w:tcPr>
            <w:tcW w:w="5275" w:type="dxa"/>
            <w:tcBorders/>
          </w:tcPr>
          <w:p>
            <w:pPr>
              <w:pStyle w:val="TableParagraph"/>
              <w:spacing w:before="60" w:after="0"/>
              <w:jc w:val="both"/>
              <w:rPr>
                <w:rFonts w:eastAsia="Arial" w:cs="Arial"/>
              </w:rPr>
            </w:pPr>
            <w:r>
              <w:rPr>
                <w:rFonts w:cs="Arial"/>
              </w:rPr>
              <w:t>Auxiliary</w:t>
            </w:r>
            <w:r>
              <w:rPr>
                <w:rFonts w:cs="Arial"/>
                <w:spacing w:val="-1"/>
              </w:rPr>
              <w:t xml:space="preserve"> </w:t>
            </w:r>
            <w:r>
              <w:rPr>
                <w:rFonts w:cs="Arial"/>
                <w:spacing w:val="-6"/>
              </w:rPr>
              <w:t>Po</w:t>
            </w:r>
            <w:r>
              <w:rPr>
                <w:rFonts w:cs="Arial"/>
                <w:spacing w:val="-5"/>
              </w:rPr>
              <w:t>w</w:t>
            </w:r>
            <w:r>
              <w:rPr>
                <w:rFonts w:cs="Arial"/>
                <w:spacing w:val="-6"/>
              </w:rPr>
              <w:t>er</w:t>
            </w:r>
            <w:r>
              <w:rPr>
                <w:rFonts w:cs="Arial"/>
              </w:rPr>
              <w:t xml:space="preserve"> Unit</w:t>
            </w:r>
          </w:p>
        </w:tc>
        <w:tc>
          <w:tcPr>
            <w:tcW w:w="2161" w:type="dxa"/>
            <w:tcBorders/>
          </w:tcPr>
          <w:p>
            <w:pPr>
              <w:pStyle w:val="TableParagraph"/>
              <w:spacing w:before="60" w:after="0"/>
              <w:jc w:val="both"/>
              <w:rPr>
                <w:rFonts w:eastAsia="Arial" w:cs="Arial"/>
              </w:rPr>
            </w:pPr>
            <w:r>
              <w:rPr>
                <w:rFonts w:cs="Arial"/>
                <w:w w:val="95"/>
              </w:rPr>
              <w:t>HP</w:t>
            </w:r>
          </w:p>
        </w:tc>
        <w:tc>
          <w:tcPr>
            <w:tcW w:w="3770" w:type="dxa"/>
            <w:tcBorders/>
          </w:tcPr>
          <w:p>
            <w:pPr>
              <w:pStyle w:val="TableParagraph"/>
              <w:spacing w:before="60" w:after="0"/>
              <w:jc w:val="both"/>
              <w:rPr>
                <w:rFonts w:eastAsia="Arial" w:cs="Arial"/>
              </w:rPr>
            </w:pPr>
            <w:r>
              <w:rPr>
                <w:rFonts w:cs="Arial"/>
              </w:rPr>
              <w:t>High</w:t>
            </w:r>
            <w:r>
              <w:rPr>
                <w:rFonts w:cs="Arial"/>
                <w:spacing w:val="-25"/>
              </w:rPr>
              <w:t xml:space="preserve"> </w:t>
            </w:r>
            <w:r>
              <w:rPr>
                <w:rFonts w:cs="Arial"/>
                <w:spacing w:val="-2"/>
              </w:rPr>
              <w:t>P</w:t>
            </w:r>
            <w:r>
              <w:rPr>
                <w:rFonts w:cs="Arial"/>
                <w:spacing w:val="-1"/>
              </w:rPr>
              <w:t>ressure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A</w:t>
            </w:r>
            <w:r>
              <w:rPr>
                <w:rFonts w:cs="Arial"/>
                <w:spacing w:val="-7"/>
                <w:w w:val="95"/>
              </w:rPr>
              <w:t>TC</w:t>
            </w:r>
          </w:p>
        </w:tc>
        <w:tc>
          <w:tcPr>
            <w:tcW w:w="5275" w:type="dxa"/>
            <w:tcBorders/>
          </w:tcPr>
          <w:p>
            <w:pPr>
              <w:pStyle w:val="TableParagraph"/>
              <w:spacing w:before="60" w:after="0"/>
              <w:jc w:val="both"/>
              <w:rPr>
                <w:rFonts w:eastAsia="Arial" w:cs="Arial"/>
              </w:rPr>
            </w:pPr>
            <w:r>
              <w:rPr>
                <w:rFonts w:cs="Arial"/>
                <w:spacing w:val="-1"/>
              </w:rPr>
              <w:t>Air</w:t>
            </w:r>
            <w:r>
              <w:rPr>
                <w:rFonts w:cs="Arial"/>
                <w:spacing w:val="-7"/>
              </w:rPr>
              <w:t xml:space="preserve"> Traf</w:t>
            </w:r>
            <w:r>
              <w:rPr>
                <w:rFonts w:cs="Arial"/>
                <w:spacing w:val="-6"/>
              </w:rPr>
              <w:t xml:space="preserve">fic </w:t>
            </w:r>
            <w:r>
              <w:rPr>
                <w:rFonts w:cs="Arial"/>
                <w:spacing w:val="-1"/>
              </w:rPr>
              <w:t>Control</w:t>
            </w:r>
          </w:p>
        </w:tc>
        <w:tc>
          <w:tcPr>
            <w:tcW w:w="2161" w:type="dxa"/>
            <w:tcBorders/>
          </w:tcPr>
          <w:p>
            <w:pPr>
              <w:pStyle w:val="TableParagraph"/>
              <w:spacing w:before="60" w:after="0"/>
              <w:jc w:val="both"/>
              <w:rPr>
                <w:rFonts w:eastAsia="Arial" w:cs="Arial"/>
              </w:rPr>
            </w:pPr>
            <w:r>
              <w:rPr>
                <w:rFonts w:cs="Arial"/>
                <w:spacing w:val="-1"/>
                <w:w w:val="95"/>
              </w:rPr>
              <w:t>HSI</w:t>
            </w:r>
          </w:p>
        </w:tc>
        <w:tc>
          <w:tcPr>
            <w:tcW w:w="3770" w:type="dxa"/>
            <w:tcBorders/>
          </w:tcPr>
          <w:p>
            <w:pPr>
              <w:pStyle w:val="TableParagraph"/>
              <w:spacing w:before="60" w:after="0"/>
              <w:jc w:val="both"/>
              <w:rPr>
                <w:rFonts w:eastAsia="Arial" w:cs="Arial"/>
              </w:rPr>
            </w:pPr>
            <w:r>
              <w:rPr>
                <w:rFonts w:cs="Arial"/>
                <w:spacing w:val="-2"/>
              </w:rPr>
              <w:t>Horiz</w:t>
            </w:r>
            <w:r>
              <w:rPr>
                <w:rFonts w:cs="Arial"/>
                <w:spacing w:val="-1"/>
              </w:rPr>
              <w:t>ont</w:t>
            </w:r>
            <w:r>
              <w:rPr>
                <w:rFonts w:cs="Arial"/>
                <w:spacing w:val="-2"/>
              </w:rPr>
              <w:t>al</w:t>
            </w:r>
            <w:r>
              <w:rPr>
                <w:rFonts w:cs="Arial"/>
                <w:spacing w:val="-16"/>
              </w:rPr>
              <w:t xml:space="preserve"> </w:t>
            </w:r>
            <w:r>
              <w:rPr>
                <w:rFonts w:cs="Arial"/>
                <w:spacing w:val="-2"/>
              </w:rPr>
              <w:t>Situation</w:t>
            </w:r>
            <w:r>
              <w:rPr>
                <w:rFonts w:cs="Arial"/>
                <w:spacing w:val="-15"/>
              </w:rPr>
              <w:t xml:space="preserve"> </w:t>
            </w:r>
            <w:r>
              <w:rPr>
                <w:rFonts w:cs="Arial"/>
                <w:spacing w:val="-1"/>
              </w:rPr>
              <w:t>Indic</w:t>
            </w:r>
            <w:r>
              <w:rPr>
                <w:rFonts w:cs="Arial"/>
                <w:spacing w:val="-2"/>
              </w:rPr>
              <w:t>a</w:t>
            </w:r>
            <w:r>
              <w:rPr>
                <w:rFonts w:cs="Arial"/>
                <w:spacing w:val="-1"/>
              </w:rPr>
              <w:t>tor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5"/>
              </w:rPr>
              <w:t>AV</w:t>
            </w:r>
            <w:r>
              <w:rPr>
                <w:rFonts w:cs="Arial"/>
                <w:spacing w:val="-4"/>
              </w:rPr>
              <w:t>M</w:t>
            </w:r>
          </w:p>
        </w:tc>
        <w:tc>
          <w:tcPr>
            <w:tcW w:w="5275" w:type="dxa"/>
            <w:tcBorders/>
          </w:tcPr>
          <w:p>
            <w:pPr>
              <w:pStyle w:val="TableParagraph"/>
              <w:spacing w:before="60" w:after="0"/>
              <w:jc w:val="both"/>
              <w:rPr>
                <w:rFonts w:eastAsia="Arial" w:cs="Arial"/>
              </w:rPr>
            </w:pPr>
            <w:r>
              <w:rPr>
                <w:rFonts w:cs="Arial"/>
                <w:spacing w:val="-2"/>
              </w:rPr>
              <w:t>Aircraft</w:t>
            </w:r>
            <w:r>
              <w:rPr>
                <w:rFonts w:cs="Arial"/>
                <w:spacing w:val="9"/>
              </w:rPr>
              <w:t xml:space="preserve"> </w:t>
            </w:r>
            <w:r>
              <w:rPr>
                <w:rFonts w:cs="Arial"/>
                <w:spacing w:val="-2"/>
              </w:rPr>
              <w:t>V</w:t>
            </w:r>
            <w:r>
              <w:rPr>
                <w:rFonts w:cs="Arial"/>
                <w:spacing w:val="-1"/>
              </w:rPr>
              <w:t>ibration</w:t>
            </w:r>
            <w:r>
              <w:rPr>
                <w:rFonts w:cs="Arial"/>
                <w:spacing w:val="7"/>
              </w:rPr>
              <w:t xml:space="preserve"> </w:t>
            </w:r>
            <w:r>
              <w:rPr>
                <w:rFonts w:cs="Arial"/>
                <w:spacing w:val="-1"/>
              </w:rPr>
              <w:t>Monitor</w:t>
            </w:r>
          </w:p>
        </w:tc>
        <w:tc>
          <w:tcPr>
            <w:tcW w:w="2161" w:type="dxa"/>
            <w:tcBorders/>
          </w:tcPr>
          <w:p>
            <w:pPr>
              <w:pStyle w:val="TableParagraph"/>
              <w:spacing w:before="60" w:after="0"/>
              <w:jc w:val="both"/>
              <w:rPr>
                <w:rFonts w:eastAsia="Arial" w:cs="Arial"/>
              </w:rPr>
            </w:pPr>
            <w:r>
              <w:rPr>
                <w:rFonts w:cs="Arial"/>
                <w:spacing w:val="-2"/>
                <w:w w:val="95"/>
              </w:rPr>
              <w:t>L</w:t>
            </w:r>
            <w:r>
              <w:rPr>
                <w:rFonts w:cs="Arial"/>
                <w:spacing w:val="-3"/>
                <w:w w:val="95"/>
              </w:rPr>
              <w:t>R</w:t>
            </w:r>
            <w:r>
              <w:rPr>
                <w:rFonts w:cs="Arial"/>
                <w:spacing w:val="-2"/>
                <w:w w:val="95"/>
              </w:rPr>
              <w:t>U</w:t>
            </w:r>
          </w:p>
        </w:tc>
        <w:tc>
          <w:tcPr>
            <w:tcW w:w="3770" w:type="dxa"/>
            <w:tcBorders/>
          </w:tcPr>
          <w:p>
            <w:pPr>
              <w:pStyle w:val="TableParagraph"/>
              <w:spacing w:before="60" w:after="0"/>
              <w:jc w:val="both"/>
              <w:rPr>
                <w:rFonts w:eastAsia="Arial" w:cs="Arial"/>
              </w:rPr>
            </w:pPr>
            <w:r>
              <w:rPr>
                <w:rFonts w:cs="Arial"/>
                <w:spacing w:val="-1"/>
              </w:rPr>
              <w:t>Line</w:t>
            </w:r>
            <w:r>
              <w:rPr>
                <w:rFonts w:cs="Arial"/>
                <w:spacing w:val="-15"/>
              </w:rPr>
              <w:t xml:space="preserve"> </w:t>
            </w:r>
            <w:r>
              <w:rPr>
                <w:rFonts w:cs="Arial"/>
                <w:spacing w:val="-2"/>
              </w:rPr>
              <w:t>R</w:t>
            </w:r>
            <w:r>
              <w:rPr>
                <w:rFonts w:cs="Arial"/>
                <w:spacing w:val="-1"/>
              </w:rPr>
              <w:t>e</w:t>
            </w:r>
            <w:r>
              <w:rPr>
                <w:rFonts w:cs="Arial"/>
                <w:spacing w:val="-2"/>
              </w:rPr>
              <w:t>placeable</w:t>
            </w:r>
            <w:r>
              <w:rPr>
                <w:rFonts w:cs="Arial"/>
                <w:spacing w:val="-14"/>
              </w:rPr>
              <w:t xml:space="preserve"> </w:t>
            </w:r>
            <w:r>
              <w:rPr>
                <w:rFonts w:cs="Arial"/>
              </w:rPr>
              <w:t>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BI</w:t>
            </w:r>
            <w:r>
              <w:rPr>
                <w:rFonts w:cs="Arial"/>
                <w:spacing w:val="-3"/>
                <w:w w:val="95"/>
              </w:rPr>
              <w:t>TE</w:t>
            </w:r>
          </w:p>
        </w:tc>
        <w:tc>
          <w:tcPr>
            <w:tcW w:w="5275" w:type="dxa"/>
            <w:tcBorders/>
          </w:tcPr>
          <w:p>
            <w:pPr>
              <w:pStyle w:val="TableParagraph"/>
              <w:spacing w:before="60" w:after="0"/>
              <w:jc w:val="both"/>
              <w:rPr>
                <w:rFonts w:eastAsia="Arial" w:cs="Arial"/>
              </w:rPr>
            </w:pPr>
            <w:r>
              <w:rPr>
                <w:rFonts w:cs="Arial"/>
                <w:spacing w:val="-1"/>
              </w:rPr>
              <w:t>Built</w:t>
            </w:r>
            <w:r>
              <w:rPr>
                <w:rFonts w:cs="Arial"/>
                <w:spacing w:val="2"/>
              </w:rPr>
              <w:t xml:space="preserve"> </w:t>
            </w:r>
            <w:r>
              <w:rPr>
                <w:rFonts w:cs="Arial"/>
              </w:rPr>
              <w:t>in</w:t>
            </w:r>
            <w:r>
              <w:rPr>
                <w:rFonts w:cs="Arial"/>
                <w:spacing w:val="2"/>
              </w:rPr>
              <w:t xml:space="preserve"> </w:t>
            </w:r>
            <w:r>
              <w:rPr>
                <w:rFonts w:cs="Arial"/>
                <w:spacing w:val="-8"/>
              </w:rPr>
              <w:t>Te</w:t>
            </w:r>
            <w:r>
              <w:rPr>
                <w:rFonts w:cs="Arial"/>
                <w:spacing w:val="-7"/>
              </w:rPr>
              <w:t>st</w:t>
            </w:r>
            <w:r>
              <w:rPr>
                <w:rFonts w:cs="Arial"/>
                <w:spacing w:val="2"/>
              </w:rPr>
              <w:t xml:space="preserve"> </w:t>
            </w:r>
            <w:r>
              <w:rPr>
                <w:rFonts w:cs="Arial"/>
                <w:spacing w:val="-1"/>
              </w:rPr>
              <w:t>Equipment</w:t>
            </w:r>
          </w:p>
        </w:tc>
        <w:tc>
          <w:tcPr>
            <w:tcW w:w="2161" w:type="dxa"/>
            <w:tcBorders/>
          </w:tcPr>
          <w:p>
            <w:pPr>
              <w:pStyle w:val="TableParagraph"/>
              <w:spacing w:before="60" w:after="0"/>
              <w:jc w:val="both"/>
              <w:rPr>
                <w:rFonts w:eastAsia="Arial" w:cs="Arial"/>
              </w:rPr>
            </w:pPr>
            <w:r>
              <w:rPr>
                <w:rFonts w:cs="Arial"/>
                <w:spacing w:val="-2"/>
                <w:w w:val="90"/>
              </w:rPr>
              <w:t>PRT</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2"/>
              </w:rPr>
              <w:t xml:space="preserve"> </w:t>
            </w:r>
            <w:r>
              <w:rPr>
                <w:rFonts w:cs="Arial"/>
                <w:spacing w:val="-6"/>
              </w:rPr>
              <w:t>R</w:t>
            </w:r>
            <w:r>
              <w:rPr>
                <w:rFonts w:cs="Arial"/>
              </w:rPr>
              <w:t>ec</w:t>
            </w:r>
            <w:r>
              <w:rPr>
                <w:rFonts w:cs="Arial"/>
                <w:spacing w:val="-6"/>
              </w:rPr>
              <w:t>ov</w:t>
            </w:r>
            <w:r>
              <w:rPr>
                <w:rFonts w:cs="Arial"/>
                <w:spacing w:val="-1"/>
              </w:rPr>
              <w:t>e</w:t>
            </w:r>
            <w:r>
              <w:rPr>
                <w:rFonts w:cs="Arial"/>
                <w:spacing w:val="9"/>
              </w:rPr>
              <w:t>r</w:t>
            </w:r>
            <w:r>
              <w:rPr>
                <w:rFonts w:cs="Arial"/>
              </w:rPr>
              <w:t>y</w:t>
            </w:r>
            <w:r>
              <w:rPr>
                <w:rFonts w:cs="Arial"/>
                <w:spacing w:val="-13"/>
              </w:rPr>
              <w:t xml:space="preserve"> </w:t>
            </w:r>
            <w:r>
              <w:rPr>
                <w:rFonts w:cs="Arial"/>
                <w:spacing w:val="-28"/>
              </w:rPr>
              <w:t>T</w:t>
            </w:r>
            <w:r>
              <w:rPr>
                <w:rFonts w:cs="Arial"/>
              </w:rPr>
              <w:t>urbine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CFDIU</w:t>
            </w:r>
          </w:p>
        </w:tc>
        <w:tc>
          <w:tcPr>
            <w:tcW w:w="5275" w:type="dxa"/>
            <w:tcBorders/>
          </w:tcPr>
          <w:p>
            <w:pPr>
              <w:pStyle w:val="TableParagraph"/>
              <w:spacing w:before="60" w:after="0"/>
              <w:jc w:val="both"/>
              <w:rPr>
                <w:rFonts w:eastAsia="Arial" w:cs="Arial"/>
              </w:rPr>
            </w:pPr>
            <w:r>
              <w:rPr>
                <w:rFonts w:cs="Arial"/>
                <w:spacing w:val="-2"/>
              </w:rPr>
              <w:t>Centraliz</w:t>
            </w:r>
            <w:r>
              <w:rPr>
                <w:rFonts w:cs="Arial"/>
                <w:spacing w:val="-1"/>
              </w:rPr>
              <w:t>ed</w:t>
            </w:r>
            <w:r>
              <w:rPr>
                <w:rFonts w:cs="Arial"/>
                <w:spacing w:val="-10"/>
              </w:rPr>
              <w:t xml:space="preserve"> </w:t>
            </w:r>
            <w:r>
              <w:rPr>
                <w:rFonts w:cs="Arial"/>
                <w:spacing w:val="-2"/>
              </w:rPr>
              <w:t>Fa</w:t>
            </w:r>
            <w:r>
              <w:rPr>
                <w:rFonts w:cs="Arial"/>
                <w:spacing w:val="-1"/>
              </w:rPr>
              <w:t>ult</w:t>
            </w:r>
            <w:r>
              <w:rPr>
                <w:rFonts w:cs="Arial"/>
                <w:spacing w:val="-9"/>
              </w:rPr>
              <w:t xml:space="preserve"> </w:t>
            </w:r>
            <w:r>
              <w:rPr>
                <w:rFonts w:cs="Arial"/>
                <w:spacing w:val="-2"/>
              </w:rPr>
              <w:t>Displa</w:t>
            </w:r>
            <w:r>
              <w:rPr>
                <w:rFonts w:cs="Arial"/>
                <w:spacing w:val="-1"/>
              </w:rPr>
              <w:t>y</w:t>
            </w:r>
            <w:r>
              <w:rPr>
                <w:rFonts w:cs="Arial"/>
                <w:spacing w:val="-10"/>
              </w:rPr>
              <w:t xml:space="preserve"> </w:t>
            </w:r>
            <w:r>
              <w:rPr>
                <w:rFonts w:cs="Arial"/>
                <w:spacing w:val="-1"/>
              </w:rPr>
              <w:t>Interf</w:t>
            </w:r>
            <w:r>
              <w:rPr>
                <w:rFonts w:cs="Arial"/>
                <w:spacing w:val="-2"/>
              </w:rPr>
              <w:t>ace</w:t>
            </w:r>
            <w:r>
              <w:rPr>
                <w:rFonts w:cs="Arial"/>
                <w:spacing w:val="-9"/>
              </w:rPr>
              <w:t xml:space="preserve"> </w:t>
            </w:r>
            <w:r>
              <w:rPr>
                <w:rFonts w:cs="Arial"/>
              </w:rPr>
              <w:t>Unit</w:t>
            </w:r>
          </w:p>
        </w:tc>
        <w:tc>
          <w:tcPr>
            <w:tcW w:w="2161" w:type="dxa"/>
            <w:tcBorders/>
          </w:tcPr>
          <w:p>
            <w:pPr>
              <w:pStyle w:val="TableParagraph"/>
              <w:spacing w:before="60" w:after="0"/>
              <w:jc w:val="both"/>
              <w:rPr>
                <w:rFonts w:eastAsia="Arial" w:cs="Arial"/>
              </w:rPr>
            </w:pPr>
            <w:r>
              <w:rPr>
                <w:rFonts w:cs="Arial"/>
                <w:w w:val="95"/>
              </w:rPr>
              <w:t>PTU</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
              </w:rPr>
              <w:t xml:space="preserve"> </w:t>
            </w:r>
            <w:r>
              <w:rPr>
                <w:rFonts w:cs="Arial"/>
                <w:spacing w:val="-30"/>
              </w:rPr>
              <w:t>T</w:t>
            </w:r>
            <w:r>
              <w:rPr>
                <w:rFonts w:cs="Arial"/>
              </w:rPr>
              <w:t>rans</w:t>
            </w:r>
            <w:r>
              <w:rPr>
                <w:rFonts w:cs="Arial"/>
                <w:spacing w:val="-10"/>
              </w:rPr>
              <w:t>f</w:t>
            </w:r>
            <w:r>
              <w:rPr>
                <w:rFonts w:cs="Arial"/>
              </w:rPr>
              <w:t>er 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CMU</w:t>
            </w:r>
          </w:p>
        </w:tc>
        <w:tc>
          <w:tcPr>
            <w:tcW w:w="5275" w:type="dxa"/>
            <w:tcBorders/>
          </w:tcPr>
          <w:p>
            <w:pPr>
              <w:pStyle w:val="TableParagraph"/>
              <w:spacing w:before="60" w:after="0"/>
              <w:jc w:val="both"/>
              <w:rPr>
                <w:rFonts w:eastAsia="Arial" w:cs="Arial"/>
              </w:rPr>
            </w:pPr>
            <w:r>
              <w:rPr>
                <w:rFonts w:cs="Arial"/>
                <w:spacing w:val="-2"/>
              </w:rPr>
              <w:t>C</w:t>
            </w:r>
            <w:r>
              <w:rPr>
                <w:rFonts w:cs="Arial"/>
                <w:spacing w:val="-1"/>
              </w:rPr>
              <w:t>entral</w:t>
            </w:r>
            <w:r>
              <w:rPr>
                <w:rFonts w:cs="Arial"/>
                <w:spacing w:val="11"/>
              </w:rPr>
              <w:t xml:space="preserve"> </w:t>
            </w:r>
            <w:r>
              <w:rPr>
                <w:rFonts w:cs="Arial"/>
              </w:rPr>
              <w:t>Monitoring</w:t>
            </w:r>
            <w:r>
              <w:rPr>
                <w:rFonts w:cs="Arial"/>
                <w:spacing w:val="9"/>
              </w:rPr>
              <w:t xml:space="preserve"> </w:t>
            </w:r>
            <w:r>
              <w:rPr>
                <w:rFonts w:cs="Arial"/>
                <w:spacing w:val="-1"/>
              </w:rPr>
              <w:t>Unit</w:t>
            </w:r>
          </w:p>
        </w:tc>
        <w:tc>
          <w:tcPr>
            <w:tcW w:w="2161" w:type="dxa"/>
            <w:tcBorders/>
          </w:tcPr>
          <w:p>
            <w:pPr>
              <w:pStyle w:val="TableParagraph"/>
              <w:spacing w:before="60" w:after="0"/>
              <w:jc w:val="both"/>
              <w:rPr>
                <w:rFonts w:eastAsia="Arial" w:cs="Arial"/>
              </w:rPr>
            </w:pPr>
            <w:r>
              <w:rPr>
                <w:rFonts w:cs="Arial"/>
              </w:rPr>
              <w:t>RPM</w:t>
            </w:r>
          </w:p>
        </w:tc>
        <w:tc>
          <w:tcPr>
            <w:tcW w:w="3770" w:type="dxa"/>
            <w:tcBorders/>
          </w:tcPr>
          <w:p>
            <w:pPr>
              <w:pStyle w:val="TableParagraph"/>
              <w:spacing w:before="60" w:after="0"/>
              <w:jc w:val="both"/>
              <w:rPr>
                <w:rFonts w:eastAsia="Arial" w:cs="Arial"/>
              </w:rPr>
            </w:pPr>
            <w:r>
              <w:rPr>
                <w:rFonts w:cs="Arial"/>
                <w:spacing w:val="-3"/>
              </w:rPr>
              <w:t>R</w:t>
            </w:r>
            <w:r>
              <w:rPr>
                <w:rFonts w:cs="Arial"/>
                <w:spacing w:val="-2"/>
              </w:rPr>
              <w:t>evolutions</w:t>
            </w:r>
            <w:r>
              <w:rPr>
                <w:rFonts w:cs="Arial"/>
                <w:spacing w:val="6"/>
              </w:rPr>
              <w:t xml:space="preserve"> </w:t>
            </w:r>
            <w:r>
              <w:rPr>
                <w:rFonts w:cs="Arial"/>
                <w:spacing w:val="-6"/>
              </w:rPr>
              <w:t>Per</w:t>
            </w:r>
            <w:r>
              <w:rPr>
                <w:rFonts w:cs="Arial"/>
                <w:spacing w:val="6"/>
              </w:rPr>
              <w:t xml:space="preserve"> </w:t>
            </w:r>
            <w:r>
              <w:rPr>
                <w:rFonts w:cs="Arial"/>
                <w:spacing w:val="-1"/>
              </w:rPr>
              <w:t>Minute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DME</w:t>
            </w:r>
          </w:p>
        </w:tc>
        <w:tc>
          <w:tcPr>
            <w:tcW w:w="5275" w:type="dxa"/>
            <w:tcBorders/>
          </w:tcPr>
          <w:p>
            <w:pPr>
              <w:pStyle w:val="TableParagraph"/>
              <w:spacing w:before="60" w:after="0"/>
              <w:jc w:val="both"/>
              <w:rPr>
                <w:rFonts w:eastAsia="Arial" w:cs="Arial"/>
              </w:rPr>
            </w:pPr>
            <w:r>
              <w:rPr>
                <w:rFonts w:cs="Arial"/>
              </w:rPr>
              <w:t>Distance Measuring</w:t>
            </w:r>
            <w:r>
              <w:rPr>
                <w:rFonts w:cs="Arial"/>
                <w:spacing w:val="1"/>
              </w:rPr>
              <w:t xml:space="preserve"> </w:t>
            </w:r>
            <w:r>
              <w:rPr>
                <w:rFonts w:cs="Arial"/>
                <w:spacing w:val="-2"/>
              </w:rPr>
              <w:t>Equ</w:t>
            </w:r>
            <w:r>
              <w:rPr>
                <w:rFonts w:cs="Arial"/>
                <w:spacing w:val="-1"/>
              </w:rPr>
              <w:t>ipment</w:t>
            </w:r>
          </w:p>
        </w:tc>
        <w:tc>
          <w:tcPr>
            <w:tcW w:w="2161" w:type="dxa"/>
            <w:tcBorders/>
          </w:tcPr>
          <w:p>
            <w:pPr>
              <w:pStyle w:val="TableParagraph"/>
              <w:spacing w:before="60" w:after="0"/>
              <w:jc w:val="both"/>
              <w:rPr>
                <w:rFonts w:eastAsia="Arial" w:cs="Arial"/>
              </w:rPr>
            </w:pPr>
            <w:r>
              <w:rPr>
                <w:rFonts w:cs="Arial"/>
                <w:spacing w:val="-12"/>
                <w:w w:val="95"/>
              </w:rPr>
              <w:t>T</w:t>
            </w:r>
            <w:r>
              <w:rPr>
                <w:rFonts w:cs="Arial"/>
                <w:spacing w:val="-11"/>
                <w:w w:val="95"/>
              </w:rPr>
              <w:t>A</w:t>
            </w:r>
            <w:r>
              <w:rPr>
                <w:rFonts w:cs="Arial"/>
                <w:spacing w:val="-12"/>
                <w:w w:val="95"/>
              </w:rPr>
              <w:t>T</w:t>
            </w:r>
          </w:p>
        </w:tc>
        <w:tc>
          <w:tcPr>
            <w:tcW w:w="3770" w:type="dxa"/>
            <w:tcBorders/>
          </w:tcPr>
          <w:p>
            <w:pPr>
              <w:pStyle w:val="TableParagraph"/>
              <w:spacing w:before="60" w:after="0"/>
              <w:jc w:val="both"/>
              <w:rPr>
                <w:rFonts w:eastAsia="Arial" w:cs="Arial"/>
              </w:rPr>
            </w:pPr>
            <w:r>
              <w:rPr>
                <w:rFonts w:cs="Arial"/>
                <w:spacing w:val="-28"/>
              </w:rPr>
              <w:t>T</w:t>
            </w:r>
            <w:r>
              <w:rPr>
                <w:rFonts w:cs="Arial"/>
              </w:rPr>
              <w:t>o</w:t>
            </w:r>
            <w:r>
              <w:rPr>
                <w:rFonts w:cs="Arial"/>
                <w:spacing w:val="2"/>
              </w:rPr>
              <w:t>t</w:t>
            </w:r>
            <w:r>
              <w:rPr>
                <w:rFonts w:cs="Arial"/>
              </w:rPr>
              <w:t>al</w:t>
            </w:r>
            <w:r>
              <w:rPr>
                <w:rFonts w:cs="Arial"/>
                <w:spacing w:val="-13"/>
              </w:rPr>
              <w:t xml:space="preserve"> </w:t>
            </w:r>
            <w:r>
              <w:rPr>
                <w:rFonts w:cs="Arial"/>
              </w:rPr>
              <w:t>Air</w:t>
            </w:r>
            <w:r>
              <w:rPr>
                <w:rFonts w:cs="Arial"/>
                <w:spacing w:val="-12"/>
              </w:rPr>
              <w:t xml:space="preserve"> </w:t>
            </w:r>
            <w:r>
              <w:rPr>
                <w:rFonts w:cs="Arial"/>
                <w:spacing w:val="-28"/>
              </w:rPr>
              <w:t>T</w:t>
            </w:r>
            <w:r>
              <w:rPr>
                <w:rFonts w:cs="Arial"/>
              </w:rPr>
              <w:t>em</w:t>
            </w:r>
            <w:r>
              <w:rPr>
                <w:rFonts w:cs="Arial"/>
                <w:spacing w:val="-1"/>
              </w:rPr>
              <w:t>p</w:t>
            </w:r>
            <w:r>
              <w:rPr>
                <w:rFonts w:cs="Arial"/>
              </w:rPr>
              <w:t>era</w:t>
            </w:r>
            <w:r>
              <w:rPr>
                <w:rFonts w:cs="Arial"/>
                <w:spacing w:val="-7"/>
              </w:rPr>
              <w:t>t</w:t>
            </w:r>
            <w:r>
              <w:rPr>
                <w:rFonts w:cs="Arial"/>
              </w:rPr>
              <w:t>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ECU</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2"/>
              </w:rPr>
              <w:t xml:space="preserve"> </w:t>
            </w:r>
            <w:r>
              <w:rPr>
                <w:rFonts w:cs="Arial"/>
              </w:rPr>
              <w:t>Control</w:t>
            </w:r>
            <w:r>
              <w:rPr>
                <w:rFonts w:cs="Arial"/>
                <w:spacing w:val="-2"/>
              </w:rPr>
              <w:t xml:space="preserve"> </w:t>
            </w:r>
            <w:r>
              <w:rPr>
                <w:rFonts w:cs="Arial"/>
              </w:rPr>
              <w:t>Unit</w:t>
            </w:r>
          </w:p>
        </w:tc>
        <w:tc>
          <w:tcPr>
            <w:tcW w:w="2161" w:type="dxa"/>
            <w:tcBorders/>
          </w:tcPr>
          <w:p>
            <w:pPr>
              <w:pStyle w:val="TableParagraph"/>
              <w:spacing w:before="60" w:after="0"/>
              <w:jc w:val="both"/>
              <w:rPr>
                <w:rFonts w:eastAsia="Arial" w:cs="Arial"/>
              </w:rPr>
            </w:pPr>
            <w:r>
              <w:rPr>
                <w:rFonts w:cs="Arial"/>
                <w:spacing w:val="-2"/>
                <w:w w:val="95"/>
              </w:rPr>
              <w:t>TCA</w:t>
            </w:r>
            <w:r>
              <w:rPr>
                <w:rFonts w:cs="Arial"/>
                <w:spacing w:val="-3"/>
                <w:w w:val="95"/>
              </w:rPr>
              <w:t>S</w:t>
            </w:r>
          </w:p>
        </w:tc>
        <w:tc>
          <w:tcPr>
            <w:tcW w:w="3770" w:type="dxa"/>
            <w:tcBorders/>
          </w:tcPr>
          <w:p>
            <w:pPr>
              <w:pStyle w:val="TableParagraph"/>
              <w:spacing w:before="60" w:after="0"/>
              <w:jc w:val="both"/>
              <w:rPr>
                <w:rFonts w:eastAsia="Arial" w:cs="Arial"/>
              </w:rPr>
            </w:pPr>
            <w:r>
              <w:rPr>
                <w:rFonts w:cs="Arial"/>
                <w:spacing w:val="-28"/>
              </w:rPr>
              <w:t>T</w:t>
            </w:r>
            <w:r>
              <w:rPr>
                <w:rFonts w:cs="Arial"/>
              </w:rPr>
              <w:t>ra</w:t>
            </w:r>
            <w:r>
              <w:rPr>
                <w:rFonts w:cs="Arial"/>
                <w:spacing w:val="-11"/>
              </w:rPr>
              <w:t>f</w:t>
            </w:r>
            <w:r>
              <w:rPr>
                <w:rFonts w:cs="Arial"/>
              </w:rPr>
              <w:t>fic</w:t>
            </w:r>
            <w:r>
              <w:rPr>
                <w:rFonts w:cs="Arial"/>
                <w:spacing w:val="-9"/>
              </w:rPr>
              <w:t xml:space="preserve"> </w:t>
            </w:r>
            <w:r>
              <w:rPr>
                <w:rFonts w:cs="Arial"/>
              </w:rPr>
              <w:t>Collision</w:t>
            </w:r>
            <w:r>
              <w:rPr>
                <w:rFonts w:cs="Arial"/>
                <w:spacing w:val="-9"/>
              </w:rPr>
              <w:t xml:space="preserve"> </w:t>
            </w:r>
            <w:r>
              <w:rPr>
                <w:rFonts w:cs="Arial"/>
                <w:spacing w:val="-14"/>
              </w:rPr>
              <w:t>A</w:t>
            </w:r>
            <w:r>
              <w:rPr>
                <w:rFonts w:cs="Arial"/>
                <w:spacing w:val="-6"/>
              </w:rPr>
              <w:t>v</w:t>
            </w:r>
            <w:r>
              <w:rPr>
                <w:rFonts w:cs="Arial"/>
              </w:rPr>
              <w:t>oidance</w:t>
            </w:r>
            <w:r>
              <w:rPr>
                <w:rFonts w:cs="Arial"/>
                <w:spacing w:val="-9"/>
              </w:rPr>
              <w:t xml:space="preserve"> </w:t>
            </w:r>
            <w:r>
              <w:rPr>
                <w:rFonts w:cs="Arial"/>
                <w:spacing w:val="-7"/>
              </w:rPr>
              <w:t>S</w:t>
            </w:r>
            <w:r>
              <w:rPr>
                <w:rFonts w:cs="Arial"/>
                <w:spacing w:val="-6"/>
              </w:rPr>
              <w:t>y</w:t>
            </w:r>
            <w:r>
              <w:rPr>
                <w:rFonts w:cs="Arial"/>
              </w:rPr>
              <w:t>st</w:t>
            </w:r>
            <w:r>
              <w:rPr>
                <w:rFonts w:cs="Arial"/>
                <w:spacing w:val="-1"/>
              </w:rPr>
              <w:t>e</w:t>
            </w:r>
            <w:r>
              <w:rPr>
                <w:rFonts w:cs="Arial"/>
              </w:rPr>
              <w:t>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0"/>
              </w:rPr>
              <w:t>EIS</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15"/>
              </w:rPr>
              <w:t xml:space="preserve"> </w:t>
            </w:r>
            <w:r>
              <w:rPr>
                <w:rFonts w:cs="Arial"/>
                <w:spacing w:val="-1"/>
              </w:rPr>
              <w:t>Instrument</w:t>
            </w:r>
            <w:r>
              <w:rPr>
                <w:rFonts w:cs="Arial"/>
                <w:spacing w:val="15"/>
              </w:rPr>
              <w:t xml:space="preserve"> </w:t>
            </w:r>
            <w:r>
              <w:rPr>
                <w:rFonts w:cs="Arial"/>
                <w:spacing w:val="-3"/>
              </w:rPr>
              <w:t>S</w:t>
            </w:r>
            <w:r>
              <w:rPr>
                <w:rFonts w:cs="Arial"/>
                <w:spacing w:val="-2"/>
              </w:rPr>
              <w:t>ystem</w:t>
            </w:r>
          </w:p>
        </w:tc>
        <w:tc>
          <w:tcPr>
            <w:tcW w:w="2161" w:type="dxa"/>
            <w:tcBorders/>
          </w:tcPr>
          <w:p>
            <w:pPr>
              <w:pStyle w:val="TableParagraph"/>
              <w:spacing w:before="60" w:after="0"/>
              <w:jc w:val="both"/>
              <w:rPr>
                <w:rFonts w:eastAsia="Arial" w:cs="Arial"/>
              </w:rPr>
            </w:pPr>
            <w:r>
              <w:rPr>
                <w:rFonts w:cs="Arial"/>
                <w:w w:val="95"/>
              </w:rPr>
              <w:t>THS</w:t>
            </w:r>
          </w:p>
        </w:tc>
        <w:tc>
          <w:tcPr>
            <w:tcW w:w="3770" w:type="dxa"/>
            <w:tcBorders/>
          </w:tcPr>
          <w:p>
            <w:pPr>
              <w:pStyle w:val="TableParagraph"/>
              <w:spacing w:before="60" w:after="0"/>
              <w:jc w:val="both"/>
              <w:rPr>
                <w:rFonts w:eastAsia="Arial" w:cs="Arial"/>
              </w:rPr>
            </w:pPr>
            <w:r>
              <w:rPr>
                <w:rFonts w:cs="Arial"/>
                <w:spacing w:val="-28"/>
              </w:rPr>
              <w:t>T</w:t>
            </w:r>
            <w:r>
              <w:rPr>
                <w:rFonts w:cs="Arial"/>
              </w:rPr>
              <w:t>ri</w:t>
            </w:r>
            <w:r>
              <w:rPr>
                <w:rFonts w:cs="Arial"/>
                <w:spacing w:val="-1"/>
              </w:rPr>
              <w:t>m</w:t>
            </w:r>
            <w:r>
              <w:rPr>
                <w:rFonts w:cs="Arial"/>
              </w:rPr>
              <w:t>mable</w:t>
            </w:r>
            <w:r>
              <w:rPr>
                <w:rFonts w:cs="Arial"/>
                <w:spacing w:val="-22"/>
              </w:rPr>
              <w:t xml:space="preserve"> </w:t>
            </w:r>
            <w:r>
              <w:rPr>
                <w:rFonts w:cs="Arial"/>
              </w:rPr>
              <w:t>Hori</w:t>
            </w:r>
            <w:r>
              <w:rPr>
                <w:rFonts w:cs="Arial"/>
                <w:spacing w:val="-7"/>
              </w:rPr>
              <w:t>z</w:t>
            </w:r>
            <w:r>
              <w:rPr>
                <w:rFonts w:cs="Arial"/>
              </w:rPr>
              <w:t>on</w:t>
            </w:r>
            <w:r>
              <w:rPr>
                <w:rFonts w:cs="Arial"/>
                <w:spacing w:val="2"/>
              </w:rPr>
              <w:t>t</w:t>
            </w:r>
            <w:r>
              <w:rPr>
                <w:rFonts w:cs="Arial"/>
              </w:rPr>
              <w:t>al</w:t>
            </w:r>
            <w:r>
              <w:rPr>
                <w:rFonts w:cs="Arial"/>
                <w:spacing w:val="-21"/>
              </w:rPr>
              <w:t xml:space="preserve"> </w:t>
            </w:r>
            <w:r>
              <w:rPr>
                <w:rFonts w:cs="Arial"/>
                <w:spacing w:val="-2"/>
              </w:rPr>
              <w:t>S</w:t>
            </w:r>
            <w:r>
              <w:rPr>
                <w:rFonts w:cs="Arial"/>
                <w:spacing w:val="3"/>
              </w:rPr>
              <w:t>t</w:t>
            </w:r>
            <w:r>
              <w:rPr>
                <w:rFonts w:cs="Arial"/>
              </w:rPr>
              <w:t>a</w:t>
            </w:r>
            <w:r>
              <w:rPr>
                <w:rFonts w:cs="Arial"/>
                <w:spacing w:val="-2"/>
              </w:rPr>
              <w:t>b</w:t>
            </w:r>
            <w:r>
              <w:rPr>
                <w:rFonts w:cs="Arial"/>
              </w:rPr>
              <w:t>ilizer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9"/>
                <w:w w:val="95"/>
              </w:rPr>
              <w:t>E</w:t>
            </w:r>
            <w:r>
              <w:rPr>
                <w:rFonts w:cs="Arial"/>
                <w:spacing w:val="-8"/>
                <w:w w:val="95"/>
              </w:rPr>
              <w:t>L</w:t>
            </w:r>
            <w:r>
              <w:rPr>
                <w:rFonts w:cs="Arial"/>
                <w:spacing w:val="-9"/>
                <w:w w:val="95"/>
              </w:rPr>
              <w:t>T</w:t>
            </w:r>
          </w:p>
        </w:tc>
        <w:tc>
          <w:tcPr>
            <w:tcW w:w="5275" w:type="dxa"/>
            <w:tcBorders/>
          </w:tcPr>
          <w:p>
            <w:pPr>
              <w:pStyle w:val="TableParagraph"/>
              <w:spacing w:before="60" w:after="0"/>
              <w:jc w:val="both"/>
              <w:rPr>
                <w:rFonts w:eastAsia="Arial" w:cs="Arial"/>
              </w:rPr>
            </w:pPr>
            <w:r>
              <w:rPr>
                <w:rFonts w:cs="Arial"/>
                <w:spacing w:val="-2"/>
              </w:rPr>
              <w:t>E</w:t>
            </w:r>
            <w:r>
              <w:rPr>
                <w:rFonts w:cs="Arial"/>
              </w:rPr>
              <w:t>merge</w:t>
            </w:r>
            <w:r>
              <w:rPr>
                <w:rFonts w:cs="Arial"/>
                <w:spacing w:val="-1"/>
              </w:rPr>
              <w:t>n</w:t>
            </w:r>
            <w:r>
              <w:rPr>
                <w:rFonts w:cs="Arial"/>
              </w:rPr>
              <w:t>cy</w:t>
            </w:r>
            <w:r>
              <w:rPr>
                <w:rFonts w:cs="Arial"/>
                <w:spacing w:val="-6"/>
              </w:rPr>
              <w:t xml:space="preserve"> </w:t>
            </w:r>
            <w:r>
              <w:rPr>
                <w:rFonts w:cs="Arial"/>
                <w:spacing w:val="-5"/>
              </w:rPr>
              <w:t>L</w:t>
            </w:r>
            <w:r>
              <w:rPr>
                <w:rFonts w:cs="Arial"/>
                <w:spacing w:val="-1"/>
              </w:rPr>
              <w:t>o</w:t>
            </w:r>
            <w:r>
              <w:rPr>
                <w:rFonts w:cs="Arial"/>
              </w:rPr>
              <w:t>cator</w:t>
            </w:r>
            <w:r>
              <w:rPr>
                <w:rFonts w:cs="Arial"/>
                <w:spacing w:val="-4"/>
              </w:rPr>
              <w:t xml:space="preserve"> </w:t>
            </w:r>
            <w:r>
              <w:rPr>
                <w:rFonts w:cs="Arial"/>
                <w:spacing w:val="-28"/>
              </w:rPr>
              <w:t>T</w:t>
            </w:r>
            <w:r>
              <w:rPr>
                <w:rFonts w:cs="Arial"/>
                <w:spacing w:val="-1"/>
              </w:rPr>
              <w:t>r</w:t>
            </w:r>
            <w:r>
              <w:rPr>
                <w:rFonts w:cs="Arial"/>
              </w:rPr>
              <w:t>ansmi</w:t>
            </w:r>
            <w:r>
              <w:rPr>
                <w:rFonts w:cs="Arial"/>
                <w:spacing w:val="-11"/>
              </w:rPr>
              <w:t>t</w:t>
            </w:r>
            <w:r>
              <w:rPr>
                <w:rFonts w:cs="Arial"/>
              </w:rPr>
              <w:t>ter</w:t>
            </w:r>
          </w:p>
        </w:tc>
        <w:tc>
          <w:tcPr>
            <w:tcW w:w="2161" w:type="dxa"/>
            <w:tcBorders/>
          </w:tcPr>
          <w:p>
            <w:pPr>
              <w:pStyle w:val="TableParagraph"/>
              <w:spacing w:before="60" w:after="0"/>
              <w:jc w:val="both"/>
              <w:rPr>
                <w:rFonts w:eastAsia="Arial" w:cs="Arial"/>
              </w:rPr>
            </w:pPr>
            <w:r>
              <w:rPr>
                <w:rFonts w:cs="Arial"/>
                <w:w w:val="95"/>
              </w:rPr>
              <w:t>VHF</w:t>
            </w:r>
          </w:p>
        </w:tc>
        <w:tc>
          <w:tcPr>
            <w:tcW w:w="3770" w:type="dxa"/>
            <w:tcBorders/>
          </w:tcPr>
          <w:p>
            <w:pPr>
              <w:pStyle w:val="TableParagraph"/>
              <w:spacing w:before="60" w:after="0"/>
              <w:jc w:val="both"/>
              <w:rPr>
                <w:rFonts w:eastAsia="Arial" w:cs="Arial"/>
              </w:rPr>
            </w:pPr>
            <w:r>
              <w:rPr>
                <w:rFonts w:cs="Arial"/>
                <w:spacing w:val="-4"/>
              </w:rPr>
              <w:t>V</w:t>
            </w:r>
            <w:r>
              <w:rPr>
                <w:rFonts w:cs="Arial"/>
                <w:spacing w:val="-3"/>
              </w:rPr>
              <w:t>ery</w:t>
            </w:r>
            <w:r>
              <w:rPr>
                <w:rFonts w:cs="Arial"/>
                <w:spacing w:val="-21"/>
              </w:rPr>
              <w:t xml:space="preserve"> </w:t>
            </w:r>
            <w:r>
              <w:rPr>
                <w:rFonts w:cs="Arial"/>
              </w:rPr>
              <w:t>High</w:t>
            </w:r>
            <w:r>
              <w:rPr>
                <w:rFonts w:cs="Arial"/>
                <w:spacing w:val="-22"/>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ES</w:t>
            </w:r>
            <w:r>
              <w:rPr>
                <w:rFonts w:cs="Arial"/>
                <w:spacing w:val="-1"/>
                <w:w w:val="95"/>
              </w:rPr>
              <w:t>D</w:t>
            </w:r>
          </w:p>
        </w:tc>
        <w:tc>
          <w:tcPr>
            <w:tcW w:w="5275" w:type="dxa"/>
            <w:tcBorders/>
          </w:tcPr>
          <w:p>
            <w:pPr>
              <w:pStyle w:val="TableParagraph"/>
              <w:spacing w:before="60" w:after="0"/>
              <w:jc w:val="both"/>
              <w:rPr>
                <w:rFonts w:eastAsia="Arial" w:cs="Arial"/>
              </w:rPr>
            </w:pPr>
            <w:r>
              <w:rPr>
                <w:rFonts w:cs="Arial"/>
              </w:rPr>
              <w:t>Electrostatic</w:t>
            </w:r>
            <w:r>
              <w:rPr>
                <w:rFonts w:cs="Arial"/>
                <w:spacing w:val="-6"/>
              </w:rPr>
              <w:t xml:space="preserve"> </w:t>
            </w:r>
            <w:r>
              <w:rPr>
                <w:rFonts w:cs="Arial"/>
                <w:spacing w:val="-1"/>
              </w:rPr>
              <w:t>Sensitive</w:t>
            </w:r>
            <w:r>
              <w:rPr>
                <w:rFonts w:cs="Arial"/>
                <w:spacing w:val="-5"/>
              </w:rPr>
              <w:t xml:space="preserve"> </w:t>
            </w:r>
            <w:r>
              <w:rPr>
                <w:rFonts w:cs="Arial"/>
                <w:spacing w:val="-1"/>
              </w:rPr>
              <w:t>Device</w:t>
            </w:r>
          </w:p>
        </w:tc>
        <w:tc>
          <w:tcPr>
            <w:tcW w:w="2161" w:type="dxa"/>
            <w:tcBorders/>
          </w:tcPr>
          <w:p>
            <w:pPr>
              <w:pStyle w:val="TableParagraph"/>
              <w:spacing w:before="60" w:after="0"/>
              <w:jc w:val="both"/>
              <w:rPr>
                <w:rFonts w:eastAsia="Arial" w:cs="Arial"/>
              </w:rPr>
            </w:pPr>
            <w:r>
              <w:rPr>
                <w:rFonts w:cs="Arial"/>
                <w:spacing w:val="-6"/>
                <w:w w:val="95"/>
              </w:rPr>
              <w:t>V</w:t>
            </w:r>
            <w:r>
              <w:rPr>
                <w:rFonts w:cs="Arial"/>
                <w:spacing w:val="-5"/>
                <w:w w:val="95"/>
              </w:rPr>
              <w:t>O</w:t>
            </w:r>
            <w:r>
              <w:rPr>
                <w:rFonts w:cs="Arial"/>
                <w:spacing w:val="-6"/>
                <w:w w:val="95"/>
              </w:rPr>
              <w:t>R</w:t>
            </w:r>
          </w:p>
        </w:tc>
        <w:tc>
          <w:tcPr>
            <w:tcW w:w="3770" w:type="dxa"/>
            <w:tcBorders/>
          </w:tcPr>
          <w:p>
            <w:pPr>
              <w:pStyle w:val="TableParagraph"/>
              <w:spacing w:before="60" w:after="0"/>
              <w:jc w:val="both"/>
              <w:rPr>
                <w:rFonts w:eastAsia="Arial" w:cs="Arial"/>
              </w:rPr>
            </w:pPr>
            <w:r>
              <w:rPr>
                <w:rFonts w:cs="Arial"/>
                <w:spacing w:val="-2"/>
                <w:w w:val="95"/>
              </w:rPr>
              <w:t>V</w:t>
            </w:r>
            <w:r>
              <w:rPr>
                <w:rFonts w:cs="Arial"/>
                <w:spacing w:val="-1"/>
                <w:w w:val="95"/>
              </w:rPr>
              <w:t>isu</w:t>
            </w:r>
            <w:r>
              <w:rPr>
                <w:rFonts w:cs="Arial"/>
                <w:spacing w:val="-2"/>
                <w:w w:val="95"/>
              </w:rPr>
              <w:t>a</w:t>
            </w:r>
            <w:r>
              <w:rPr>
                <w:rFonts w:cs="Arial"/>
                <w:spacing w:val="-1"/>
                <w:w w:val="95"/>
              </w:rPr>
              <w:t>l</w:t>
            </w:r>
            <w:r>
              <w:rPr>
                <w:rFonts w:cs="Arial"/>
                <w:spacing w:val="24"/>
                <w:w w:val="95"/>
              </w:rPr>
              <w:t xml:space="preserve"> </w:t>
            </w:r>
            <w:r>
              <w:rPr>
                <w:rFonts w:cs="Arial"/>
                <w:w w:val="95"/>
              </w:rPr>
              <w:t>Omni</w:t>
            </w:r>
            <w:r>
              <w:rPr>
                <w:rFonts w:cs="Arial"/>
                <w:spacing w:val="24"/>
                <w:w w:val="95"/>
              </w:rPr>
              <w:t xml:space="preserve"> </w:t>
            </w:r>
            <w:r>
              <w:rPr>
                <w:rFonts w:cs="Arial"/>
                <w:spacing w:val="-2"/>
                <w:w w:val="95"/>
              </w:rPr>
              <w:t>Ra</w:t>
            </w:r>
            <w:r>
              <w:rPr>
                <w:rFonts w:cs="Arial"/>
                <w:spacing w:val="-1"/>
                <w:w w:val="95"/>
              </w:rPr>
              <w:t>nge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F</w:t>
            </w:r>
            <w:r>
              <w:rPr>
                <w:rFonts w:cs="Arial"/>
                <w:spacing w:val="-5"/>
                <w:w w:val="95"/>
              </w:rPr>
              <w:t>A</w:t>
            </w:r>
            <w:r>
              <w:rPr>
                <w:rFonts w:cs="Arial"/>
                <w:spacing w:val="-6"/>
                <w:w w:val="95"/>
              </w:rPr>
              <w:t>DEC</w:t>
            </w:r>
          </w:p>
        </w:tc>
        <w:tc>
          <w:tcPr>
            <w:tcW w:w="5275" w:type="dxa"/>
            <w:tcBorders/>
          </w:tcPr>
          <w:p>
            <w:pPr>
              <w:pStyle w:val="TableParagraph"/>
              <w:spacing w:before="60" w:after="0"/>
              <w:jc w:val="both"/>
              <w:rPr>
                <w:rFonts w:eastAsia="Arial" w:cs="Arial"/>
              </w:rPr>
            </w:pPr>
            <w:r>
              <w:rPr>
                <w:rFonts w:cs="Arial"/>
                <w:spacing w:val="-5"/>
              </w:rPr>
              <w:t xml:space="preserve">Full </w:t>
            </w:r>
            <w:r>
              <w:rPr>
                <w:rFonts w:cs="Arial"/>
                <w:spacing w:val="-1"/>
              </w:rPr>
              <w:t>Authority</w:t>
            </w:r>
            <w:r>
              <w:rPr>
                <w:rFonts w:cs="Arial"/>
                <w:spacing w:val="-5"/>
              </w:rPr>
              <w:t xml:space="preserve"> </w:t>
            </w:r>
            <w:r>
              <w:rPr>
                <w:rFonts w:cs="Arial"/>
              </w:rPr>
              <w:t>Digital</w:t>
            </w:r>
            <w:r>
              <w:rPr>
                <w:rFonts w:cs="Arial"/>
                <w:spacing w:val="-4"/>
              </w:rPr>
              <w:t xml:space="preserve"> </w:t>
            </w:r>
            <w:r>
              <w:rPr>
                <w:rFonts w:cs="Arial"/>
              </w:rPr>
              <w:t>Engine</w:t>
            </w:r>
            <w:r>
              <w:rPr>
                <w:rFonts w:cs="Arial"/>
                <w:spacing w:val="-5"/>
              </w:rPr>
              <w:t xml:space="preserve"> </w:t>
            </w:r>
            <w:r>
              <w:rPr>
                <w:rFonts w:cs="Arial"/>
                <w:spacing w:val="-2"/>
              </w:rPr>
              <w:t>Con</w:t>
            </w:r>
            <w:r>
              <w:rPr>
                <w:rFonts w:cs="Arial"/>
                <w:spacing w:val="-1"/>
              </w:rPr>
              <w:t>trol</w:t>
            </w:r>
          </w:p>
        </w:tc>
        <w:tc>
          <w:tcPr>
            <w:tcW w:w="2161" w:type="dxa"/>
            <w:tcBorders/>
          </w:tcPr>
          <w:p>
            <w:pPr>
              <w:pStyle w:val="TableParagraph"/>
              <w:spacing w:before="60" w:after="0"/>
              <w:jc w:val="both"/>
              <w:rPr>
                <w:rFonts w:eastAsia="Arial" w:cs="Arial"/>
              </w:rPr>
            </w:pPr>
            <w:r>
              <w:rPr>
                <w:rFonts w:cs="Arial"/>
                <w:w w:val="95"/>
              </w:rPr>
              <w:t>VSWR</w:t>
            </w:r>
          </w:p>
        </w:tc>
        <w:tc>
          <w:tcPr>
            <w:tcW w:w="3770" w:type="dxa"/>
            <w:tcBorders/>
          </w:tcPr>
          <w:p>
            <w:pPr>
              <w:pStyle w:val="TableParagraph"/>
              <w:spacing w:before="60" w:after="0"/>
              <w:jc w:val="both"/>
              <w:rPr>
                <w:rFonts w:eastAsia="Arial" w:cs="Arial"/>
              </w:rPr>
            </w:pPr>
            <w:r>
              <w:rPr>
                <w:rFonts w:cs="Arial"/>
                <w:spacing w:val="-3"/>
              </w:rPr>
              <w:t>V</w:t>
            </w:r>
            <w:r>
              <w:rPr>
                <w:rFonts w:cs="Arial"/>
                <w:spacing w:val="-2"/>
              </w:rPr>
              <w:t>olt</w:t>
            </w:r>
            <w:r>
              <w:rPr>
                <w:rFonts w:cs="Arial"/>
                <w:spacing w:val="-3"/>
              </w:rPr>
              <w:t>a</w:t>
            </w:r>
            <w:r>
              <w:rPr>
                <w:rFonts w:cs="Arial"/>
                <w:spacing w:val="-2"/>
              </w:rPr>
              <w:t>ge</w:t>
            </w:r>
            <w:r>
              <w:rPr>
                <w:rFonts w:cs="Arial"/>
                <w:spacing w:val="-18"/>
              </w:rPr>
              <w:t xml:space="preserve"> </w:t>
            </w:r>
            <w:r>
              <w:rPr>
                <w:rFonts w:cs="Arial"/>
              </w:rPr>
              <w:t>Standing</w:t>
            </w:r>
            <w:r>
              <w:rPr>
                <w:rFonts w:cs="Arial"/>
                <w:spacing w:val="-17"/>
              </w:rPr>
              <w:t xml:space="preserve"> </w:t>
            </w:r>
            <w:r>
              <w:rPr>
                <w:rFonts w:cs="Arial"/>
                <w:spacing w:val="-5"/>
              </w:rPr>
              <w:t>W</w:t>
            </w:r>
            <w:r>
              <w:rPr>
                <w:rFonts w:cs="Arial"/>
                <w:spacing w:val="-6"/>
              </w:rPr>
              <w:t>ave</w:t>
            </w:r>
            <w:r>
              <w:rPr>
                <w:rFonts w:cs="Arial"/>
                <w:spacing w:val="-17"/>
              </w:rPr>
              <w:t xml:space="preserve"> </w:t>
            </w:r>
            <w:r>
              <w:rPr>
                <w:rFonts w:cs="Arial"/>
                <w:spacing w:val="-2"/>
              </w:rPr>
              <w:t>Ra</w:t>
            </w:r>
            <w:r>
              <w:rPr>
                <w:rFonts w:cs="Arial"/>
                <w:spacing w:val="-1"/>
              </w:rPr>
              <w:t>tio</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FCU</w:t>
            </w:r>
          </w:p>
        </w:tc>
        <w:tc>
          <w:tcPr>
            <w:tcW w:w="5275" w:type="dxa"/>
            <w:tcBorders/>
          </w:tcPr>
          <w:p>
            <w:pPr>
              <w:pStyle w:val="TableParagraph"/>
              <w:spacing w:before="60" w:after="0"/>
              <w:jc w:val="both"/>
              <w:rPr>
                <w:rFonts w:eastAsia="Arial" w:cs="Arial"/>
              </w:rPr>
            </w:pPr>
            <w:r>
              <w:rPr>
                <w:rFonts w:cs="Arial"/>
                <w:spacing w:val="-5"/>
              </w:rPr>
              <w:t xml:space="preserve">Fuel </w:t>
            </w:r>
            <w:r>
              <w:rPr>
                <w:rFonts w:cs="Arial"/>
                <w:spacing w:val="-2"/>
              </w:rPr>
              <w:t>Co</w:t>
            </w:r>
            <w:r>
              <w:rPr>
                <w:rFonts w:cs="Arial"/>
                <w:spacing w:val="-1"/>
              </w:rPr>
              <w:t>ntrol</w:t>
            </w:r>
            <w:r>
              <w:rPr>
                <w:rFonts w:cs="Arial"/>
                <w:spacing w:val="-5"/>
              </w:rPr>
              <w:t xml:space="preserve"> </w:t>
            </w:r>
            <w:r>
              <w:rPr>
                <w:rFonts w:cs="Arial"/>
              </w:rPr>
              <w:t>Unit</w:t>
            </w:r>
          </w:p>
        </w:tc>
        <w:tc>
          <w:tcPr>
            <w:tcW w:w="2161" w:type="dxa"/>
            <w:tcBorders/>
          </w:tcPr>
          <w:p>
            <w:pPr>
              <w:pStyle w:val="Normal"/>
              <w:snapToGrid w:val="false"/>
              <w:spacing w:before="60" w:after="0"/>
              <w:jc w:val="both"/>
              <w:rPr>
                <w:rFonts w:eastAsia="Arial" w:cs="Arial"/>
              </w:rPr>
            </w:pPr>
            <w:r>
              <w:rPr>
                <w:rFonts w:eastAsia="Arial" w:cs="Arial"/>
              </w:rPr>
            </w:r>
          </w:p>
        </w:tc>
        <w:tc>
          <w:tcPr>
            <w:tcW w:w="3770" w:type="dxa"/>
            <w:tcBorders/>
          </w:tcPr>
          <w:p>
            <w:pPr>
              <w:pStyle w:val="Normal"/>
              <w:snapToGrid w:val="false"/>
              <w:spacing w:before="60" w:after="0"/>
              <w:jc w:val="both"/>
              <w:rPr>
                <w:rFonts w:cs="Arial"/>
              </w:rPr>
            </w:pPr>
            <w:r>
              <w:rPr>
                <w:rFonts w:cs="Arial"/>
              </w:rPr>
            </w:r>
          </w:p>
        </w:tc>
        <w:tc>
          <w:tcPr>
            <w:tcW w:w="1914" w:type="dxa"/>
            <w:tcBorders/>
          </w:tcPr>
          <w:p>
            <w:pPr>
              <w:pStyle w:val="Normal"/>
              <w:snapToGrid w:val="false"/>
              <w:spacing w:before="60" w:after="0"/>
              <w:jc w:val="both"/>
              <w:rPr>
                <w:rFonts w:cs="Arial"/>
              </w:rPr>
            </w:pPr>
            <w:r>
              <w:rPr>
                <w:rFonts w:cs="Arial"/>
              </w:rPr>
            </w:r>
          </w:p>
        </w:tc>
      </w:tr>
    </w:tbl>
    <w:p>
      <w:pPr>
        <w:pStyle w:val="Normal"/>
        <w:spacing w:before="60" w:after="0"/>
        <w:jc w:val="both"/>
        <w:rPr/>
      </w:pPr>
      <w:r>
        <w:rPr/>
      </w:r>
    </w:p>
    <w:sectPr>
      <w:type w:val="continuous"/>
      <w:pgSz w:orient="landscape" w:w="16838" w:h="11906"/>
      <w:pgMar w:left="851" w:right="851" w:gutter="0" w:header="567" w:top="794" w:footer="567" w:bottom="794"/>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Sans">
    <w:charset w:val="00" w:characterSet="windows-1252"/>
    <w:family w:val="swiss"/>
    <w:pitch w:val="variable"/>
  </w:font>
  <w:font w:name="Calibri">
    <w:charset w:val="00" w:characterSet="windows-1252"/>
    <w:family w:val="swiss"/>
    <w:pitch w:val="variable"/>
  </w:font>
  <w:font w:name="Trebuchet MS">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MT">
    <w:altName w:val="Arial"/>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variable"/>
  </w:font>
  <w:font w:name="SimSun">
    <w:altName w:val="宋体"/>
    <w:charset w:val="86"/>
    <w:family w:val="auto"/>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 name="Picture 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2. Employment Record</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w:t>
          </w:r>
          <w:r>
            <w:rPr>
              <w:b/>
              <w:spacing w:val="-11"/>
              <w:w w:val="95"/>
              <w:sz w:val="28"/>
              <w:szCs w:val="28"/>
            </w:rPr>
            <w:t xml:space="preserve"> </w:t>
          </w:r>
          <w:r>
            <w:rPr>
              <w:b/>
              <w:w w:val="95"/>
              <w:sz w:val="28"/>
              <w:szCs w:val="28"/>
            </w:rPr>
            <w:t>3. Instructor/ Supervisor Details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6"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7"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8" name="Image3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9" name="Image3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0" name="Image3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1" name="Image3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2" name="Image3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3" name="Image3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4" name="Image3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5" name="Image3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6" name="Image3 Copy 1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Arial" w:hAnsi="Arial" w:cs="Arial"/>
              <w:b/>
              <w:w w:val="95"/>
              <w:sz w:val="24"/>
              <w:szCs w:val="24"/>
            </w:rPr>
          </w:pPr>
          <w:r>
            <w:rPr>
              <w:rFonts w:cs="Arial" w:ascii="Arial" w:hAnsi="Arial"/>
              <w:b/>
              <w:w w:val="95"/>
              <w:sz w:val="24"/>
              <w:szCs w:val="24"/>
            </w:rPr>
            <w:t>General requirements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7"/>
            <w:spacing w:before="60" w:after="60"/>
            <w:ind w:start="0" w:end="0"/>
            <w:jc w:val="center"/>
            <w:rPr>
              <w:b/>
              <w:spacing w:val="-7"/>
            </w:rPr>
          </w:pPr>
          <w:r>
            <w:rPr>
              <w:b/>
              <w:spacing w:val="-7"/>
            </w:rPr>
            <w:t>OJT tasks for AMT category A</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4"/>
              <w:szCs w:val="24"/>
            </w:rPr>
          </w:pPr>
          <w:r>
            <w:rPr>
              <w:rFonts w:cs="Arial" w:ascii="Arial" w:hAnsi="Arial"/>
              <w:b/>
              <w:sz w:val="24"/>
              <w:szCs w:val="24"/>
            </w:rPr>
            <w:t>Completion instruction</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8"/>
              <w:szCs w:val="28"/>
            </w:rPr>
          </w:pPr>
          <w:r>
            <w:rPr>
              <w:rFonts w:cs="Arial" w:ascii="Arial" w:hAnsi="Arial"/>
              <w:b/>
              <w:sz w:val="24"/>
              <w:szCs w:val="24"/>
            </w:rPr>
            <w:t xml:space="preserve">Appendix 1. </w:t>
          </w:r>
          <w:r>
            <w:rPr>
              <w:rFonts w:cs="Arial" w:ascii="Arial" w:hAnsi="Arial"/>
              <w:b/>
              <w:w w:val="90"/>
              <w:sz w:val="24"/>
              <w:szCs w:val="24"/>
            </w:rPr>
            <w:t>Typical maintenance tasks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2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8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5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794"/>
        </w:tabs>
        <w:ind w:start="794" w:hanging="340"/>
      </w:pPr>
      <w:rPr>
        <w:rFonts w:ascii="Calibri" w:hAnsi="Calibri" w:cs="Calibri"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decimal"/>
      <w:lvlText w:val="%1."/>
      <w:lvlJc w:val="start"/>
      <w:pPr>
        <w:tabs>
          <w:tab w:val="num" w:pos="454"/>
        </w:tabs>
        <w:ind w:start="454" w:hanging="454"/>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8">
    <w:lvl w:ilvl="0">
      <w:start w:val="1"/>
      <w:numFmt w:val="decimal"/>
      <w:lvlText w:val="%1."/>
      <w:lvlJc w:val="start"/>
      <w:pPr>
        <w:tabs>
          <w:tab w:val="num" w:pos="0"/>
        </w:tabs>
        <w:ind w:start="453" w:hanging="360"/>
      </w:pPr>
      <w:rPr>
        <w:b/>
        <w:w w:val="95"/>
        <w:rFonts w:eastAsia="Calibri" w:cs="Times New Roman"/>
      </w:rPr>
    </w:lvl>
    <w:lvl w:ilvl="1">
      <w:start w:val="1"/>
      <w:numFmt w:val="lowerLetter"/>
      <w:lvlText w:val="%2."/>
      <w:lvlJc w:val="start"/>
      <w:pPr>
        <w:tabs>
          <w:tab w:val="num" w:pos="0"/>
        </w:tabs>
        <w:ind w:start="1173" w:hanging="360"/>
      </w:pPr>
    </w:lvl>
    <w:lvl w:ilvl="2">
      <w:start w:val="1"/>
      <w:numFmt w:val="lowerRoman"/>
      <w:lvlText w:val="%3."/>
      <w:lvlJc w:val="end"/>
      <w:pPr>
        <w:tabs>
          <w:tab w:val="num" w:pos="0"/>
        </w:tabs>
        <w:ind w:start="1893" w:hanging="180"/>
      </w:pPr>
    </w:lvl>
    <w:lvl w:ilvl="3">
      <w:start w:val="1"/>
      <w:numFmt w:val="decimal"/>
      <w:lvlText w:val="%4."/>
      <w:lvlJc w:val="start"/>
      <w:pPr>
        <w:tabs>
          <w:tab w:val="num" w:pos="0"/>
        </w:tabs>
        <w:ind w:start="2613" w:hanging="360"/>
      </w:pPr>
    </w:lvl>
    <w:lvl w:ilvl="4">
      <w:start w:val="1"/>
      <w:numFmt w:val="lowerLetter"/>
      <w:lvlText w:val="%5."/>
      <w:lvlJc w:val="start"/>
      <w:pPr>
        <w:tabs>
          <w:tab w:val="num" w:pos="0"/>
        </w:tabs>
        <w:ind w:start="3333" w:hanging="360"/>
      </w:pPr>
    </w:lvl>
    <w:lvl w:ilvl="5">
      <w:start w:val="1"/>
      <w:numFmt w:val="lowerRoman"/>
      <w:lvlText w:val="%6."/>
      <w:lvlJc w:val="end"/>
      <w:pPr>
        <w:tabs>
          <w:tab w:val="num" w:pos="0"/>
        </w:tabs>
        <w:ind w:start="4053" w:hanging="180"/>
      </w:pPr>
    </w:lvl>
    <w:lvl w:ilvl="6">
      <w:start w:val="1"/>
      <w:numFmt w:val="decimal"/>
      <w:lvlText w:val="%7."/>
      <w:lvlJc w:val="start"/>
      <w:pPr>
        <w:tabs>
          <w:tab w:val="num" w:pos="0"/>
        </w:tabs>
        <w:ind w:start="4773" w:hanging="360"/>
      </w:pPr>
    </w:lvl>
    <w:lvl w:ilvl="7">
      <w:start w:val="1"/>
      <w:numFmt w:val="lowerLetter"/>
      <w:lvlText w:val="%8."/>
      <w:lvlJc w:val="start"/>
      <w:pPr>
        <w:tabs>
          <w:tab w:val="num" w:pos="0"/>
        </w:tabs>
        <w:ind w:start="5493" w:hanging="360"/>
      </w:pPr>
    </w:lvl>
    <w:lvl w:ilvl="8">
      <w:start w:val="1"/>
      <w:numFmt w:val="lowerRoman"/>
      <w:lvlText w:val="%9."/>
      <w:lvlJc w:val="end"/>
      <w:pPr>
        <w:tabs>
          <w:tab w:val="num" w:pos="0"/>
        </w:tabs>
        <w:ind w:start="6213" w:hanging="180"/>
      </w:p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0">
    <w:lvl w:ilvl="0">
      <w:start w:val="16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2">
    <w:lvl w:ilvl="0">
      <w:start w:val="1"/>
      <w:numFmt w:val="bullet"/>
      <w:lvlText w:val=""/>
      <w:lvlJc w:val="start"/>
      <w:pPr>
        <w:tabs>
          <w:tab w:val="num" w:pos="1021"/>
        </w:tabs>
        <w:ind w:start="1021" w:hanging="227"/>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3">
    <w:lvl w:ilvl="0">
      <w:start w:val="14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8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6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0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9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3"/>
      <w:numFmt w:val="bullet"/>
      <w:lvlText w:val="-"/>
      <w:lvlJc w:val="start"/>
      <w:pPr>
        <w:tabs>
          <w:tab w:val="num" w:pos="0"/>
        </w:tabs>
        <w:ind w:start="479" w:hanging="360"/>
      </w:pPr>
      <w:rPr>
        <w:rFonts w:ascii="Arial" w:hAnsi="Arial" w:cs="Arial" w:hint="default"/>
      </w:rPr>
    </w:lvl>
    <w:lvl w:ilvl="1">
      <w:start w:val="1"/>
      <w:numFmt w:val="bullet"/>
      <w:lvlText w:val="o"/>
      <w:lvlJc w:val="start"/>
      <w:pPr>
        <w:tabs>
          <w:tab w:val="num" w:pos="0"/>
        </w:tabs>
        <w:ind w:start="1199" w:hanging="360"/>
      </w:pPr>
      <w:rPr>
        <w:rFonts w:ascii="Courier New" w:hAnsi="Courier New" w:cs="Courier New" w:hint="default"/>
      </w:rPr>
    </w:lvl>
    <w:lvl w:ilvl="2">
      <w:start w:val="1"/>
      <w:numFmt w:val="bullet"/>
      <w:lvlText w:val=""/>
      <w:lvlJc w:val="start"/>
      <w:pPr>
        <w:tabs>
          <w:tab w:val="num" w:pos="0"/>
        </w:tabs>
        <w:ind w:start="1919" w:hanging="360"/>
      </w:pPr>
      <w:rPr>
        <w:rFonts w:ascii="Wingdings" w:hAnsi="Wingdings" w:cs="Wingdings" w:hint="default"/>
      </w:rPr>
    </w:lvl>
    <w:lvl w:ilvl="3">
      <w:start w:val="1"/>
      <w:numFmt w:val="bullet"/>
      <w:lvlText w:val=""/>
      <w:lvlJc w:val="start"/>
      <w:pPr>
        <w:tabs>
          <w:tab w:val="num" w:pos="0"/>
        </w:tabs>
        <w:ind w:start="2639" w:hanging="360"/>
      </w:pPr>
      <w:rPr>
        <w:rFonts w:ascii="Symbol" w:hAnsi="Symbol" w:cs="Symbol" w:hint="default"/>
      </w:rPr>
    </w:lvl>
    <w:lvl w:ilvl="4">
      <w:start w:val="1"/>
      <w:numFmt w:val="bullet"/>
      <w:lvlText w:val="o"/>
      <w:lvlJc w:val="start"/>
      <w:pPr>
        <w:tabs>
          <w:tab w:val="num" w:pos="0"/>
        </w:tabs>
        <w:ind w:start="3359" w:hanging="360"/>
      </w:pPr>
      <w:rPr>
        <w:rFonts w:ascii="Courier New" w:hAnsi="Courier New" w:cs="Courier New" w:hint="default"/>
      </w:rPr>
    </w:lvl>
    <w:lvl w:ilvl="5">
      <w:start w:val="1"/>
      <w:numFmt w:val="bullet"/>
      <w:lvlText w:val=""/>
      <w:lvlJc w:val="start"/>
      <w:pPr>
        <w:tabs>
          <w:tab w:val="num" w:pos="0"/>
        </w:tabs>
        <w:ind w:start="4079" w:hanging="360"/>
      </w:pPr>
      <w:rPr>
        <w:rFonts w:ascii="Wingdings" w:hAnsi="Wingdings" w:cs="Wingdings" w:hint="default"/>
      </w:rPr>
    </w:lvl>
    <w:lvl w:ilvl="6">
      <w:start w:val="1"/>
      <w:numFmt w:val="bullet"/>
      <w:lvlText w:val=""/>
      <w:lvlJc w:val="start"/>
      <w:pPr>
        <w:tabs>
          <w:tab w:val="num" w:pos="0"/>
        </w:tabs>
        <w:ind w:start="4799" w:hanging="360"/>
      </w:pPr>
      <w:rPr>
        <w:rFonts w:ascii="Symbol" w:hAnsi="Symbol" w:cs="Symbol" w:hint="default"/>
      </w:rPr>
    </w:lvl>
    <w:lvl w:ilvl="7">
      <w:start w:val="1"/>
      <w:numFmt w:val="bullet"/>
      <w:lvlText w:val="o"/>
      <w:lvlJc w:val="start"/>
      <w:pPr>
        <w:tabs>
          <w:tab w:val="num" w:pos="0"/>
        </w:tabs>
        <w:ind w:start="5519" w:hanging="360"/>
      </w:pPr>
      <w:rPr>
        <w:rFonts w:ascii="Courier New" w:hAnsi="Courier New" w:cs="Courier New" w:hint="default"/>
      </w:rPr>
    </w:lvl>
    <w:lvl w:ilvl="8">
      <w:start w:val="1"/>
      <w:numFmt w:val="bullet"/>
      <w:lvlText w:val=""/>
      <w:lvlJc w:val="start"/>
      <w:pPr>
        <w:tabs>
          <w:tab w:val="num" w:pos="0"/>
        </w:tabs>
        <w:ind w:start="6239" w:hanging="360"/>
      </w:pPr>
      <w:rPr>
        <w:rFonts w:ascii="Wingdings" w:hAnsi="Wingdings" w:cs="Wingdings" w:hint="default"/>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0">
    <w:lvl w:ilvl="0">
      <w:start w:val="4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5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5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1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trackRevisions/>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SimSun;宋体" w:cs="Times New Roman"/>
      <w:color w:val="auto"/>
      <w:sz w:val="22"/>
      <w:szCs w:val="22"/>
      <w:lang w:val="en-US" w:bidi="ar-SA" w:eastAsia="zh-CN"/>
    </w:rPr>
  </w:style>
  <w:style w:type="paragraph" w:styleId="Heading1">
    <w:name w:val="Heading 1"/>
    <w:basedOn w:val="Normal"/>
    <w:next w:val="BodyText"/>
    <w:qFormat/>
    <w:pPr>
      <w:numPr>
        <w:ilvl w:val="0"/>
        <w:numId w:val="1"/>
      </w:numPr>
      <w:spacing w:before="51" w:after="0"/>
      <w:ind w:hanging="0" w:start="119" w:end="0"/>
      <w:outlineLvl w:val="0"/>
    </w:pPr>
    <w:rPr>
      <w:rFonts w:ascii="Arial" w:hAnsi="Arial" w:eastAsia="Arial" w:cs="Arial"/>
      <w:b/>
      <w:bCs/>
      <w:sz w:val="32"/>
      <w:szCs w:val="32"/>
    </w:rPr>
  </w:style>
  <w:style w:type="paragraph" w:styleId="Heading2">
    <w:name w:val="Heading 2"/>
    <w:basedOn w:val="Normal"/>
    <w:next w:val="BodyText"/>
    <w:qFormat/>
    <w:pPr>
      <w:numPr>
        <w:ilvl w:val="1"/>
        <w:numId w:val="1"/>
      </w:numPr>
      <w:spacing w:before="40" w:after="0"/>
      <w:ind w:hanging="0" w:start="119" w:end="0"/>
      <w:outlineLvl w:val="1"/>
    </w:pPr>
    <w:rPr>
      <w:rFonts w:ascii="Lucida Sans" w:hAnsi="Lucida Sans" w:eastAsia="Lucida Sans" w:cs="Lucida Sans"/>
      <w:sz w:val="32"/>
      <w:szCs w:val="32"/>
    </w:rPr>
  </w:style>
  <w:style w:type="paragraph" w:styleId="Heading3">
    <w:name w:val="Heading 3"/>
    <w:basedOn w:val="Normal"/>
    <w:next w:val="BodyText"/>
    <w:qFormat/>
    <w:pPr>
      <w:numPr>
        <w:ilvl w:val="2"/>
        <w:numId w:val="1"/>
      </w:numPr>
      <w:ind w:hanging="0" w:start="119" w:end="0"/>
      <w:outlineLvl w:val="2"/>
    </w:pPr>
    <w:rPr>
      <w:rFonts w:ascii="Arial" w:hAnsi="Arial" w:eastAsia="Arial" w:cs="Arial"/>
      <w:b/>
      <w:bCs/>
      <w:sz w:val="28"/>
      <w:szCs w:val="28"/>
    </w:rPr>
  </w:style>
  <w:style w:type="paragraph" w:styleId="Heading4">
    <w:name w:val="Heading 4"/>
    <w:basedOn w:val="Normal"/>
    <w:next w:val="BodyText"/>
    <w:qFormat/>
    <w:pPr>
      <w:numPr>
        <w:ilvl w:val="3"/>
        <w:numId w:val="1"/>
      </w:numPr>
      <w:ind w:hanging="299" w:start="671" w:end="0"/>
      <w:outlineLvl w:val="3"/>
    </w:pPr>
    <w:rPr>
      <w:rFonts w:ascii="Calibri" w:hAnsi="Calibri" w:eastAsia="Calibri" w:cs="Calibri"/>
      <w:sz w:val="28"/>
      <w:szCs w:val="28"/>
    </w:rPr>
  </w:style>
  <w:style w:type="paragraph" w:styleId="Heading5">
    <w:name w:val="Heading 5"/>
    <w:basedOn w:val="Normal"/>
    <w:next w:val="BodyText"/>
    <w:qFormat/>
    <w:pPr>
      <w:numPr>
        <w:ilvl w:val="4"/>
        <w:numId w:val="1"/>
      </w:numPr>
      <w:spacing w:before="118" w:after="0"/>
      <w:ind w:hanging="284" w:start="970" w:end="0"/>
      <w:outlineLvl w:val="4"/>
    </w:pPr>
    <w:rPr>
      <w:rFonts w:ascii="Arial" w:hAnsi="Arial" w:eastAsia="Arial" w:cs="Arial"/>
      <w:sz w:val="26"/>
      <w:szCs w:val="26"/>
    </w:rPr>
  </w:style>
  <w:style w:type="paragraph" w:styleId="Heading6">
    <w:name w:val="Heading 6"/>
    <w:basedOn w:val="Normal"/>
    <w:next w:val="BodyText"/>
    <w:qFormat/>
    <w:pPr>
      <w:numPr>
        <w:ilvl w:val="5"/>
        <w:numId w:val="1"/>
      </w:numPr>
      <w:ind w:hanging="567" w:start="686" w:end="0"/>
      <w:outlineLvl w:val="5"/>
    </w:pPr>
    <w:rPr>
      <w:rFonts w:ascii="Arial" w:hAnsi="Arial" w:eastAsia="Arial" w:cs="Arial"/>
      <w:b/>
      <w:bCs/>
      <w:sz w:val="24"/>
      <w:szCs w:val="24"/>
    </w:rPr>
  </w:style>
  <w:style w:type="paragraph" w:styleId="Heading7">
    <w:name w:val="Heading 7"/>
    <w:basedOn w:val="Normal"/>
    <w:next w:val="BodyText"/>
    <w:qFormat/>
    <w:pPr>
      <w:numPr>
        <w:ilvl w:val="6"/>
        <w:numId w:val="1"/>
      </w:numPr>
      <w:ind w:hanging="0" w:start="119" w:end="0"/>
      <w:outlineLvl w:val="6"/>
    </w:pPr>
    <w:rPr>
      <w:rFonts w:ascii="Arial" w:hAnsi="Arial" w:eastAsia="Arial" w:cs="Arial"/>
      <w:sz w:val="24"/>
      <w:szCs w:val="24"/>
    </w:rPr>
  </w:style>
  <w:style w:type="paragraph" w:styleId="Heading8">
    <w:name w:val="Heading 8"/>
    <w:basedOn w:val="Normal"/>
    <w:next w:val="BodyText"/>
    <w:qFormat/>
    <w:pPr>
      <w:numPr>
        <w:ilvl w:val="7"/>
        <w:numId w:val="1"/>
      </w:numPr>
      <w:ind w:hanging="0" w:start="119" w:end="0"/>
      <w:outlineLvl w:val="7"/>
    </w:pPr>
    <w:rPr>
      <w:rFonts w:ascii="Trebuchet MS" w:hAnsi="Trebuchet MS" w:eastAsia="Trebuchet MS" w:cs="Trebuchet MS"/>
      <w:b/>
      <w:bCs/>
      <w:sz w:val="22"/>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Calibri" w:hAnsi="Calibri" w:eastAsia="Calibri" w:cs="Calibri"/>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eastAsia="Calibri" w:cs="Times New Roman"/>
      <w:b/>
      <w:w w:val="95"/>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rFonts w:ascii="Arial" w:hAnsi="Arial" w:eastAsia="Arial"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DefaultParagraphFont">
    <w:name w:val="Default Paragraph Font"/>
    <w:qFormat/>
    <w:rPr/>
  </w:style>
  <w:style w:type="character" w:styleId="Heading7Char">
    <w:name w:val="Heading 7 Char"/>
    <w:qFormat/>
    <w:rPr>
      <w:rFonts w:ascii="Arial" w:hAnsi="Arial" w:eastAsia="Arial" w:cs="Arial"/>
      <w:sz w:val="24"/>
      <w:szCs w:val="24"/>
    </w:rPr>
  </w:style>
  <w:style w:type="character" w:styleId="BodyTextChar">
    <w:name w:val="Body Text Char"/>
    <w:qFormat/>
    <w:rPr>
      <w:rFonts w:ascii="Arial" w:hAnsi="Arial" w:eastAsia="Arial" w:cs="Arial"/>
      <w:sz w:val="22"/>
      <w:szCs w:val="22"/>
    </w:rPr>
  </w:style>
  <w:style w:type="character" w:styleId="Emphasis">
    <w:name w:val="Emphasis"/>
    <w:qFormat/>
    <w:rPr>
      <w:i/>
      <w:iCs/>
    </w:rPr>
  </w:style>
  <w:style w:type="character" w:styleId="FooterChar">
    <w:name w:val="Footer Char"/>
    <w:qFormat/>
    <w:rPr>
      <w:sz w:val="22"/>
      <w:szCs w:val="22"/>
    </w:rPr>
  </w:style>
  <w:style w:type="character" w:styleId="HeaderChar">
    <w:name w:val="Header Char"/>
    <w:qFormat/>
    <w:rPr>
      <w:sz w:val="22"/>
      <w:szCs w:val="22"/>
    </w:rPr>
  </w:style>
  <w:style w:type="character" w:styleId="fontstyle01">
    <w:name w:val="fontstyle01"/>
    <w:qFormat/>
    <w:rPr>
      <w:rFonts w:ascii="ArialMT;Arial" w:hAnsi="ArialMT;Arial" w:cs="ArialMT;Arial"/>
      <w:b w:val="false"/>
      <w:bCs w:val="false"/>
      <w:i w:val="false"/>
      <w:iCs w:val="false"/>
      <w:color w:val="050505"/>
      <w:sz w:val="16"/>
      <w:szCs w:val="16"/>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start="119" w:end="0"/>
    </w:pPr>
    <w:rPr>
      <w:rFonts w:ascii="Arial" w:hAnsi="Arial" w:eastAsia="Arial" w:cs="Arial"/>
      <w:sz w:val="22"/>
      <w:szCs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LightGrid-Accent31">
    <w:name w:val="Light Grid - Accent 31"/>
    <w:basedOn w:val="Normal"/>
    <w:qFormat/>
    <w:pPr/>
    <w:rPr/>
  </w:style>
  <w:style w:type="paragraph" w:styleId="TableParagraph">
    <w:name w:val="Table Paragraph"/>
    <w:basedOn w:val="Normal"/>
    <w:qFormat/>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MediumGrid1-Accent21">
    <w:name w:val="Medium Grid 1 - Accent 21"/>
    <w:basedOn w:val="Normal"/>
    <w:qFormat/>
    <w:pPr/>
    <w:rPr/>
  </w:style>
  <w:style w:type="paragraph" w:styleId="ColorfulList-Accent11">
    <w:name w:val="Colorful List - Accent 11"/>
    <w:basedOn w:val="Normal"/>
    <w:qFormat/>
    <w:pPr>
      <w:widowControl/>
      <w:spacing w:lineRule="auto" w:line="256" w:before="0" w:after="160"/>
      <w:ind w:hanging="0" w:start="720" w:end="0"/>
      <w:contextualSpacing/>
    </w:pPr>
    <w:rPr>
      <w:rFonts w:ascii="Calibri" w:hAnsi="Calibri" w:eastAsia="Calibri" w:cs="Times New Roman"/>
    </w:rPr>
  </w:style>
  <w:style w:type="paragraph" w:styleId="p1">
    <w:name w:val="p1"/>
    <w:basedOn w:val="Normal"/>
    <w:qFormat/>
    <w:pPr>
      <w:widowControl/>
    </w:pPr>
    <w:rPr>
      <w:rFonts w:ascii="Helvetica" w:hAnsi="Helvetica" w:cs="Helvetica"/>
      <w:sz w:val="18"/>
      <w:szCs w:val="18"/>
    </w:rPr>
  </w:style>
  <w:style w:type="paragraph" w:styleId="p2">
    <w:name w:val="p2"/>
    <w:basedOn w:val="Normal"/>
    <w:qFormat/>
    <w:pPr>
      <w:widowControl/>
    </w:pPr>
    <w:rPr>
      <w:rFonts w:ascii="Helvetica" w:hAnsi="Helvetica" w:cs="Helvetica"/>
      <w:sz w:val="18"/>
      <w:szCs w:val="18"/>
    </w:rPr>
  </w:style>
  <w:style w:type="paragraph" w:styleId="Revision">
    <w:name w:val="Revision"/>
    <w:qFormat/>
    <w:pPr>
      <w:widowControl/>
      <w:bidi w:val="0"/>
    </w:pPr>
    <w:rPr>
      <w:rFonts w:ascii="Times New Roman" w:hAnsi="Times New Roman" w:eastAsia="SimSun;宋体" w:cs="Times New Roman"/>
      <w:color w:val="auto"/>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header" Target="header37.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header" Target="header39.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6.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2.xml.rels><?xml version="1.0" encoding="UTF-8"?>
<Relationships xmlns="http://schemas.openxmlformats.org/package/2006/relationships"><Relationship Id="rId1" Type="http://schemas.openxmlformats.org/officeDocument/2006/relationships/image" Target="media/image1.png"/>
</Relationships>
</file>

<file path=word/_rels/header24.xml.rels><?xml version="1.0" encoding="UTF-8"?>
<Relationships xmlns="http://schemas.openxmlformats.org/package/2006/relationships"><Relationship Id="rId1" Type="http://schemas.openxmlformats.org/officeDocument/2006/relationships/image" Target="media/image1.png"/>
</Relationships>
</file>

<file path=word/_rels/header26.xml.rels><?xml version="1.0" encoding="UTF-8"?>
<Relationships xmlns="http://schemas.openxmlformats.org/package/2006/relationships"><Relationship Id="rId1" Type="http://schemas.openxmlformats.org/officeDocument/2006/relationships/image" Target="media/image1.png"/>
</Relationships>
</file>

<file path=word/_rels/header28.xml.rels><?xml version="1.0" encoding="UTF-8"?>
<Relationships xmlns="http://schemas.openxmlformats.org/package/2006/relationships"><Relationship Id="rId1" Type="http://schemas.openxmlformats.org/officeDocument/2006/relationships/image" Target="media/image1.png"/>
</Relationships>
</file>

<file path=word/_rels/header30.xml.rels><?xml version="1.0" encoding="UTF-8"?>
<Relationships xmlns="http://schemas.openxmlformats.org/package/2006/relationships"><Relationship Id="rId1" Type="http://schemas.openxmlformats.org/officeDocument/2006/relationships/image" Target="media/image1.png"/>
</Relationships>
</file>

<file path=word/_rels/header32.xml.rels><?xml version="1.0" encoding="UTF-8"?>
<Relationships xmlns="http://schemas.openxmlformats.org/package/2006/relationships"><Relationship Id="rId1" Type="http://schemas.openxmlformats.org/officeDocument/2006/relationships/image" Target="media/image1.png"/>
</Relationships>
</file>

<file path=word/_rels/header34.xml.rels><?xml version="1.0" encoding="UTF-8"?>
<Relationships xmlns="http://schemas.openxmlformats.org/package/2006/relationships"><Relationship Id="rId1" Type="http://schemas.openxmlformats.org/officeDocument/2006/relationships/image" Target="media/image1.png"/>
</Relationships>
</file>

<file path=word/_rels/header36.xml.rels><?xml version="1.0" encoding="UTF-8"?>
<Relationships xmlns="http://schemas.openxmlformats.org/package/2006/relationships"><Relationship Id="rId1" Type="http://schemas.openxmlformats.org/officeDocument/2006/relationships/image" Target="media/image1.png"/>
</Relationships>
</file>

<file path=word/_rels/header3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2022-01-12T17:03:00Z</dcterms:created>
  <dc:creator>HTDUNG</dc:creator>
  <dc:description/>
  <cp:keywords>Part 66 Engineers logbook Part 66 experience and practical training record</cp:keywords>
  <dc:language>en-US</dc:language>
  <cp:lastModifiedBy>Phương Đông Ngô</cp:lastModifiedBy>
  <cp:lastPrinted>2021-05-10T16:15:00Z</cp:lastPrinted>
  <dcterms:modified xsi:type="dcterms:W3CDTF">2025-02-21T08:52:00Z</dcterms:modified>
  <cp:revision>17</cp:revision>
  <dc:subject/>
  <dc:title>Aircraft Maintenance Engineer's Logbook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2008-11-10T07:00:00Z</vt:filetime>
  </property>
  <property fmtid="{D5CDD505-2E9C-101B-9397-08002B2CF9AE}" pid="3" name="Feedback">
    <vt:lpwstr/>
  </property>
  <property fmtid="{D5CDD505-2E9C-101B-9397-08002B2CF9AE}" pid="4" name="ICV">
    <vt:lpwstr>EA149055647B4CD99093E450ED14170F</vt:lpwstr>
  </property>
  <property fmtid="{D5CDD505-2E9C-101B-9397-08002B2CF9AE}" pid="5" name="KSOProductBuildVer">
    <vt:lpwstr>1033-11.2.0.11440</vt:lpwstr>
  </property>
  <property fmtid="{D5CDD505-2E9C-101B-9397-08002B2CF9AE}" pid="6" name="LastSaved">
    <vt:filetime>2019-04-10T07:00:00Z</vt:filetime>
  </property>
  <property fmtid="{D5CDD505-2E9C-101B-9397-08002B2CF9AE}" pid="7" name="TaxCatchAll">
    <vt:lpwstr/>
  </property>
  <property fmtid="{D5CDD505-2E9C-101B-9397-08002B2CF9AE}" pid="8" name="lcf76f155ced4ddcb4097134ff3c332f">
    <vt:lpwstr/>
  </property>
</Properties>
</file>